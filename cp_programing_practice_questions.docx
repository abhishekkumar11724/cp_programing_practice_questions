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7838" w14:textId="6B910B84" w:rsidR="007C072B" w:rsidRDefault="007C072B" w:rsidP="007C072B">
      <w:pPr>
        <w:jc w:val="right"/>
        <w:rPr>
          <w:b/>
          <w:bCs/>
          <w:sz w:val="36"/>
          <w:szCs w:val="36"/>
        </w:rPr>
      </w:pPr>
      <w:r>
        <w:rPr>
          <w:b/>
          <w:bCs/>
          <w:sz w:val="36"/>
          <w:szCs w:val="36"/>
        </w:rPr>
        <w:t>Submitted by</w:t>
      </w:r>
      <w:r w:rsidR="00795952">
        <w:rPr>
          <w:b/>
          <w:bCs/>
          <w:sz w:val="36"/>
          <w:szCs w:val="36"/>
        </w:rPr>
        <w:t xml:space="preserve">-  </w:t>
      </w:r>
    </w:p>
    <w:p w14:paraId="6F5C4EB2" w14:textId="110B4E1C" w:rsidR="007C072B" w:rsidRDefault="007C072B" w:rsidP="007C072B">
      <w:pPr>
        <w:jc w:val="right"/>
        <w:rPr>
          <w:b/>
          <w:bCs/>
          <w:sz w:val="36"/>
          <w:szCs w:val="36"/>
        </w:rPr>
      </w:pPr>
      <w:r>
        <w:rPr>
          <w:b/>
          <w:bCs/>
          <w:sz w:val="36"/>
          <w:szCs w:val="36"/>
        </w:rPr>
        <w:t xml:space="preserve">Abhishek </w:t>
      </w:r>
      <w:r w:rsidR="00795952">
        <w:rPr>
          <w:b/>
          <w:bCs/>
          <w:sz w:val="36"/>
          <w:szCs w:val="36"/>
        </w:rPr>
        <w:t>K</w:t>
      </w:r>
      <w:r>
        <w:rPr>
          <w:b/>
          <w:bCs/>
          <w:sz w:val="36"/>
          <w:szCs w:val="36"/>
        </w:rPr>
        <w:t>umar</w:t>
      </w:r>
    </w:p>
    <w:p w14:paraId="43701CD3" w14:textId="7B7B1A17" w:rsidR="007C072B" w:rsidRDefault="007C072B" w:rsidP="007C072B">
      <w:pPr>
        <w:jc w:val="right"/>
        <w:rPr>
          <w:b/>
          <w:bCs/>
          <w:sz w:val="36"/>
          <w:szCs w:val="36"/>
        </w:rPr>
      </w:pPr>
      <w:r>
        <w:rPr>
          <w:b/>
          <w:bCs/>
          <w:sz w:val="36"/>
          <w:szCs w:val="36"/>
        </w:rPr>
        <w:t>IT BRANCH</w:t>
      </w:r>
    </w:p>
    <w:p w14:paraId="626C8716" w14:textId="77777777" w:rsidR="007C072B" w:rsidRDefault="007C072B" w:rsidP="00706FDE">
      <w:pPr>
        <w:jc w:val="center"/>
        <w:rPr>
          <w:b/>
          <w:bCs/>
          <w:sz w:val="36"/>
          <w:szCs w:val="36"/>
        </w:rPr>
      </w:pPr>
    </w:p>
    <w:p w14:paraId="52F2B5B8" w14:textId="7EBAE192" w:rsidR="00706FDE" w:rsidRPr="00706FDE" w:rsidRDefault="00706FDE" w:rsidP="00706FDE">
      <w:pPr>
        <w:jc w:val="center"/>
        <w:rPr>
          <w:b/>
          <w:bCs/>
          <w:sz w:val="36"/>
          <w:szCs w:val="36"/>
        </w:rPr>
      </w:pPr>
      <w:r>
        <w:rPr>
          <w:b/>
          <w:bCs/>
          <w:sz w:val="36"/>
          <w:szCs w:val="36"/>
        </w:rPr>
        <w:t>CP ASSIGNMENT -1</w:t>
      </w:r>
    </w:p>
    <w:p w14:paraId="53296E97" w14:textId="77777777" w:rsidR="00706FDE" w:rsidRDefault="00706FDE" w:rsidP="00763A82">
      <w:pPr>
        <w:rPr>
          <w:b/>
          <w:bCs/>
        </w:rPr>
      </w:pPr>
    </w:p>
    <w:p w14:paraId="33A42B7C" w14:textId="443227B0" w:rsidR="00D66B15" w:rsidRPr="00AE2B04" w:rsidRDefault="00D66B15" w:rsidP="00763A82">
      <w:pPr>
        <w:rPr>
          <w:b/>
          <w:bCs/>
        </w:rPr>
      </w:pPr>
      <w:r w:rsidRPr="00AE2B04">
        <w:rPr>
          <w:b/>
          <w:bCs/>
        </w:rPr>
        <w:t>1.</w:t>
      </w:r>
      <w:r w:rsidR="00AE2B04" w:rsidRPr="00AE2B04">
        <w:rPr>
          <w:b/>
          <w:bCs/>
        </w:rPr>
        <w:t xml:space="preserve"> </w:t>
      </w:r>
      <w:r w:rsidR="00AE2B04" w:rsidRPr="00AE2B04">
        <w:rPr>
          <w:rFonts w:ascii="Calibri" w:hAnsi="Calibri" w:cs="Calibri"/>
          <w:b/>
          <w:bCs/>
          <w:color w:val="000000"/>
        </w:rPr>
        <w:t>WAP(Write A Program) to print ‘See C is Sea’ five times on the console.</w:t>
      </w:r>
    </w:p>
    <w:p w14:paraId="3F1605C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4AE8EBE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64ADD3E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7BA640F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341748F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for</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9CDCFE"/>
          <w:sz w:val="24"/>
          <w:szCs w:val="24"/>
          <w:lang w:eastAsia="en-IN" w:bidi="hi-IN"/>
        </w:rPr>
        <w:t>i</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i</w:t>
      </w:r>
      <w:r w:rsidRPr="00F27A6E">
        <w:rPr>
          <w:rFonts w:ascii="Consolas" w:eastAsia="Times New Roman" w:hAnsi="Consolas" w:cs="Times New Roman"/>
          <w:color w:val="D4D4D4"/>
          <w:sz w:val="24"/>
          <w:szCs w:val="24"/>
          <w:lang w:eastAsia="en-IN" w:bidi="hi-IN"/>
        </w:rPr>
        <w:t>&lt;</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i</w:t>
      </w:r>
      <w:r w:rsidRPr="00F27A6E">
        <w:rPr>
          <w:rFonts w:ascii="Consolas" w:eastAsia="Times New Roman" w:hAnsi="Consolas" w:cs="Times New Roman"/>
          <w:color w:val="D4D4D4"/>
          <w:sz w:val="24"/>
          <w:szCs w:val="24"/>
          <w:lang w:eastAsia="en-IN" w:bidi="hi-IN"/>
        </w:rPr>
        <w:t>++)</w:t>
      </w:r>
    </w:p>
    <w:p w14:paraId="7C5690F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2004CCF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"See C is Sea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733718C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23BEABB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64CD62A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364F0AE5"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0EA88C3F" w14:textId="73455A91" w:rsidR="00AE2B04" w:rsidRPr="00AE2B04" w:rsidRDefault="00AE2B04" w:rsidP="00763A82">
      <w:pPr>
        <w:rPr>
          <w:b/>
          <w:bCs/>
        </w:rPr>
      </w:pPr>
      <w:r>
        <w:rPr>
          <w:b/>
          <w:bCs/>
          <w:noProof/>
        </w:rPr>
        <w:drawing>
          <wp:inline distT="0" distB="0" distL="0" distR="0" wp14:anchorId="0D69512B" wp14:editId="19BFEF20">
            <wp:extent cx="4244340" cy="2247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4340" cy="2247900"/>
                    </a:xfrm>
                    <a:prstGeom prst="rect">
                      <a:avLst/>
                    </a:prstGeom>
                    <a:noFill/>
                    <a:ln>
                      <a:noFill/>
                    </a:ln>
                  </pic:spPr>
                </pic:pic>
              </a:graphicData>
            </a:graphic>
          </wp:inline>
        </w:drawing>
      </w:r>
    </w:p>
    <w:p w14:paraId="3958E992" w14:textId="30139921" w:rsidR="00763A82" w:rsidRDefault="00763A82" w:rsidP="00763A82"/>
    <w:p w14:paraId="6C5CBF7C" w14:textId="77777777" w:rsidR="00AE2B04" w:rsidRDefault="00AE2B04" w:rsidP="00AE2B04">
      <w:pPr>
        <w:pStyle w:val="NormalWeb"/>
        <w:spacing w:before="0" w:beforeAutospacing="0" w:after="0" w:afterAutospacing="0"/>
        <w:jc w:val="both"/>
        <w:textAlignment w:val="baseline"/>
      </w:pPr>
    </w:p>
    <w:p w14:paraId="0EF93615" w14:textId="58F28ECA" w:rsidR="00AE2B04" w:rsidRPr="00AE2B04" w:rsidRDefault="00D66B15" w:rsidP="00AE2B04">
      <w:pPr>
        <w:pStyle w:val="NormalWeb"/>
        <w:spacing w:before="0" w:beforeAutospacing="0" w:after="0" w:afterAutospacing="0"/>
        <w:jc w:val="both"/>
        <w:textAlignment w:val="baseline"/>
        <w:rPr>
          <w:rFonts w:ascii="Calibri" w:hAnsi="Calibri" w:cs="Calibri"/>
          <w:b/>
          <w:bCs/>
          <w:color w:val="000000"/>
        </w:rPr>
      </w:pPr>
      <w:r w:rsidRPr="00AE2B04">
        <w:rPr>
          <w:b/>
          <w:bCs/>
        </w:rPr>
        <w:t>2.</w:t>
      </w:r>
      <w:r w:rsidR="00AE2B04" w:rsidRPr="00AE2B04">
        <w:rPr>
          <w:b/>
          <w:bCs/>
        </w:rPr>
        <w:t xml:space="preserve">  </w:t>
      </w:r>
      <w:r w:rsidR="00AE2B04" w:rsidRPr="00AE2B04">
        <w:rPr>
          <w:rFonts w:ascii="Calibri" w:hAnsi="Calibri" w:cs="Calibri"/>
          <w:b/>
          <w:bCs/>
          <w:color w:val="000000"/>
        </w:rPr>
        <w:t>WAP that will print your mailing address in the following format</w:t>
      </w:r>
    </w:p>
    <w:p w14:paraId="099C6C3E" w14:textId="77777777" w:rsidR="00AE2B04" w:rsidRPr="00AE2B04" w:rsidRDefault="00AE2B04" w:rsidP="00AE2B04">
      <w:pPr>
        <w:pStyle w:val="NormalWeb"/>
        <w:spacing w:before="0" w:beforeAutospacing="0" w:after="0" w:afterAutospacing="0"/>
        <w:ind w:left="720" w:firstLine="720"/>
        <w:jc w:val="both"/>
        <w:rPr>
          <w:b/>
          <w:bCs/>
        </w:rPr>
      </w:pPr>
      <w:r w:rsidRPr="00AE2B04">
        <w:rPr>
          <w:rFonts w:ascii="Calibri" w:hAnsi="Calibri" w:cs="Calibri"/>
          <w:b/>
          <w:bCs/>
          <w:color w:val="000000"/>
        </w:rPr>
        <w:t xml:space="preserve">First line: </w:t>
      </w:r>
      <w:r w:rsidRPr="00AE2B04">
        <w:rPr>
          <w:rStyle w:val="apple-tab-span"/>
          <w:rFonts w:ascii="Calibri" w:hAnsi="Calibri" w:cs="Calibri"/>
          <w:b/>
          <w:bCs/>
          <w:color w:val="000000"/>
        </w:rPr>
        <w:tab/>
      </w:r>
      <w:r w:rsidRPr="00AE2B04">
        <w:rPr>
          <w:rFonts w:ascii="Calibri" w:hAnsi="Calibri" w:cs="Calibri"/>
          <w:b/>
          <w:bCs/>
          <w:color w:val="000000"/>
        </w:rPr>
        <w:t>&lt;Your Name&gt;</w:t>
      </w:r>
    </w:p>
    <w:p w14:paraId="50F14B3B" w14:textId="77777777" w:rsidR="00AE2B04" w:rsidRPr="00AE2B04" w:rsidRDefault="00AE2B04" w:rsidP="00AE2B04">
      <w:pPr>
        <w:pStyle w:val="NormalWeb"/>
        <w:spacing w:before="0" w:beforeAutospacing="0" w:after="0" w:afterAutospacing="0"/>
        <w:ind w:left="720" w:firstLine="720"/>
        <w:jc w:val="both"/>
        <w:rPr>
          <w:b/>
          <w:bCs/>
        </w:rPr>
      </w:pPr>
      <w:r w:rsidRPr="00AE2B04">
        <w:rPr>
          <w:rFonts w:ascii="Calibri" w:hAnsi="Calibri" w:cs="Calibri"/>
          <w:b/>
          <w:bCs/>
          <w:color w:val="000000"/>
        </w:rPr>
        <w:t>Roll No.:</w:t>
      </w:r>
      <w:r w:rsidRPr="00AE2B04">
        <w:rPr>
          <w:rStyle w:val="apple-tab-span"/>
          <w:rFonts w:ascii="Calibri" w:hAnsi="Calibri" w:cs="Calibri"/>
          <w:b/>
          <w:bCs/>
          <w:color w:val="000000"/>
        </w:rPr>
        <w:tab/>
      </w:r>
      <w:r w:rsidRPr="00AE2B04">
        <w:rPr>
          <w:rFonts w:ascii="Calibri" w:hAnsi="Calibri" w:cs="Calibri"/>
          <w:b/>
          <w:bCs/>
          <w:color w:val="000000"/>
        </w:rPr>
        <w:t>&lt;109389&gt;</w:t>
      </w:r>
    </w:p>
    <w:p w14:paraId="53E005ED" w14:textId="77777777" w:rsidR="00AE2B04" w:rsidRPr="00AE2B04" w:rsidRDefault="00AE2B04" w:rsidP="00AE2B04">
      <w:pPr>
        <w:pStyle w:val="NormalWeb"/>
        <w:spacing w:before="0" w:beforeAutospacing="0" w:after="0" w:afterAutospacing="0"/>
        <w:ind w:left="720" w:firstLine="720"/>
        <w:jc w:val="both"/>
        <w:rPr>
          <w:b/>
          <w:bCs/>
        </w:rPr>
      </w:pPr>
      <w:r w:rsidRPr="00AE2B04">
        <w:rPr>
          <w:rFonts w:ascii="Calibri" w:hAnsi="Calibri" w:cs="Calibri"/>
          <w:b/>
          <w:bCs/>
          <w:color w:val="000000"/>
        </w:rPr>
        <w:t>Branch:</w:t>
      </w:r>
      <w:r w:rsidRPr="00AE2B04">
        <w:rPr>
          <w:rStyle w:val="apple-tab-span"/>
          <w:rFonts w:ascii="Calibri" w:hAnsi="Calibri" w:cs="Calibri"/>
          <w:b/>
          <w:bCs/>
          <w:color w:val="000000"/>
        </w:rPr>
        <w:tab/>
      </w:r>
      <w:r w:rsidRPr="00AE2B04">
        <w:rPr>
          <w:rFonts w:ascii="Calibri" w:hAnsi="Calibri" w:cs="Calibri"/>
          <w:b/>
          <w:bCs/>
          <w:color w:val="000000"/>
        </w:rPr>
        <w:t>&lt;ECE&gt;</w:t>
      </w:r>
    </w:p>
    <w:p w14:paraId="745ABA76" w14:textId="545039BA" w:rsidR="00D66B15" w:rsidRDefault="00D66B15" w:rsidP="00763A82"/>
    <w:p w14:paraId="3046DF4D"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lastRenderedPageBreak/>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29F1588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ADD03F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7BECD51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47B6E6E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"First line:   </w:t>
      </w:r>
      <w:r w:rsidRPr="00F27A6E">
        <w:rPr>
          <w:rFonts w:ascii="Consolas" w:eastAsia="Times New Roman" w:hAnsi="Consolas" w:cs="Times New Roman"/>
          <w:color w:val="D7BA7D"/>
          <w:sz w:val="24"/>
          <w:szCs w:val="24"/>
          <w:lang w:eastAsia="en-IN" w:bidi="hi-IN"/>
        </w:rPr>
        <w:t>\t</w:t>
      </w:r>
      <w:r w:rsidRPr="00F27A6E">
        <w:rPr>
          <w:rFonts w:ascii="Consolas" w:eastAsia="Times New Roman" w:hAnsi="Consolas" w:cs="Times New Roman"/>
          <w:color w:val="CE9178"/>
          <w:sz w:val="24"/>
          <w:szCs w:val="24"/>
          <w:lang w:eastAsia="en-IN" w:bidi="hi-IN"/>
        </w:rPr>
        <w:t> abhishek kumar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Roll No.:   </w:t>
      </w:r>
      <w:r w:rsidRPr="00F27A6E">
        <w:rPr>
          <w:rFonts w:ascii="Consolas" w:eastAsia="Times New Roman" w:hAnsi="Consolas" w:cs="Times New Roman"/>
          <w:color w:val="D7BA7D"/>
          <w:sz w:val="24"/>
          <w:szCs w:val="24"/>
          <w:lang w:eastAsia="en-IN" w:bidi="hi-IN"/>
        </w:rPr>
        <w:t>\t</w:t>
      </w:r>
      <w:r w:rsidRPr="00F27A6E">
        <w:rPr>
          <w:rFonts w:ascii="Consolas" w:eastAsia="Times New Roman" w:hAnsi="Consolas" w:cs="Times New Roman"/>
          <w:color w:val="CE9178"/>
          <w:sz w:val="24"/>
          <w:szCs w:val="24"/>
          <w:lang w:eastAsia="en-IN" w:bidi="hi-IN"/>
        </w:rPr>
        <w:t> 20124007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Branch:   </w:t>
      </w:r>
      <w:r w:rsidRPr="00F27A6E">
        <w:rPr>
          <w:rFonts w:ascii="Consolas" w:eastAsia="Times New Roman" w:hAnsi="Consolas" w:cs="Times New Roman"/>
          <w:color w:val="D7BA7D"/>
          <w:sz w:val="24"/>
          <w:szCs w:val="24"/>
          <w:lang w:eastAsia="en-IN" w:bidi="hi-IN"/>
        </w:rPr>
        <w:t>\t</w:t>
      </w:r>
      <w:r w:rsidRPr="00F27A6E">
        <w:rPr>
          <w:rFonts w:ascii="Consolas" w:eastAsia="Times New Roman" w:hAnsi="Consolas" w:cs="Times New Roman"/>
          <w:color w:val="CE9178"/>
          <w:sz w:val="24"/>
          <w:szCs w:val="24"/>
          <w:lang w:eastAsia="en-IN" w:bidi="hi-IN"/>
        </w:rPr>
        <w:t> IT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4EC63F1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266FD84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2BCA1EF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3E06F45B" w14:textId="6C4A10BB" w:rsidR="00D66B15" w:rsidRDefault="00AE2B04" w:rsidP="00BA1744">
      <w:r>
        <w:rPr>
          <w:noProof/>
        </w:rPr>
        <w:drawing>
          <wp:inline distT="0" distB="0" distL="0" distR="0" wp14:anchorId="7CA5128D" wp14:editId="1AACA531">
            <wp:extent cx="4053840" cy="2171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3840" cy="2171700"/>
                    </a:xfrm>
                    <a:prstGeom prst="rect">
                      <a:avLst/>
                    </a:prstGeom>
                    <a:noFill/>
                    <a:ln>
                      <a:noFill/>
                    </a:ln>
                  </pic:spPr>
                </pic:pic>
              </a:graphicData>
            </a:graphic>
          </wp:inline>
        </w:drawing>
      </w:r>
    </w:p>
    <w:p w14:paraId="4168C4E7" w14:textId="77777777" w:rsidR="00D66B15" w:rsidRDefault="00D66B15" w:rsidP="00BA1744"/>
    <w:p w14:paraId="76E584B3" w14:textId="39DD8FBB" w:rsidR="00D66B15" w:rsidRPr="00AE2B04" w:rsidRDefault="00D66B15" w:rsidP="00BA1744">
      <w:pPr>
        <w:rPr>
          <w:b/>
          <w:bCs/>
        </w:rPr>
      </w:pPr>
      <w:r w:rsidRPr="00AE2B04">
        <w:rPr>
          <w:b/>
          <w:bCs/>
        </w:rPr>
        <w:t>3.</w:t>
      </w:r>
      <w:r w:rsidR="00AE2B04" w:rsidRPr="00AE2B04">
        <w:rPr>
          <w:b/>
          <w:bCs/>
        </w:rPr>
        <w:t xml:space="preserve">  </w:t>
      </w:r>
      <w:r w:rsidR="00AE2B04" w:rsidRPr="00AE2B04">
        <w:rPr>
          <w:rFonts w:ascii="Calibri" w:hAnsi="Calibri" w:cs="Calibri"/>
          <w:b/>
          <w:bCs/>
          <w:color w:val="000000"/>
        </w:rPr>
        <w:t>WAP which will accept an integer, a decimal number, a character and a string from the keyboard and display them one per line.</w:t>
      </w:r>
    </w:p>
    <w:p w14:paraId="782D0B0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730E01A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7B6287A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0DFC35F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1FAE31A6"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an integer, a decimal number, a character and a string one by one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78B371A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a;</w:t>
      </w:r>
    </w:p>
    <w:p w14:paraId="171B6D3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float</w:t>
      </w:r>
      <w:r w:rsidRPr="00F27A6E">
        <w:rPr>
          <w:rFonts w:ascii="Consolas" w:eastAsia="Times New Roman" w:hAnsi="Consolas" w:cs="Times New Roman"/>
          <w:color w:val="D4D4D4"/>
          <w:sz w:val="24"/>
          <w:szCs w:val="24"/>
          <w:lang w:eastAsia="en-IN" w:bidi="hi-IN"/>
        </w:rPr>
        <w:t> b;</w:t>
      </w:r>
    </w:p>
    <w:p w14:paraId="123A436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char</w:t>
      </w:r>
      <w:r w:rsidRPr="00F27A6E">
        <w:rPr>
          <w:rFonts w:ascii="Consolas" w:eastAsia="Times New Roman" w:hAnsi="Consolas" w:cs="Times New Roman"/>
          <w:color w:val="D4D4D4"/>
          <w:sz w:val="24"/>
          <w:szCs w:val="24"/>
          <w:lang w:eastAsia="en-IN" w:bidi="hi-IN"/>
        </w:rPr>
        <w:t> c;</w:t>
      </w:r>
    </w:p>
    <w:p w14:paraId="6037BCF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char</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p>
    <w:p w14:paraId="555A7DE5"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c</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,&amp;a,&amp;b,&amp;c</w:t>
      </w:r>
      <w:proofErr w:type="spellEnd"/>
      <w:r w:rsidRPr="00F27A6E">
        <w:rPr>
          <w:rFonts w:ascii="Consolas" w:eastAsia="Times New Roman" w:hAnsi="Consolas" w:cs="Times New Roman"/>
          <w:color w:val="D4D4D4"/>
          <w:sz w:val="24"/>
          <w:szCs w:val="24"/>
          <w:lang w:eastAsia="en-IN" w:bidi="hi-IN"/>
        </w:rPr>
        <w:t>); </w:t>
      </w:r>
    </w:p>
    <w:p w14:paraId="0B9C8C5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s</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,d</w:t>
      </w:r>
      <w:proofErr w:type="spellEnd"/>
      <w:r w:rsidRPr="00F27A6E">
        <w:rPr>
          <w:rFonts w:ascii="Consolas" w:eastAsia="Times New Roman" w:hAnsi="Consolas" w:cs="Times New Roman"/>
          <w:color w:val="D4D4D4"/>
          <w:sz w:val="24"/>
          <w:szCs w:val="24"/>
          <w:lang w:eastAsia="en-IN" w:bidi="hi-IN"/>
        </w:rPr>
        <w:t>);</w:t>
      </w:r>
    </w:p>
    <w:p w14:paraId="0FBFB5E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integer you entered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,a);</w:t>
      </w:r>
    </w:p>
    <w:p w14:paraId="48B2146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decimal you entered is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w:t>
      </w:r>
      <w:proofErr w:type="spellStart"/>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,b</w:t>
      </w:r>
      <w:proofErr w:type="spellEnd"/>
      <w:r w:rsidRPr="00F27A6E">
        <w:rPr>
          <w:rFonts w:ascii="Consolas" w:eastAsia="Times New Roman" w:hAnsi="Consolas" w:cs="Times New Roman"/>
          <w:color w:val="D4D4D4"/>
          <w:sz w:val="24"/>
          <w:szCs w:val="24"/>
          <w:lang w:eastAsia="en-IN" w:bidi="hi-IN"/>
        </w:rPr>
        <w:t>);</w:t>
      </w:r>
    </w:p>
    <w:p w14:paraId="72C61AD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character you entered is </w:t>
      </w:r>
      <w:r w:rsidRPr="00F27A6E">
        <w:rPr>
          <w:rFonts w:ascii="Consolas" w:eastAsia="Times New Roman" w:hAnsi="Consolas" w:cs="Times New Roman"/>
          <w:color w:val="9CDCFE"/>
          <w:sz w:val="24"/>
          <w:szCs w:val="24"/>
          <w:lang w:eastAsia="en-IN" w:bidi="hi-IN"/>
        </w:rPr>
        <w:t>%c</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w:t>
      </w:r>
      <w:proofErr w:type="spellStart"/>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,c</w:t>
      </w:r>
      <w:proofErr w:type="spellEnd"/>
      <w:r w:rsidRPr="00F27A6E">
        <w:rPr>
          <w:rFonts w:ascii="Consolas" w:eastAsia="Times New Roman" w:hAnsi="Consolas" w:cs="Times New Roman"/>
          <w:color w:val="D4D4D4"/>
          <w:sz w:val="24"/>
          <w:szCs w:val="24"/>
          <w:lang w:eastAsia="en-IN" w:bidi="hi-IN"/>
        </w:rPr>
        <w:t>);</w:t>
      </w:r>
    </w:p>
    <w:p w14:paraId="3501BA3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string you entered is </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s</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,d</w:t>
      </w:r>
      <w:proofErr w:type="spellEnd"/>
      <w:r w:rsidRPr="00F27A6E">
        <w:rPr>
          <w:rFonts w:ascii="Consolas" w:eastAsia="Times New Roman" w:hAnsi="Consolas" w:cs="Times New Roman"/>
          <w:color w:val="D4D4D4"/>
          <w:sz w:val="24"/>
          <w:szCs w:val="24"/>
          <w:lang w:eastAsia="en-IN" w:bidi="hi-IN"/>
        </w:rPr>
        <w:t>);</w:t>
      </w:r>
    </w:p>
    <w:p w14:paraId="1E51F50D"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4932AD1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382836F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430A2F24" w14:textId="2F9D0603" w:rsidR="0069776C" w:rsidRDefault="0069776C" w:rsidP="0069776C">
      <w:r>
        <w:rPr>
          <w:noProof/>
        </w:rPr>
        <w:drawing>
          <wp:inline distT="0" distB="0" distL="0" distR="0" wp14:anchorId="6E048381" wp14:editId="501E25CD">
            <wp:extent cx="5730240" cy="2339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inline>
        </w:drawing>
      </w:r>
    </w:p>
    <w:p w14:paraId="43BFD2D7" w14:textId="77777777" w:rsidR="00AE2B04" w:rsidRPr="00AE2B04" w:rsidRDefault="00D66B15" w:rsidP="00AE2B04">
      <w:pPr>
        <w:pStyle w:val="NormalWeb"/>
        <w:spacing w:before="0" w:beforeAutospacing="0" w:after="0" w:afterAutospacing="0"/>
        <w:jc w:val="both"/>
        <w:textAlignment w:val="baseline"/>
        <w:rPr>
          <w:rFonts w:ascii="Calibri" w:hAnsi="Calibri" w:cs="Calibri"/>
          <w:b/>
          <w:bCs/>
          <w:color w:val="000000"/>
        </w:rPr>
      </w:pPr>
      <w:r w:rsidRPr="00AE2B04">
        <w:rPr>
          <w:b/>
          <w:bCs/>
        </w:rPr>
        <w:t>4.</w:t>
      </w:r>
      <w:r w:rsidR="00AE2B04" w:rsidRPr="00AE2B04">
        <w:rPr>
          <w:b/>
          <w:bCs/>
        </w:rPr>
        <w:t xml:space="preserve">  </w:t>
      </w:r>
      <w:r w:rsidR="00AE2B04" w:rsidRPr="00AE2B04">
        <w:rPr>
          <w:rFonts w:ascii="Calibri" w:hAnsi="Calibri" w:cs="Calibri"/>
          <w:b/>
          <w:bCs/>
          <w:color w:val="000000"/>
        </w:rPr>
        <w:t>WAP which will accept two integers (a and b) from the input device and display the results of their sum, difference, product, division and mod on the console by assuming a simple arithmetic calculator. </w:t>
      </w:r>
    </w:p>
    <w:p w14:paraId="6CBE646C" w14:textId="31086217" w:rsidR="00D66B15" w:rsidRDefault="00D66B15" w:rsidP="00641BE4"/>
    <w:p w14:paraId="57C2D98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6920FBB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31669C1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487EDFB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4658722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the two values of a and b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4A1F13E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p>
    <w:p w14:paraId="254AB246"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w:t>
      </w:r>
    </w:p>
    <w:p w14:paraId="3DA5F3D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288FCE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w:t>
      </w:r>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,&amp;</w:t>
      </w:r>
      <w:r w:rsidRPr="00F27A6E">
        <w:rPr>
          <w:rFonts w:ascii="Consolas" w:eastAsia="Times New Roman" w:hAnsi="Consolas" w:cs="Times New Roman"/>
          <w:color w:val="9CDCFE"/>
          <w:sz w:val="24"/>
          <w:szCs w:val="24"/>
          <w:lang w:eastAsia="en-IN" w:bidi="hi-IN"/>
        </w:rPr>
        <w:t>b</w:t>
      </w:r>
      <w:proofErr w:type="spellEnd"/>
      <w:r w:rsidRPr="00F27A6E">
        <w:rPr>
          <w:rFonts w:ascii="Consolas" w:eastAsia="Times New Roman" w:hAnsi="Consolas" w:cs="Times New Roman"/>
          <w:color w:val="D4D4D4"/>
          <w:sz w:val="24"/>
          <w:szCs w:val="24"/>
          <w:lang w:eastAsia="en-IN" w:bidi="hi-IN"/>
        </w:rPr>
        <w:t>); </w:t>
      </w:r>
    </w:p>
    <w:p w14:paraId="7C5A729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sum of numbers you entered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proofErr w:type="spellEnd"/>
      <w:r w:rsidRPr="00F27A6E">
        <w:rPr>
          <w:rFonts w:ascii="Consolas" w:eastAsia="Times New Roman" w:hAnsi="Consolas" w:cs="Times New Roman"/>
          <w:color w:val="D4D4D4"/>
          <w:sz w:val="24"/>
          <w:szCs w:val="24"/>
          <w:lang w:eastAsia="en-IN" w:bidi="hi-IN"/>
        </w:rPr>
        <w:t>);</w:t>
      </w:r>
    </w:p>
    <w:p w14:paraId="34EC15A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substraction of numbers you entered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 </w:t>
      </w:r>
    </w:p>
    <w:p w14:paraId="6007840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multiplication of numbers you entered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w:t>
      </w:r>
    </w:p>
    <w:p w14:paraId="1B61E58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division of numbers you entered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w:t>
      </w:r>
      <w:proofErr w:type="spellStart"/>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a</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w:t>
      </w:r>
    </w:p>
    <w:p w14:paraId="15AE463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mod of numbers you entered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proofErr w:type="spellEnd"/>
      <w:r w:rsidRPr="00F27A6E">
        <w:rPr>
          <w:rFonts w:ascii="Consolas" w:eastAsia="Times New Roman" w:hAnsi="Consolas" w:cs="Times New Roman"/>
          <w:color w:val="D4D4D4"/>
          <w:sz w:val="24"/>
          <w:szCs w:val="24"/>
          <w:lang w:eastAsia="en-IN" w:bidi="hi-IN"/>
        </w:rPr>
        <w:t>);</w:t>
      </w:r>
    </w:p>
    <w:p w14:paraId="59C8FA0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0E2CF26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6D5B352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2276F1D" w14:textId="30543B77" w:rsidR="00D66B15" w:rsidRDefault="0069776C" w:rsidP="001F433D">
      <w:r>
        <w:rPr>
          <w:noProof/>
        </w:rPr>
        <w:lastRenderedPageBreak/>
        <w:drawing>
          <wp:inline distT="0" distB="0" distL="0" distR="0" wp14:anchorId="03005795" wp14:editId="10E806A9">
            <wp:extent cx="4792980" cy="2583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2980" cy="2583180"/>
                    </a:xfrm>
                    <a:prstGeom prst="rect">
                      <a:avLst/>
                    </a:prstGeom>
                    <a:noFill/>
                    <a:ln>
                      <a:noFill/>
                    </a:ln>
                  </pic:spPr>
                </pic:pic>
              </a:graphicData>
            </a:graphic>
          </wp:inline>
        </w:drawing>
      </w:r>
    </w:p>
    <w:p w14:paraId="6AC44BCB" w14:textId="77777777" w:rsidR="00AE2B04" w:rsidRPr="00AE2B04" w:rsidRDefault="00D66B15" w:rsidP="00AE2B04">
      <w:pPr>
        <w:pStyle w:val="NormalWeb"/>
        <w:spacing w:before="0" w:beforeAutospacing="0" w:after="0" w:afterAutospacing="0"/>
        <w:jc w:val="both"/>
        <w:textAlignment w:val="baseline"/>
        <w:rPr>
          <w:rFonts w:ascii="Calibri" w:hAnsi="Calibri" w:cs="Calibri"/>
          <w:b/>
          <w:bCs/>
          <w:color w:val="000000"/>
        </w:rPr>
      </w:pPr>
      <w:r w:rsidRPr="00AE2B04">
        <w:rPr>
          <w:b/>
          <w:bCs/>
        </w:rPr>
        <w:t>5.</w:t>
      </w:r>
      <w:r w:rsidR="00AE2B04" w:rsidRPr="00AE2B04">
        <w:rPr>
          <w:b/>
          <w:bCs/>
        </w:rPr>
        <w:t xml:space="preserve">  </w:t>
      </w:r>
      <w:r w:rsidR="00AE2B04" w:rsidRPr="00AE2B04">
        <w:rPr>
          <w:rFonts w:ascii="Calibri" w:hAnsi="Calibri" w:cs="Calibri"/>
          <w:b/>
          <w:bCs/>
          <w:color w:val="000000"/>
        </w:rPr>
        <w:t>Relationship between Celsius (C) and Fahrenheit (F) is governed by the following formula </w:t>
      </w:r>
    </w:p>
    <w:p w14:paraId="079CA46F" w14:textId="77777777" w:rsidR="00AE2B04" w:rsidRPr="00AE2B04" w:rsidRDefault="00AE2B04" w:rsidP="00AE2B04">
      <w:pPr>
        <w:spacing w:after="0" w:line="240" w:lineRule="auto"/>
        <w:ind w:left="720"/>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F = 9C/5 + 32 WAP to convert the Celsius to Fahrenheit and vice versa.</w:t>
      </w:r>
    </w:p>
    <w:p w14:paraId="3B8A52BD" w14:textId="1F5CE934" w:rsidR="00D66B15" w:rsidRPr="00AE2B04" w:rsidRDefault="00D66B15" w:rsidP="001F433D">
      <w:pPr>
        <w:rPr>
          <w:b/>
          <w:bCs/>
        </w:rPr>
      </w:pPr>
    </w:p>
    <w:p w14:paraId="1E6A233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68D4A02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40120A4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0F224D5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31FEF2B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1CB2B2C6"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char</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choice</w:t>
      </w:r>
      <w:r w:rsidRPr="00F27A6E">
        <w:rPr>
          <w:rFonts w:ascii="Consolas" w:eastAsia="Times New Roman" w:hAnsi="Consolas" w:cs="Times New Roman"/>
          <w:color w:val="D4D4D4"/>
          <w:sz w:val="24"/>
          <w:szCs w:val="24"/>
          <w:lang w:eastAsia="en-IN" w:bidi="hi-IN"/>
        </w:rPr>
        <w:t>;</w:t>
      </w:r>
    </w:p>
    <w:p w14:paraId="0E810A4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float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value</w:t>
      </w:r>
      <w:r w:rsidRPr="00F27A6E">
        <w:rPr>
          <w:rFonts w:ascii="Consolas" w:eastAsia="Times New Roman" w:hAnsi="Consolas" w:cs="Times New Roman"/>
          <w:color w:val="D4D4D4"/>
          <w:sz w:val="24"/>
          <w:szCs w:val="24"/>
          <w:lang w:eastAsia="en-IN" w:bidi="hi-IN"/>
        </w:rPr>
        <w:t>;</w:t>
      </w:r>
    </w:p>
    <w:p w14:paraId="07752AE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the option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enter '1' to convert the Celsius to Fahrenheit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enter '2' to convert the Fahrenheit to Celsius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34FBAE3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c</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w:t>
      </w:r>
      <w:r w:rsidRPr="00F27A6E">
        <w:rPr>
          <w:rFonts w:ascii="Consolas" w:eastAsia="Times New Roman" w:hAnsi="Consolas" w:cs="Times New Roman"/>
          <w:color w:val="9CDCFE"/>
          <w:sz w:val="24"/>
          <w:szCs w:val="24"/>
          <w:lang w:eastAsia="en-IN" w:bidi="hi-IN"/>
        </w:rPr>
        <w:t>choice</w:t>
      </w:r>
      <w:proofErr w:type="spellEnd"/>
      <w:r w:rsidRPr="00F27A6E">
        <w:rPr>
          <w:rFonts w:ascii="Consolas" w:eastAsia="Times New Roman" w:hAnsi="Consolas" w:cs="Times New Roman"/>
          <w:color w:val="D4D4D4"/>
          <w:sz w:val="24"/>
          <w:szCs w:val="24"/>
          <w:lang w:eastAsia="en-IN" w:bidi="hi-IN"/>
        </w:rPr>
        <w:t>); </w:t>
      </w:r>
    </w:p>
    <w:p w14:paraId="36576D1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the value to convert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52FFED0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w:t>
      </w:r>
      <w:r w:rsidRPr="00F27A6E">
        <w:rPr>
          <w:rFonts w:ascii="Consolas" w:eastAsia="Times New Roman" w:hAnsi="Consolas" w:cs="Times New Roman"/>
          <w:color w:val="9CDCFE"/>
          <w:sz w:val="24"/>
          <w:szCs w:val="24"/>
          <w:lang w:eastAsia="en-IN" w:bidi="hi-IN"/>
        </w:rPr>
        <w:t>value</w:t>
      </w:r>
      <w:proofErr w:type="spellEnd"/>
      <w:r w:rsidRPr="00F27A6E">
        <w:rPr>
          <w:rFonts w:ascii="Consolas" w:eastAsia="Times New Roman" w:hAnsi="Consolas" w:cs="Times New Roman"/>
          <w:color w:val="D4D4D4"/>
          <w:sz w:val="24"/>
          <w:szCs w:val="24"/>
          <w:lang w:eastAsia="en-IN" w:bidi="hi-IN"/>
        </w:rPr>
        <w:t>); </w:t>
      </w:r>
    </w:p>
    <w:p w14:paraId="3F352D2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switch</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choice</w:t>
      </w:r>
      <w:r w:rsidRPr="00F27A6E">
        <w:rPr>
          <w:rFonts w:ascii="Consolas" w:eastAsia="Times New Roman" w:hAnsi="Consolas" w:cs="Times New Roman"/>
          <w:color w:val="D4D4D4"/>
          <w:sz w:val="24"/>
          <w:szCs w:val="24"/>
          <w:lang w:eastAsia="en-IN" w:bidi="hi-IN"/>
        </w:rPr>
        <w:t>)</w:t>
      </w:r>
    </w:p>
    <w:p w14:paraId="7612754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3D29260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case</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E9178"/>
          <w:sz w:val="24"/>
          <w:szCs w:val="24"/>
          <w:lang w:eastAsia="en-IN" w:bidi="hi-IN"/>
        </w:rPr>
        <w:t>'1'</w:t>
      </w:r>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convertion of Celsius to Fahrenheit is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9</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value</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B5CEA8"/>
          <w:sz w:val="24"/>
          <w:szCs w:val="24"/>
          <w:lang w:eastAsia="en-IN" w:bidi="hi-IN"/>
        </w:rPr>
        <w:t>32</w:t>
      </w:r>
      <w:r w:rsidRPr="00F27A6E">
        <w:rPr>
          <w:rFonts w:ascii="Consolas" w:eastAsia="Times New Roman" w:hAnsi="Consolas" w:cs="Times New Roman"/>
          <w:color w:val="D4D4D4"/>
          <w:sz w:val="24"/>
          <w:szCs w:val="24"/>
          <w:lang w:eastAsia="en-IN" w:bidi="hi-IN"/>
        </w:rPr>
        <w:t>);</w:t>
      </w:r>
    </w:p>
    <w:p w14:paraId="6EA4346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break</w:t>
      </w:r>
      <w:r w:rsidRPr="00F27A6E">
        <w:rPr>
          <w:rFonts w:ascii="Consolas" w:eastAsia="Times New Roman" w:hAnsi="Consolas" w:cs="Times New Roman"/>
          <w:color w:val="D4D4D4"/>
          <w:sz w:val="24"/>
          <w:szCs w:val="24"/>
          <w:lang w:eastAsia="en-IN" w:bidi="hi-IN"/>
        </w:rPr>
        <w:t>;</w:t>
      </w:r>
    </w:p>
    <w:p w14:paraId="2C7B422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case</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E9178"/>
          <w:sz w:val="24"/>
          <w:szCs w:val="24"/>
          <w:lang w:eastAsia="en-IN" w:bidi="hi-IN"/>
        </w:rPr>
        <w:t>'2'</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convertion of convert the Fahrenheit to Celsius is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value</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32</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9</w:t>
      </w:r>
      <w:r w:rsidRPr="00F27A6E">
        <w:rPr>
          <w:rFonts w:ascii="Consolas" w:eastAsia="Times New Roman" w:hAnsi="Consolas" w:cs="Times New Roman"/>
          <w:color w:val="D4D4D4"/>
          <w:sz w:val="24"/>
          <w:szCs w:val="24"/>
          <w:lang w:eastAsia="en-IN" w:bidi="hi-IN"/>
        </w:rPr>
        <w:t>));</w:t>
      </w:r>
    </w:p>
    <w:p w14:paraId="0FA60AB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break</w:t>
      </w:r>
      <w:r w:rsidRPr="00F27A6E">
        <w:rPr>
          <w:rFonts w:ascii="Consolas" w:eastAsia="Times New Roman" w:hAnsi="Consolas" w:cs="Times New Roman"/>
          <w:color w:val="D4D4D4"/>
          <w:sz w:val="24"/>
          <w:szCs w:val="24"/>
          <w:lang w:eastAsia="en-IN" w:bidi="hi-IN"/>
        </w:rPr>
        <w:t>;</w:t>
      </w:r>
    </w:p>
    <w:p w14:paraId="6FF5F6E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default</w:t>
      </w:r>
      <w:r w:rsidRPr="00F27A6E">
        <w:rPr>
          <w:rFonts w:ascii="Consolas" w:eastAsia="Times New Roman" w:hAnsi="Consolas" w:cs="Times New Roman"/>
          <w:color w:val="D4D4D4"/>
          <w:sz w:val="24"/>
          <w:szCs w:val="24"/>
          <w:lang w:eastAsia="en-IN" w:bidi="hi-IN"/>
        </w:rPr>
        <w:t> :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"entered choice is wrong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4A0EEA3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break</w:t>
      </w:r>
      <w:r w:rsidRPr="00F27A6E">
        <w:rPr>
          <w:rFonts w:ascii="Consolas" w:eastAsia="Times New Roman" w:hAnsi="Consolas" w:cs="Times New Roman"/>
          <w:color w:val="D4D4D4"/>
          <w:sz w:val="24"/>
          <w:szCs w:val="24"/>
          <w:lang w:eastAsia="en-IN" w:bidi="hi-IN"/>
        </w:rPr>
        <w:t>;</w:t>
      </w:r>
    </w:p>
    <w:p w14:paraId="393D280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7A34CC9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569A6E7D"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7D8D87F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5CD1466C" w14:textId="0F2C31F9" w:rsidR="00D66B15" w:rsidRDefault="0069776C" w:rsidP="001F433D">
      <w:r>
        <w:rPr>
          <w:noProof/>
        </w:rPr>
        <w:lastRenderedPageBreak/>
        <w:drawing>
          <wp:inline distT="0" distB="0" distL="0" distR="0" wp14:anchorId="50DECC30" wp14:editId="43EDA6FE">
            <wp:extent cx="562356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560" cy="2689860"/>
                    </a:xfrm>
                    <a:prstGeom prst="rect">
                      <a:avLst/>
                    </a:prstGeom>
                    <a:noFill/>
                    <a:ln>
                      <a:noFill/>
                    </a:ln>
                  </pic:spPr>
                </pic:pic>
              </a:graphicData>
            </a:graphic>
          </wp:inline>
        </w:drawing>
      </w:r>
    </w:p>
    <w:p w14:paraId="601AEF20" w14:textId="77777777" w:rsidR="00D66B15" w:rsidRDefault="00D66B15" w:rsidP="001F433D"/>
    <w:p w14:paraId="3D461102" w14:textId="77777777" w:rsidR="00AE2B04" w:rsidRPr="00AE2B04" w:rsidRDefault="00D66B15" w:rsidP="00AE2B04">
      <w:pPr>
        <w:pStyle w:val="NormalWeb"/>
        <w:spacing w:before="0" w:beforeAutospacing="0" w:after="0" w:afterAutospacing="0"/>
        <w:jc w:val="both"/>
        <w:textAlignment w:val="baseline"/>
        <w:rPr>
          <w:rFonts w:ascii="Calibri" w:hAnsi="Calibri" w:cs="Calibri"/>
          <w:b/>
          <w:bCs/>
          <w:color w:val="000000"/>
        </w:rPr>
      </w:pPr>
      <w:r w:rsidRPr="00AE2B04">
        <w:rPr>
          <w:b/>
          <w:bCs/>
        </w:rPr>
        <w:t>6.</w:t>
      </w:r>
      <w:r w:rsidR="00AE2B04" w:rsidRPr="00AE2B04">
        <w:rPr>
          <w:b/>
          <w:bCs/>
        </w:rPr>
        <w:t xml:space="preserve">  </w:t>
      </w:r>
      <w:r w:rsidR="00AE2B04" w:rsidRPr="00AE2B04">
        <w:rPr>
          <w:rFonts w:ascii="Calibri" w:hAnsi="Calibri" w:cs="Calibri"/>
          <w:b/>
          <w:bCs/>
          <w:color w:val="000000"/>
        </w:rPr>
        <w:t>WAP to compute the gross salary of an employee whose details are given below:</w:t>
      </w:r>
    </w:p>
    <w:p w14:paraId="44074A93" w14:textId="77777777" w:rsidR="00AE2B04" w:rsidRPr="00AE2B04" w:rsidRDefault="00AE2B04" w:rsidP="00AE2B04">
      <w:pPr>
        <w:spacing w:after="0" w:line="240" w:lineRule="auto"/>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Basic pay: Rs.50, 000, dearness allowance: 50% of Basic pay, house rent allowance: 20% of Basic pay, vehicle allowance: 10% of the Basic pay.</w:t>
      </w:r>
    </w:p>
    <w:p w14:paraId="3AF3F87E" w14:textId="66C4C2DD" w:rsidR="00D66B15" w:rsidRPr="00AE2B04" w:rsidRDefault="00D66B15" w:rsidP="001F433D">
      <w:pPr>
        <w:rPr>
          <w:b/>
          <w:bCs/>
        </w:rPr>
      </w:pPr>
    </w:p>
    <w:p w14:paraId="04FAF12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2A02A16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41F6379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1DBF99E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5A7F60D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63B428D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Basic pay of employee is Rs.50, 000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118EEA0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"dearness allowance: 50 percent of Basic pay is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50000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0.5</w:t>
      </w:r>
      <w:r w:rsidRPr="00F27A6E">
        <w:rPr>
          <w:rFonts w:ascii="Consolas" w:eastAsia="Times New Roman" w:hAnsi="Consolas" w:cs="Times New Roman"/>
          <w:color w:val="D4D4D4"/>
          <w:sz w:val="24"/>
          <w:szCs w:val="24"/>
          <w:lang w:eastAsia="en-IN" w:bidi="hi-IN"/>
        </w:rPr>
        <w:t>);</w:t>
      </w:r>
    </w:p>
    <w:p w14:paraId="32B45A3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"house rent allowance: 20 percent of Basic pay is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50000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0.2</w:t>
      </w:r>
      <w:r w:rsidRPr="00F27A6E">
        <w:rPr>
          <w:rFonts w:ascii="Consolas" w:eastAsia="Times New Roman" w:hAnsi="Consolas" w:cs="Times New Roman"/>
          <w:color w:val="D4D4D4"/>
          <w:sz w:val="24"/>
          <w:szCs w:val="24"/>
          <w:lang w:eastAsia="en-IN" w:bidi="hi-IN"/>
        </w:rPr>
        <w:t>);</w:t>
      </w:r>
    </w:p>
    <w:p w14:paraId="4BF6DE9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"vehicle allowance: 10 percent of the Basic pay is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50000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0.1</w:t>
      </w:r>
      <w:r w:rsidRPr="00F27A6E">
        <w:rPr>
          <w:rFonts w:ascii="Consolas" w:eastAsia="Times New Roman" w:hAnsi="Consolas" w:cs="Times New Roman"/>
          <w:color w:val="D4D4D4"/>
          <w:sz w:val="24"/>
          <w:szCs w:val="24"/>
          <w:lang w:eastAsia="en-IN" w:bidi="hi-IN"/>
        </w:rPr>
        <w:t>);</w:t>
      </w:r>
    </w:p>
    <w:p w14:paraId="58C6B13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598A04DD"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1EE989B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0055463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0BBC1087" w14:textId="162F0C7E" w:rsidR="001F433D" w:rsidRDefault="0069776C" w:rsidP="001F433D">
      <w:r>
        <w:rPr>
          <w:noProof/>
        </w:rPr>
        <w:lastRenderedPageBreak/>
        <w:drawing>
          <wp:inline distT="0" distB="0" distL="0" distR="0" wp14:anchorId="47996DAF" wp14:editId="6753D569">
            <wp:extent cx="5387340" cy="2377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2377440"/>
                    </a:xfrm>
                    <a:prstGeom prst="rect">
                      <a:avLst/>
                    </a:prstGeom>
                    <a:noFill/>
                    <a:ln>
                      <a:noFill/>
                    </a:ln>
                  </pic:spPr>
                </pic:pic>
              </a:graphicData>
            </a:graphic>
          </wp:inline>
        </w:drawing>
      </w:r>
    </w:p>
    <w:p w14:paraId="7E8C7E62" w14:textId="77777777" w:rsidR="00D66B15" w:rsidRDefault="00D66B15" w:rsidP="001F433D"/>
    <w:p w14:paraId="1F967D9C" w14:textId="77777777" w:rsidR="00AE2B04" w:rsidRPr="00AE2B04" w:rsidRDefault="00D66B15" w:rsidP="00AE2B04">
      <w:pPr>
        <w:pStyle w:val="NormalWeb"/>
        <w:spacing w:before="0" w:beforeAutospacing="0" w:after="0" w:afterAutospacing="0"/>
        <w:jc w:val="both"/>
        <w:textAlignment w:val="baseline"/>
        <w:rPr>
          <w:rFonts w:ascii="Calibri" w:hAnsi="Calibri" w:cs="Calibri"/>
          <w:b/>
          <w:bCs/>
          <w:color w:val="000000"/>
        </w:rPr>
      </w:pPr>
      <w:r w:rsidRPr="00AE2B04">
        <w:rPr>
          <w:b/>
          <w:bCs/>
        </w:rPr>
        <w:t>7.</w:t>
      </w:r>
      <w:r w:rsidR="00AE2B04" w:rsidRPr="00AE2B04">
        <w:rPr>
          <w:b/>
          <w:bCs/>
        </w:rPr>
        <w:t xml:space="preserve">   </w:t>
      </w:r>
      <w:r w:rsidR="00AE2B04" w:rsidRPr="00AE2B04">
        <w:rPr>
          <w:rFonts w:ascii="Calibri" w:hAnsi="Calibri" w:cs="Calibri"/>
          <w:b/>
          <w:bCs/>
          <w:color w:val="000000"/>
        </w:rPr>
        <w:t>WAP which will print the ‘$’ symbol in the following format. (Hint: No need to use any loops)</w:t>
      </w:r>
    </w:p>
    <w:p w14:paraId="6B5D9B6B" w14:textId="77777777" w:rsidR="00AE2B04" w:rsidRPr="00AE2B04" w:rsidRDefault="00AE2B04" w:rsidP="00AE2B04">
      <w:pPr>
        <w:spacing w:after="0" w:line="240" w:lineRule="auto"/>
        <w:ind w:left="720" w:firstLine="720"/>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w:t>
      </w:r>
    </w:p>
    <w:p w14:paraId="0120383C" w14:textId="77777777" w:rsidR="00AE2B04" w:rsidRPr="00AE2B04" w:rsidRDefault="00AE2B04" w:rsidP="00AE2B04">
      <w:pPr>
        <w:spacing w:after="0" w:line="240" w:lineRule="auto"/>
        <w:ind w:left="720" w:firstLine="720"/>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 $</w:t>
      </w:r>
    </w:p>
    <w:p w14:paraId="4C19F9B0" w14:textId="77777777" w:rsidR="00AE2B04" w:rsidRPr="00AE2B04" w:rsidRDefault="00AE2B04" w:rsidP="00AE2B04">
      <w:pPr>
        <w:spacing w:after="0" w:line="240" w:lineRule="auto"/>
        <w:ind w:left="720" w:firstLine="720"/>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 $ $</w:t>
      </w:r>
    </w:p>
    <w:p w14:paraId="1B8CAF01" w14:textId="77777777" w:rsidR="00AE2B04" w:rsidRPr="00AE2B04" w:rsidRDefault="00AE2B04" w:rsidP="00AE2B04">
      <w:pPr>
        <w:spacing w:after="0" w:line="240" w:lineRule="auto"/>
        <w:ind w:left="720" w:firstLine="720"/>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 $ $ $</w:t>
      </w:r>
    </w:p>
    <w:p w14:paraId="7F22850A" w14:textId="77777777" w:rsidR="00AE2B04" w:rsidRPr="00AE2B04" w:rsidRDefault="00AE2B04" w:rsidP="00AE2B04">
      <w:pPr>
        <w:spacing w:after="0" w:line="240" w:lineRule="auto"/>
        <w:ind w:left="720" w:firstLine="720"/>
        <w:jc w:val="both"/>
        <w:rPr>
          <w:rFonts w:ascii="Times New Roman" w:eastAsia="Times New Roman" w:hAnsi="Times New Roman" w:cs="Times New Roman"/>
          <w:b/>
          <w:bCs/>
          <w:sz w:val="24"/>
          <w:szCs w:val="24"/>
          <w:lang w:eastAsia="en-IN" w:bidi="hi-IN"/>
        </w:rPr>
      </w:pPr>
      <w:r w:rsidRPr="00AE2B04">
        <w:rPr>
          <w:rFonts w:ascii="Calibri" w:eastAsia="Times New Roman" w:hAnsi="Calibri" w:cs="Calibri"/>
          <w:b/>
          <w:bCs/>
          <w:color w:val="000000"/>
          <w:sz w:val="24"/>
          <w:szCs w:val="24"/>
          <w:lang w:eastAsia="en-IN" w:bidi="hi-IN"/>
        </w:rPr>
        <w:t>$ $ $ $ $</w:t>
      </w:r>
    </w:p>
    <w:p w14:paraId="25BA667B" w14:textId="6A56BC01" w:rsidR="00D66B15" w:rsidRDefault="00D66B15" w:rsidP="001F433D"/>
    <w:p w14:paraId="5266529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3A7BC23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38D5F9B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03D9BD7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534766B6"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753C2915"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 $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 $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 $ $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 $ $ $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 $ $ $ $"</w:t>
      </w:r>
      <w:r w:rsidRPr="00F27A6E">
        <w:rPr>
          <w:rFonts w:ascii="Consolas" w:eastAsia="Times New Roman" w:hAnsi="Consolas" w:cs="Times New Roman"/>
          <w:color w:val="D4D4D4"/>
          <w:sz w:val="24"/>
          <w:szCs w:val="24"/>
          <w:lang w:eastAsia="en-IN" w:bidi="hi-IN"/>
        </w:rPr>
        <w:t>);</w:t>
      </w:r>
    </w:p>
    <w:p w14:paraId="20010A16"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62ECA06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2AD30C1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7D83219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4AD7814" w14:textId="398BFF5C" w:rsidR="001141F8" w:rsidRDefault="0069776C" w:rsidP="001F433D">
      <w:r>
        <w:rPr>
          <w:noProof/>
        </w:rPr>
        <w:drawing>
          <wp:inline distT="0" distB="0" distL="0" distR="0" wp14:anchorId="456A331C" wp14:editId="39136EBC">
            <wp:extent cx="354330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965960"/>
                    </a:xfrm>
                    <a:prstGeom prst="rect">
                      <a:avLst/>
                    </a:prstGeom>
                    <a:noFill/>
                    <a:ln>
                      <a:noFill/>
                    </a:ln>
                  </pic:spPr>
                </pic:pic>
              </a:graphicData>
            </a:graphic>
          </wp:inline>
        </w:drawing>
      </w:r>
    </w:p>
    <w:p w14:paraId="1778F78A" w14:textId="77777777" w:rsidR="00D66B15" w:rsidRDefault="00D66B15" w:rsidP="001141F8">
      <w:pPr>
        <w:widowControl w:val="0"/>
        <w:autoSpaceDE w:val="0"/>
        <w:autoSpaceDN w:val="0"/>
        <w:adjustRightInd w:val="0"/>
        <w:spacing w:after="200" w:line="276" w:lineRule="auto"/>
        <w:rPr>
          <w:rFonts w:ascii="Calibri" w:hAnsi="Calibri" w:cs="Calibri"/>
          <w:lang w:val="en"/>
        </w:rPr>
      </w:pPr>
    </w:p>
    <w:p w14:paraId="70B47632" w14:textId="4DB5742B" w:rsidR="00D66B15" w:rsidRPr="00AE2B04" w:rsidRDefault="00D66B15" w:rsidP="001141F8">
      <w:pPr>
        <w:widowControl w:val="0"/>
        <w:autoSpaceDE w:val="0"/>
        <w:autoSpaceDN w:val="0"/>
        <w:adjustRightInd w:val="0"/>
        <w:spacing w:after="200" w:line="276" w:lineRule="auto"/>
        <w:rPr>
          <w:rFonts w:ascii="Calibri" w:hAnsi="Calibri" w:cs="Calibri"/>
          <w:b/>
          <w:bCs/>
          <w:lang w:val="en"/>
        </w:rPr>
      </w:pPr>
      <w:r w:rsidRPr="00AE2B04">
        <w:rPr>
          <w:rFonts w:ascii="Calibri" w:hAnsi="Calibri" w:cs="Calibri"/>
          <w:b/>
          <w:bCs/>
          <w:lang w:val="en"/>
        </w:rPr>
        <w:lastRenderedPageBreak/>
        <w:t>8 a.</w:t>
      </w:r>
      <w:r w:rsidR="00AE2B04" w:rsidRPr="00AE2B04">
        <w:rPr>
          <w:rFonts w:ascii="Calibri" w:hAnsi="Calibri" w:cs="Calibri"/>
          <w:b/>
          <w:bCs/>
          <w:lang w:val="en"/>
        </w:rPr>
        <w:t xml:space="preserve"> </w:t>
      </w:r>
      <w:r w:rsidR="00AE2B04" w:rsidRPr="00AE2B04">
        <w:rPr>
          <w:rFonts w:ascii="Calibri" w:hAnsi="Calibri" w:cs="Calibri"/>
          <w:b/>
          <w:bCs/>
          <w:color w:val="000000"/>
        </w:rPr>
        <w:t>WAP to swap two numbers using and without using a third variable.</w:t>
      </w:r>
    </w:p>
    <w:p w14:paraId="35258F3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7CF362D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20234DE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0570B6E5"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4D4D4"/>
          <w:sz w:val="24"/>
          <w:szCs w:val="24"/>
          <w:lang w:eastAsia="en-IN" w:bidi="hi-IN"/>
        </w:rPr>
        <w:t>a,b</w:t>
      </w:r>
      <w:proofErr w:type="spellEnd"/>
      <w:r w:rsidRPr="00F27A6E">
        <w:rPr>
          <w:rFonts w:ascii="Consolas" w:eastAsia="Times New Roman" w:hAnsi="Consolas" w:cs="Times New Roman"/>
          <w:color w:val="D4D4D4"/>
          <w:sz w:val="24"/>
          <w:szCs w:val="24"/>
          <w:lang w:eastAsia="en-IN" w:bidi="hi-IN"/>
        </w:rPr>
        <w:t>;</w:t>
      </w:r>
    </w:p>
    <w:p w14:paraId="50251B1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the values of a and b to be </w:t>
      </w:r>
      <w:proofErr w:type="spellStart"/>
      <w:r w:rsidRPr="00F27A6E">
        <w:rPr>
          <w:rFonts w:ascii="Consolas" w:eastAsia="Times New Roman" w:hAnsi="Consolas" w:cs="Times New Roman"/>
          <w:color w:val="CE9178"/>
          <w:sz w:val="24"/>
          <w:szCs w:val="24"/>
          <w:lang w:eastAsia="en-IN" w:bidi="hi-IN"/>
        </w:rPr>
        <w:t>swaped</w:t>
      </w:r>
      <w:proofErr w:type="spellEnd"/>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p>
    <w:p w14:paraId="3A8D78D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d%d</w:t>
      </w:r>
      <w:proofErr w:type="spellEnd"/>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w:t>
      </w:r>
      <w:proofErr w:type="spellStart"/>
      <w:r w:rsidRPr="00F27A6E">
        <w:rPr>
          <w:rFonts w:ascii="Consolas" w:eastAsia="Times New Roman" w:hAnsi="Consolas" w:cs="Times New Roman"/>
          <w:color w:val="D4D4D4"/>
          <w:sz w:val="24"/>
          <w:szCs w:val="24"/>
          <w:lang w:eastAsia="en-IN" w:bidi="hi-IN"/>
        </w:rPr>
        <w:t>a,&amp;b</w:t>
      </w:r>
      <w:proofErr w:type="spellEnd"/>
      <w:r w:rsidRPr="00F27A6E">
        <w:rPr>
          <w:rFonts w:ascii="Consolas" w:eastAsia="Times New Roman" w:hAnsi="Consolas" w:cs="Times New Roman"/>
          <w:color w:val="D4D4D4"/>
          <w:sz w:val="24"/>
          <w:szCs w:val="24"/>
          <w:lang w:eastAsia="en-IN" w:bidi="hi-IN"/>
        </w:rPr>
        <w:t>);</w:t>
      </w:r>
    </w:p>
    <w:p w14:paraId="60623D2D"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a=</w:t>
      </w:r>
      <w:proofErr w:type="spellStart"/>
      <w:r w:rsidRPr="00F27A6E">
        <w:rPr>
          <w:rFonts w:ascii="Consolas" w:eastAsia="Times New Roman" w:hAnsi="Consolas" w:cs="Times New Roman"/>
          <w:color w:val="D4D4D4"/>
          <w:sz w:val="24"/>
          <w:szCs w:val="24"/>
          <w:lang w:eastAsia="en-IN" w:bidi="hi-IN"/>
        </w:rPr>
        <w:t>a+b</w:t>
      </w:r>
      <w:proofErr w:type="spellEnd"/>
      <w:r w:rsidRPr="00F27A6E">
        <w:rPr>
          <w:rFonts w:ascii="Consolas" w:eastAsia="Times New Roman" w:hAnsi="Consolas" w:cs="Times New Roman"/>
          <w:color w:val="D4D4D4"/>
          <w:sz w:val="24"/>
          <w:szCs w:val="24"/>
          <w:lang w:eastAsia="en-IN" w:bidi="hi-IN"/>
        </w:rPr>
        <w:t>;</w:t>
      </w:r>
    </w:p>
    <w:p w14:paraId="33D1DC76"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b=a-b;</w:t>
      </w:r>
    </w:p>
    <w:p w14:paraId="1503710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a=a-b;</w:t>
      </w:r>
    </w:p>
    <w:p w14:paraId="40143BC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 the </w:t>
      </w:r>
      <w:proofErr w:type="spellStart"/>
      <w:r w:rsidRPr="00F27A6E">
        <w:rPr>
          <w:rFonts w:ascii="Consolas" w:eastAsia="Times New Roman" w:hAnsi="Consolas" w:cs="Times New Roman"/>
          <w:color w:val="CE9178"/>
          <w:sz w:val="24"/>
          <w:szCs w:val="24"/>
          <w:lang w:eastAsia="en-IN" w:bidi="hi-IN"/>
        </w:rPr>
        <w:t>swaped</w:t>
      </w:r>
      <w:proofErr w:type="spellEnd"/>
      <w:r w:rsidRPr="00F27A6E">
        <w:rPr>
          <w:rFonts w:ascii="Consolas" w:eastAsia="Times New Roman" w:hAnsi="Consolas" w:cs="Times New Roman"/>
          <w:color w:val="CE9178"/>
          <w:sz w:val="24"/>
          <w:szCs w:val="24"/>
          <w:lang w:eastAsia="en-IN" w:bidi="hi-IN"/>
        </w:rPr>
        <w:t> values are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a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b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proofErr w:type="spellStart"/>
      <w:r w:rsidRPr="00F27A6E">
        <w:rPr>
          <w:rFonts w:ascii="Consolas" w:eastAsia="Times New Roman" w:hAnsi="Consolas" w:cs="Times New Roman"/>
          <w:color w:val="D4D4D4"/>
          <w:sz w:val="24"/>
          <w:szCs w:val="24"/>
          <w:lang w:eastAsia="en-IN" w:bidi="hi-IN"/>
        </w:rPr>
        <w:t>a,b</w:t>
      </w:r>
      <w:proofErr w:type="spellEnd"/>
      <w:r w:rsidRPr="00F27A6E">
        <w:rPr>
          <w:rFonts w:ascii="Consolas" w:eastAsia="Times New Roman" w:hAnsi="Consolas" w:cs="Times New Roman"/>
          <w:color w:val="D4D4D4"/>
          <w:sz w:val="24"/>
          <w:szCs w:val="24"/>
          <w:lang w:eastAsia="en-IN" w:bidi="hi-IN"/>
        </w:rPr>
        <w:t>); </w:t>
      </w:r>
    </w:p>
    <w:p w14:paraId="63458B5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7DFF913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5072306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B879667" w14:textId="1815F5BF" w:rsidR="001141F8" w:rsidRDefault="0069776C" w:rsidP="001141F8">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0901EF47" wp14:editId="63BB00AE">
            <wp:extent cx="4282440" cy="2080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440" cy="2080260"/>
                    </a:xfrm>
                    <a:prstGeom prst="rect">
                      <a:avLst/>
                    </a:prstGeom>
                    <a:noFill/>
                    <a:ln>
                      <a:noFill/>
                    </a:ln>
                  </pic:spPr>
                </pic:pic>
              </a:graphicData>
            </a:graphic>
          </wp:inline>
        </w:drawing>
      </w:r>
    </w:p>
    <w:p w14:paraId="2AA47889" w14:textId="77777777" w:rsidR="00D66B15" w:rsidRDefault="00D66B15" w:rsidP="009E10C1">
      <w:pPr>
        <w:widowControl w:val="0"/>
        <w:autoSpaceDE w:val="0"/>
        <w:autoSpaceDN w:val="0"/>
        <w:adjustRightInd w:val="0"/>
        <w:spacing w:after="200" w:line="276" w:lineRule="auto"/>
        <w:rPr>
          <w:rFonts w:ascii="Calibri" w:hAnsi="Calibri" w:cs="Calibri"/>
          <w:lang w:val="en"/>
        </w:rPr>
      </w:pPr>
    </w:p>
    <w:p w14:paraId="503D55CD" w14:textId="40EB8D16" w:rsidR="00D66B15" w:rsidRDefault="00D66B15" w:rsidP="009E10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8 b.</w:t>
      </w:r>
    </w:p>
    <w:p w14:paraId="377B682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14588BD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3FAB7B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6466A8D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516742C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temp</w:t>
      </w:r>
      <w:proofErr w:type="spellEnd"/>
      <w:r w:rsidRPr="00F27A6E">
        <w:rPr>
          <w:rFonts w:ascii="Consolas" w:eastAsia="Times New Roman" w:hAnsi="Consolas" w:cs="Times New Roman"/>
          <w:color w:val="D4D4D4"/>
          <w:sz w:val="24"/>
          <w:szCs w:val="24"/>
          <w:lang w:eastAsia="en-IN" w:bidi="hi-IN"/>
        </w:rPr>
        <w:t>;</w:t>
      </w:r>
    </w:p>
    <w:p w14:paraId="01789E0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the values of a and b to be </w:t>
      </w:r>
      <w:proofErr w:type="spellStart"/>
      <w:r w:rsidRPr="00F27A6E">
        <w:rPr>
          <w:rFonts w:ascii="Consolas" w:eastAsia="Times New Roman" w:hAnsi="Consolas" w:cs="Times New Roman"/>
          <w:color w:val="CE9178"/>
          <w:sz w:val="24"/>
          <w:szCs w:val="24"/>
          <w:lang w:eastAsia="en-IN" w:bidi="hi-IN"/>
        </w:rPr>
        <w:t>swaped</w:t>
      </w:r>
      <w:proofErr w:type="spellEnd"/>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p>
    <w:p w14:paraId="0B529FE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d%d</w:t>
      </w:r>
      <w:proofErr w:type="spellEnd"/>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w:t>
      </w:r>
      <w:proofErr w:type="spellStart"/>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,&amp;</w:t>
      </w:r>
      <w:r w:rsidRPr="00F27A6E">
        <w:rPr>
          <w:rFonts w:ascii="Consolas" w:eastAsia="Times New Roman" w:hAnsi="Consolas" w:cs="Times New Roman"/>
          <w:color w:val="9CDCFE"/>
          <w:sz w:val="24"/>
          <w:szCs w:val="24"/>
          <w:lang w:eastAsia="en-IN" w:bidi="hi-IN"/>
        </w:rPr>
        <w:t>b</w:t>
      </w:r>
      <w:proofErr w:type="spellEnd"/>
      <w:r w:rsidRPr="00F27A6E">
        <w:rPr>
          <w:rFonts w:ascii="Consolas" w:eastAsia="Times New Roman" w:hAnsi="Consolas" w:cs="Times New Roman"/>
          <w:color w:val="D4D4D4"/>
          <w:sz w:val="24"/>
          <w:szCs w:val="24"/>
          <w:lang w:eastAsia="en-IN" w:bidi="hi-IN"/>
        </w:rPr>
        <w:t>);</w:t>
      </w:r>
    </w:p>
    <w:p w14:paraId="7BCD06F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temp</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p>
    <w:p w14:paraId="0391BB05"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w:t>
      </w:r>
    </w:p>
    <w:p w14:paraId="08C0530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9CDCFE"/>
          <w:sz w:val="24"/>
          <w:szCs w:val="24"/>
          <w:lang w:eastAsia="en-IN" w:bidi="hi-IN"/>
        </w:rPr>
        <w:t>b</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temp</w:t>
      </w:r>
      <w:r w:rsidRPr="00F27A6E">
        <w:rPr>
          <w:rFonts w:ascii="Consolas" w:eastAsia="Times New Roman" w:hAnsi="Consolas" w:cs="Times New Roman"/>
          <w:color w:val="D4D4D4"/>
          <w:sz w:val="24"/>
          <w:szCs w:val="24"/>
          <w:lang w:eastAsia="en-IN" w:bidi="hi-IN"/>
        </w:rPr>
        <w:t>;</w:t>
      </w:r>
    </w:p>
    <w:p w14:paraId="553D434D"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 the </w:t>
      </w:r>
      <w:proofErr w:type="spellStart"/>
      <w:r w:rsidRPr="00F27A6E">
        <w:rPr>
          <w:rFonts w:ascii="Consolas" w:eastAsia="Times New Roman" w:hAnsi="Consolas" w:cs="Times New Roman"/>
          <w:color w:val="CE9178"/>
          <w:sz w:val="24"/>
          <w:szCs w:val="24"/>
          <w:lang w:eastAsia="en-IN" w:bidi="hi-IN"/>
        </w:rPr>
        <w:t>swaped</w:t>
      </w:r>
      <w:proofErr w:type="spellEnd"/>
      <w:r w:rsidRPr="00F27A6E">
        <w:rPr>
          <w:rFonts w:ascii="Consolas" w:eastAsia="Times New Roman" w:hAnsi="Consolas" w:cs="Times New Roman"/>
          <w:color w:val="CE9178"/>
          <w:sz w:val="24"/>
          <w:szCs w:val="24"/>
          <w:lang w:eastAsia="en-IN" w:bidi="hi-IN"/>
        </w:rPr>
        <w:t> values are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a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b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a</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9CDCFE"/>
          <w:sz w:val="24"/>
          <w:szCs w:val="24"/>
          <w:lang w:eastAsia="en-IN" w:bidi="hi-IN"/>
        </w:rPr>
        <w:t>b</w:t>
      </w:r>
      <w:proofErr w:type="spellEnd"/>
      <w:r w:rsidRPr="00F27A6E">
        <w:rPr>
          <w:rFonts w:ascii="Consolas" w:eastAsia="Times New Roman" w:hAnsi="Consolas" w:cs="Times New Roman"/>
          <w:color w:val="D4D4D4"/>
          <w:sz w:val="24"/>
          <w:szCs w:val="24"/>
          <w:lang w:eastAsia="en-IN" w:bidi="hi-IN"/>
        </w:rPr>
        <w:t>); </w:t>
      </w:r>
    </w:p>
    <w:p w14:paraId="2A4BB71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35BAD5B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5BA51BA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69BBBA7B" w14:textId="6B452B62" w:rsidR="009E10C1" w:rsidRDefault="0069776C" w:rsidP="009E10C1">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2E6A8618" wp14:editId="0C0D9A65">
            <wp:extent cx="4328160" cy="221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60" cy="2217420"/>
                    </a:xfrm>
                    <a:prstGeom prst="rect">
                      <a:avLst/>
                    </a:prstGeom>
                    <a:noFill/>
                    <a:ln>
                      <a:noFill/>
                    </a:ln>
                  </pic:spPr>
                </pic:pic>
              </a:graphicData>
            </a:graphic>
          </wp:inline>
        </w:drawing>
      </w:r>
    </w:p>
    <w:p w14:paraId="4D9B09BF" w14:textId="77777777" w:rsidR="006B329C" w:rsidRDefault="006B329C" w:rsidP="006B329C">
      <w:pPr>
        <w:widowControl w:val="0"/>
        <w:autoSpaceDE w:val="0"/>
        <w:autoSpaceDN w:val="0"/>
        <w:adjustRightInd w:val="0"/>
        <w:spacing w:after="200" w:line="276" w:lineRule="auto"/>
        <w:rPr>
          <w:rFonts w:ascii="Calibri" w:hAnsi="Calibri" w:cs="Calibri"/>
          <w:lang w:val="en"/>
        </w:rPr>
      </w:pPr>
    </w:p>
    <w:p w14:paraId="7B838919" w14:textId="77777777" w:rsidR="00AE2B04" w:rsidRPr="00AE2B04" w:rsidRDefault="00D66B15" w:rsidP="00AE2B04">
      <w:pPr>
        <w:pStyle w:val="NormalWeb"/>
        <w:spacing w:before="0" w:beforeAutospacing="0" w:after="0" w:afterAutospacing="0"/>
        <w:jc w:val="both"/>
        <w:textAlignment w:val="baseline"/>
        <w:rPr>
          <w:rFonts w:ascii="Calibri" w:hAnsi="Calibri" w:cs="Calibri"/>
          <w:b/>
          <w:bCs/>
          <w:color w:val="000000"/>
        </w:rPr>
      </w:pPr>
      <w:r w:rsidRPr="00AE2B04">
        <w:rPr>
          <w:rFonts w:ascii="Calibri" w:hAnsi="Calibri" w:cs="Calibri"/>
          <w:b/>
          <w:bCs/>
          <w:lang w:val="en"/>
        </w:rPr>
        <w:t>9.</w:t>
      </w:r>
      <w:r w:rsidR="00AE2B04" w:rsidRPr="00AE2B04">
        <w:rPr>
          <w:rFonts w:ascii="Calibri" w:hAnsi="Calibri" w:cs="Calibri"/>
          <w:b/>
          <w:bCs/>
          <w:lang w:val="en"/>
        </w:rPr>
        <w:t xml:space="preserve">  </w:t>
      </w:r>
      <w:r w:rsidR="00AE2B04" w:rsidRPr="00AE2B04">
        <w:rPr>
          <w:rFonts w:ascii="Calibri" w:hAnsi="Calibri" w:cs="Calibri"/>
          <w:b/>
          <w:bCs/>
          <w:color w:val="000000"/>
        </w:rPr>
        <w:t>WAP which will accept a three digits integer number and display the sum and product of all the digits of that number. (Hint: Use / and % operators)</w:t>
      </w:r>
    </w:p>
    <w:p w14:paraId="5A19BB5C" w14:textId="002F8AF5" w:rsidR="00D66B15" w:rsidRDefault="00D66B15" w:rsidP="001141F8">
      <w:pPr>
        <w:widowControl w:val="0"/>
        <w:autoSpaceDE w:val="0"/>
        <w:autoSpaceDN w:val="0"/>
        <w:adjustRightInd w:val="0"/>
        <w:spacing w:after="200" w:line="276" w:lineRule="auto"/>
        <w:rPr>
          <w:rFonts w:ascii="Calibri" w:hAnsi="Calibri" w:cs="Calibri"/>
          <w:lang w:val="en"/>
        </w:rPr>
      </w:pPr>
    </w:p>
    <w:p w14:paraId="4D0A0FE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1610765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1097EF2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2FBD4F1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a;</w:t>
      </w:r>
    </w:p>
    <w:p w14:paraId="0C90864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"enter the three digit number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p>
    <w:p w14:paraId="1F7CA9A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scanf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w:t>
      </w:r>
      <w:proofErr w:type="spellStart"/>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,&amp;a</w:t>
      </w:r>
      <w:proofErr w:type="spellEnd"/>
      <w:r w:rsidRPr="00F27A6E">
        <w:rPr>
          <w:rFonts w:ascii="Consolas" w:eastAsia="Times New Roman" w:hAnsi="Consolas" w:cs="Times New Roman"/>
          <w:color w:val="D4D4D4"/>
          <w:sz w:val="24"/>
          <w:szCs w:val="24"/>
          <w:lang w:eastAsia="en-IN" w:bidi="hi-IN"/>
        </w:rPr>
        <w:t>);</w:t>
      </w:r>
    </w:p>
    <w:p w14:paraId="0C859E0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sum=</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,product=</w:t>
      </w:r>
      <w:r w:rsidRPr="00F27A6E">
        <w:rPr>
          <w:rFonts w:ascii="Consolas" w:eastAsia="Times New Roman" w:hAnsi="Consolas" w:cs="Times New Roman"/>
          <w:color w:val="B5CEA8"/>
          <w:sz w:val="24"/>
          <w:szCs w:val="24"/>
          <w:lang w:eastAsia="en-IN" w:bidi="hi-IN"/>
        </w:rPr>
        <w:t>1</w:t>
      </w:r>
      <w:r w:rsidRPr="00F27A6E">
        <w:rPr>
          <w:rFonts w:ascii="Consolas" w:eastAsia="Times New Roman" w:hAnsi="Consolas" w:cs="Times New Roman"/>
          <w:color w:val="D4D4D4"/>
          <w:sz w:val="24"/>
          <w:szCs w:val="24"/>
          <w:lang w:eastAsia="en-IN" w:bidi="hi-IN"/>
        </w:rPr>
        <w:t>;</w:t>
      </w:r>
    </w:p>
    <w:p w14:paraId="7D0B252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for</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4D4D4"/>
          <w:sz w:val="24"/>
          <w:szCs w:val="24"/>
          <w:lang w:eastAsia="en-IN" w:bidi="hi-IN"/>
        </w:rPr>
        <w:t>i</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;i&lt;</w:t>
      </w:r>
      <w:r w:rsidRPr="00F27A6E">
        <w:rPr>
          <w:rFonts w:ascii="Consolas" w:eastAsia="Times New Roman" w:hAnsi="Consolas" w:cs="Times New Roman"/>
          <w:color w:val="B5CEA8"/>
          <w:sz w:val="24"/>
          <w:szCs w:val="24"/>
          <w:lang w:eastAsia="en-IN" w:bidi="hi-IN"/>
        </w:rPr>
        <w:t>3</w:t>
      </w:r>
      <w:r w:rsidRPr="00F27A6E">
        <w:rPr>
          <w:rFonts w:ascii="Consolas" w:eastAsia="Times New Roman" w:hAnsi="Consolas" w:cs="Times New Roman"/>
          <w:color w:val="D4D4D4"/>
          <w:sz w:val="24"/>
          <w:szCs w:val="24"/>
          <w:lang w:eastAsia="en-IN" w:bidi="hi-IN"/>
        </w:rPr>
        <w:t>;i++)</w:t>
      </w:r>
    </w:p>
    <w:p w14:paraId="2F9D9AD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4C4926C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sum=sum+a%</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p>
    <w:p w14:paraId="2D60AA5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product=product*(a- (a/</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p>
    <w:p w14:paraId="707442A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a=a/</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p>
    <w:p w14:paraId="372D88C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68E46BF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sum:</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and the product:</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roofErr w:type="spellStart"/>
      <w:r w:rsidRPr="00F27A6E">
        <w:rPr>
          <w:rFonts w:ascii="Consolas" w:eastAsia="Times New Roman" w:hAnsi="Consolas" w:cs="Times New Roman"/>
          <w:color w:val="D4D4D4"/>
          <w:sz w:val="24"/>
          <w:szCs w:val="24"/>
          <w:lang w:eastAsia="en-IN" w:bidi="hi-IN"/>
        </w:rPr>
        <w:t>sum,product</w:t>
      </w:r>
      <w:proofErr w:type="spellEnd"/>
      <w:r w:rsidRPr="00F27A6E">
        <w:rPr>
          <w:rFonts w:ascii="Consolas" w:eastAsia="Times New Roman" w:hAnsi="Consolas" w:cs="Times New Roman"/>
          <w:color w:val="D4D4D4"/>
          <w:sz w:val="24"/>
          <w:szCs w:val="24"/>
          <w:lang w:eastAsia="en-IN" w:bidi="hi-IN"/>
        </w:rPr>
        <w:t>);</w:t>
      </w:r>
    </w:p>
    <w:p w14:paraId="1E0FD03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5FB442E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2178294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5B8EEA0A" w14:textId="25C23154" w:rsidR="00D66B15" w:rsidRDefault="0069776C" w:rsidP="001141F8">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6D200158" wp14:editId="1EFE885E">
            <wp:extent cx="362712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2179320"/>
                    </a:xfrm>
                    <a:prstGeom prst="rect">
                      <a:avLst/>
                    </a:prstGeom>
                    <a:noFill/>
                    <a:ln>
                      <a:noFill/>
                    </a:ln>
                  </pic:spPr>
                </pic:pic>
              </a:graphicData>
            </a:graphic>
          </wp:inline>
        </w:drawing>
      </w:r>
    </w:p>
    <w:p w14:paraId="11514B48" w14:textId="77777777" w:rsidR="00D66B15" w:rsidRDefault="00D66B15" w:rsidP="001141F8">
      <w:pPr>
        <w:widowControl w:val="0"/>
        <w:autoSpaceDE w:val="0"/>
        <w:autoSpaceDN w:val="0"/>
        <w:adjustRightInd w:val="0"/>
        <w:spacing w:after="200" w:line="276" w:lineRule="auto"/>
        <w:rPr>
          <w:rFonts w:ascii="Calibri" w:hAnsi="Calibri" w:cs="Calibri"/>
          <w:lang w:val="en"/>
        </w:rPr>
      </w:pPr>
    </w:p>
    <w:p w14:paraId="017FA3C0" w14:textId="0C4E8B3F" w:rsidR="00D66B15" w:rsidRPr="00AE2B04" w:rsidRDefault="00D66B15" w:rsidP="001141F8">
      <w:pPr>
        <w:widowControl w:val="0"/>
        <w:autoSpaceDE w:val="0"/>
        <w:autoSpaceDN w:val="0"/>
        <w:adjustRightInd w:val="0"/>
        <w:spacing w:after="200" w:line="276" w:lineRule="auto"/>
        <w:rPr>
          <w:rFonts w:ascii="Calibri" w:hAnsi="Calibri" w:cs="Calibri"/>
          <w:b/>
          <w:bCs/>
          <w:lang w:val="en"/>
        </w:rPr>
      </w:pPr>
      <w:r w:rsidRPr="00AE2B04">
        <w:rPr>
          <w:rFonts w:ascii="Calibri" w:hAnsi="Calibri" w:cs="Calibri"/>
          <w:b/>
          <w:bCs/>
          <w:lang w:val="en"/>
        </w:rPr>
        <w:t>10.</w:t>
      </w:r>
      <w:r w:rsidR="00AE2B04" w:rsidRPr="00AE2B04">
        <w:rPr>
          <w:rFonts w:ascii="Calibri" w:hAnsi="Calibri" w:cs="Calibri"/>
          <w:b/>
          <w:bCs/>
          <w:lang w:val="en"/>
        </w:rPr>
        <w:t xml:space="preserve">  </w:t>
      </w:r>
      <w:r w:rsidR="00AE2B04" w:rsidRPr="00AE2B04">
        <w:rPr>
          <w:rFonts w:ascii="Calibri" w:hAnsi="Calibri" w:cs="Calibri"/>
          <w:b/>
          <w:bCs/>
          <w:color w:val="000000"/>
        </w:rPr>
        <w:t xml:space="preserve">WAP to find the size of various primitive data types used in C such as </w:t>
      </w:r>
      <w:r w:rsidR="00AE2B04" w:rsidRPr="00AE2B04">
        <w:rPr>
          <w:rFonts w:ascii="Calibri" w:hAnsi="Calibri" w:cs="Calibri"/>
          <w:b/>
          <w:bCs/>
          <w:i/>
          <w:iCs/>
          <w:color w:val="000000"/>
        </w:rPr>
        <w:t>int</w:t>
      </w:r>
      <w:r w:rsidR="00AE2B04" w:rsidRPr="00AE2B04">
        <w:rPr>
          <w:rFonts w:ascii="Calibri" w:hAnsi="Calibri" w:cs="Calibri"/>
          <w:b/>
          <w:bCs/>
          <w:color w:val="000000"/>
        </w:rPr>
        <w:t xml:space="preserve">, </w:t>
      </w:r>
      <w:r w:rsidR="00AE2B04" w:rsidRPr="00AE2B04">
        <w:rPr>
          <w:rFonts w:ascii="Calibri" w:hAnsi="Calibri" w:cs="Calibri"/>
          <w:b/>
          <w:bCs/>
          <w:i/>
          <w:iCs/>
          <w:color w:val="000000"/>
        </w:rPr>
        <w:t>float, double and char</w:t>
      </w:r>
      <w:r w:rsidR="00AE2B04" w:rsidRPr="00AE2B04">
        <w:rPr>
          <w:rFonts w:ascii="Calibri" w:hAnsi="Calibri" w:cs="Calibri"/>
          <w:b/>
          <w:bCs/>
          <w:color w:val="000000"/>
        </w:rPr>
        <w:t>.</w:t>
      </w:r>
    </w:p>
    <w:p w14:paraId="2305053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12A654F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w:t>
      </w:r>
    </w:p>
    <w:p w14:paraId="1215775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5C9043F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 the size of various data types are as follows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int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float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double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char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sizeof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sizeof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float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sizeof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double</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sizeof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569CD6"/>
          <w:sz w:val="24"/>
          <w:szCs w:val="24"/>
          <w:lang w:eastAsia="en-IN" w:bidi="hi-IN"/>
        </w:rPr>
        <w:t>char</w:t>
      </w:r>
      <w:r w:rsidRPr="00F27A6E">
        <w:rPr>
          <w:rFonts w:ascii="Consolas" w:eastAsia="Times New Roman" w:hAnsi="Consolas" w:cs="Times New Roman"/>
          <w:color w:val="D4D4D4"/>
          <w:sz w:val="24"/>
          <w:szCs w:val="24"/>
          <w:lang w:eastAsia="en-IN" w:bidi="hi-IN"/>
        </w:rPr>
        <w:t>));</w:t>
      </w:r>
    </w:p>
    <w:p w14:paraId="258CEC4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2A51D99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2115D96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2BEE775C" w14:textId="23619230" w:rsidR="001141F8" w:rsidRDefault="004F2E95" w:rsidP="001F433D">
      <w:r>
        <w:rPr>
          <w:noProof/>
        </w:rPr>
        <w:drawing>
          <wp:inline distT="0" distB="0" distL="0" distR="0" wp14:anchorId="4B8421BE" wp14:editId="42F1FB07">
            <wp:extent cx="4343400" cy="2011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011680"/>
                    </a:xfrm>
                    <a:prstGeom prst="rect">
                      <a:avLst/>
                    </a:prstGeom>
                    <a:noFill/>
                    <a:ln>
                      <a:noFill/>
                    </a:ln>
                  </pic:spPr>
                </pic:pic>
              </a:graphicData>
            </a:graphic>
          </wp:inline>
        </w:drawing>
      </w:r>
    </w:p>
    <w:p w14:paraId="7131F3EE" w14:textId="2467F004" w:rsidR="00E65665" w:rsidRDefault="00E65665" w:rsidP="001F433D"/>
    <w:p w14:paraId="426F9B5A" w14:textId="77777777" w:rsidR="00E65665" w:rsidRDefault="00E65665" w:rsidP="001F433D"/>
    <w:p w14:paraId="60A668FC" w14:textId="325382FB" w:rsidR="00706FDE" w:rsidRPr="00E65665" w:rsidRDefault="00706FDE" w:rsidP="001F433D">
      <w:pPr>
        <w:rPr>
          <w:b/>
          <w:bCs/>
          <w:sz w:val="32"/>
          <w:szCs w:val="32"/>
          <w:u w:val="single"/>
        </w:rPr>
      </w:pPr>
      <w:r w:rsidRPr="00E65665">
        <w:rPr>
          <w:b/>
          <w:bCs/>
          <w:sz w:val="32"/>
          <w:szCs w:val="32"/>
          <w:u w:val="single"/>
        </w:rPr>
        <w:t>Homework questions:</w:t>
      </w:r>
    </w:p>
    <w:p w14:paraId="26F75177" w14:textId="77777777" w:rsidR="00706FDE" w:rsidRPr="0047631D" w:rsidRDefault="00706FDE" w:rsidP="00706FDE">
      <w:pPr>
        <w:rPr>
          <w:b/>
          <w:bCs/>
          <w:sz w:val="24"/>
          <w:szCs w:val="24"/>
        </w:rPr>
      </w:pPr>
      <w:r w:rsidRPr="0047631D">
        <w:rPr>
          <w:b/>
          <w:bCs/>
          <w:sz w:val="24"/>
          <w:szCs w:val="24"/>
        </w:rPr>
        <w:t>1.</w:t>
      </w:r>
      <w:r w:rsidRPr="0047631D">
        <w:rPr>
          <w:b/>
          <w:bCs/>
          <w:sz w:val="24"/>
          <w:szCs w:val="24"/>
        </w:rPr>
        <w:tab/>
        <w:t>The line joining the points (2, 2) and (5, 6) which lie on the circumference of a circle is the</w:t>
      </w:r>
    </w:p>
    <w:p w14:paraId="48D498D2" w14:textId="6CA42C72" w:rsidR="00706FDE" w:rsidRPr="0047631D" w:rsidRDefault="00706FDE" w:rsidP="00706FDE">
      <w:pPr>
        <w:rPr>
          <w:b/>
          <w:bCs/>
          <w:sz w:val="24"/>
          <w:szCs w:val="24"/>
        </w:rPr>
      </w:pPr>
      <w:r w:rsidRPr="0047631D">
        <w:rPr>
          <w:b/>
          <w:bCs/>
          <w:sz w:val="24"/>
          <w:szCs w:val="24"/>
        </w:rPr>
        <w:t>diameter of the circle. WAP to compute the area and perimeter of the circle.</w:t>
      </w:r>
    </w:p>
    <w:p w14:paraId="5D59416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lastRenderedPageBreak/>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442F0E7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math.h</w:t>
      </w:r>
      <w:proofErr w:type="spellEnd"/>
      <w:r w:rsidRPr="00F27A6E">
        <w:rPr>
          <w:rFonts w:ascii="Consolas" w:eastAsia="Times New Roman" w:hAnsi="Consolas" w:cs="Times New Roman"/>
          <w:color w:val="CE9178"/>
          <w:sz w:val="24"/>
          <w:szCs w:val="24"/>
          <w:lang w:eastAsia="en-IN" w:bidi="hi-IN"/>
        </w:rPr>
        <w:t>&gt;</w:t>
      </w:r>
    </w:p>
    <w:p w14:paraId="5C4BDE33"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65982FF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 ()</w:t>
      </w:r>
    </w:p>
    <w:p w14:paraId="1A7587C7"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29E69DB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line joining the points (2,2) &amp; (5,6) is on the diameter of the circle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0F3DF0D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coordinates of the center of the circle is given by :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2.0</w:t>
      </w:r>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B5CEA8"/>
          <w:sz w:val="24"/>
          <w:szCs w:val="24"/>
          <w:lang w:eastAsia="en-IN" w:bidi="hi-IN"/>
        </w:rPr>
        <w:t>6</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p>
    <w:p w14:paraId="564E37A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float</w:t>
      </w: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4D4D4"/>
          <w:sz w:val="24"/>
          <w:szCs w:val="24"/>
          <w:lang w:eastAsia="en-IN" w:bidi="hi-IN"/>
        </w:rPr>
        <w:t>dia</w:t>
      </w:r>
      <w:proofErr w:type="spellEnd"/>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DCDCAA"/>
          <w:sz w:val="24"/>
          <w:szCs w:val="24"/>
          <w:lang w:eastAsia="en-IN" w:bidi="hi-IN"/>
        </w:rPr>
        <w:t>sqrt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pow</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DCDCAA"/>
          <w:sz w:val="24"/>
          <w:szCs w:val="24"/>
          <w:lang w:eastAsia="en-IN" w:bidi="hi-IN"/>
        </w:rPr>
        <w:t>pow</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6</w:t>
      </w:r>
      <w:r w:rsidRPr="00F27A6E">
        <w:rPr>
          <w:rFonts w:ascii="Consolas" w:eastAsia="Times New Roman" w:hAnsi="Consolas" w:cs="Times New Roman"/>
          <w:color w:val="D4D4D4"/>
          <w:sz w:val="24"/>
          <w:szCs w:val="24"/>
          <w:lang w:eastAsia="en-IN" w:bidi="hi-IN"/>
        </w:rPr>
        <w:t> - </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p>
    <w:p w14:paraId="11B92A88"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569CD6"/>
          <w:sz w:val="24"/>
          <w:szCs w:val="24"/>
          <w:lang w:eastAsia="en-IN" w:bidi="hi-IN"/>
        </w:rPr>
        <w:t>float</w:t>
      </w:r>
      <w:r w:rsidRPr="00F27A6E">
        <w:rPr>
          <w:rFonts w:ascii="Consolas" w:eastAsia="Times New Roman" w:hAnsi="Consolas" w:cs="Times New Roman"/>
          <w:color w:val="D4D4D4"/>
          <w:sz w:val="24"/>
          <w:szCs w:val="24"/>
          <w:lang w:eastAsia="en-IN" w:bidi="hi-IN"/>
        </w:rPr>
        <w:t> pie =</w:t>
      </w:r>
      <w:r w:rsidRPr="00F27A6E">
        <w:rPr>
          <w:rFonts w:ascii="Consolas" w:eastAsia="Times New Roman" w:hAnsi="Consolas" w:cs="Times New Roman"/>
          <w:color w:val="B5CEA8"/>
          <w:sz w:val="24"/>
          <w:szCs w:val="24"/>
          <w:lang w:eastAsia="en-IN" w:bidi="hi-IN"/>
        </w:rPr>
        <w:t>3.14</w:t>
      </w:r>
      <w:r w:rsidRPr="00F27A6E">
        <w:rPr>
          <w:rFonts w:ascii="Consolas" w:eastAsia="Times New Roman" w:hAnsi="Consolas" w:cs="Times New Roman"/>
          <w:color w:val="D4D4D4"/>
          <w:sz w:val="24"/>
          <w:szCs w:val="24"/>
          <w:lang w:eastAsia="en-IN" w:bidi="hi-IN"/>
        </w:rPr>
        <w:t>;</w:t>
      </w:r>
    </w:p>
    <w:p w14:paraId="07A14D5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diameter of circle is given by :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roofErr w:type="spellStart"/>
      <w:r w:rsidRPr="00F27A6E">
        <w:rPr>
          <w:rFonts w:ascii="Consolas" w:eastAsia="Times New Roman" w:hAnsi="Consolas" w:cs="Times New Roman"/>
          <w:color w:val="D4D4D4"/>
          <w:sz w:val="24"/>
          <w:szCs w:val="24"/>
          <w:lang w:eastAsia="en-IN" w:bidi="hi-IN"/>
        </w:rPr>
        <w:t>dia</w:t>
      </w:r>
      <w:proofErr w:type="spellEnd"/>
      <w:r w:rsidRPr="00F27A6E">
        <w:rPr>
          <w:rFonts w:ascii="Consolas" w:eastAsia="Times New Roman" w:hAnsi="Consolas" w:cs="Times New Roman"/>
          <w:color w:val="D4D4D4"/>
          <w:sz w:val="24"/>
          <w:szCs w:val="24"/>
          <w:lang w:eastAsia="en-IN" w:bidi="hi-IN"/>
        </w:rPr>
        <w:t>);</w:t>
      </w:r>
    </w:p>
    <w:p w14:paraId="5221DE32"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circumference of circle is : </w:t>
      </w:r>
      <w:r w:rsidRPr="00F27A6E">
        <w:rPr>
          <w:rFonts w:ascii="Consolas" w:eastAsia="Times New Roman" w:hAnsi="Consolas" w:cs="Times New Roman"/>
          <w:color w:val="9CDCFE"/>
          <w:sz w:val="24"/>
          <w:szCs w:val="24"/>
          <w:lang w:eastAsia="en-IN" w:bidi="hi-IN"/>
        </w:rPr>
        <w:t>%f</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 pie*</w:t>
      </w:r>
      <w:proofErr w:type="spellStart"/>
      <w:r w:rsidRPr="00F27A6E">
        <w:rPr>
          <w:rFonts w:ascii="Consolas" w:eastAsia="Times New Roman" w:hAnsi="Consolas" w:cs="Times New Roman"/>
          <w:color w:val="D4D4D4"/>
          <w:sz w:val="24"/>
          <w:szCs w:val="24"/>
          <w:lang w:eastAsia="en-IN" w:bidi="hi-IN"/>
        </w:rPr>
        <w:t>dia</w:t>
      </w:r>
      <w:proofErr w:type="spellEnd"/>
      <w:r w:rsidRPr="00F27A6E">
        <w:rPr>
          <w:rFonts w:ascii="Consolas" w:eastAsia="Times New Roman" w:hAnsi="Consolas" w:cs="Times New Roman"/>
          <w:color w:val="D4D4D4"/>
          <w:sz w:val="24"/>
          <w:szCs w:val="24"/>
          <w:lang w:eastAsia="en-IN" w:bidi="hi-IN"/>
        </w:rPr>
        <w:t>);</w:t>
      </w:r>
    </w:p>
    <w:p w14:paraId="7856163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199EB44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7876536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6E6B0AF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0DD7495B" w14:textId="1EE8D052" w:rsidR="00E65665" w:rsidRDefault="00E65665" w:rsidP="00706FDE">
      <w:pPr>
        <w:rPr>
          <w:sz w:val="28"/>
          <w:szCs w:val="28"/>
        </w:rPr>
      </w:pPr>
      <w:r>
        <w:rPr>
          <w:noProof/>
          <w:sz w:val="28"/>
          <w:szCs w:val="28"/>
        </w:rPr>
        <w:drawing>
          <wp:inline distT="0" distB="0" distL="0" distR="0" wp14:anchorId="76715BD6" wp14:editId="2FD528C9">
            <wp:extent cx="5730240" cy="1371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1F76A9D5" w14:textId="77777777" w:rsidR="00E65665" w:rsidRPr="0047631D" w:rsidRDefault="00E65665" w:rsidP="00E65665">
      <w:pPr>
        <w:rPr>
          <w:b/>
          <w:bCs/>
          <w:sz w:val="24"/>
          <w:szCs w:val="24"/>
        </w:rPr>
      </w:pPr>
      <w:r w:rsidRPr="0047631D">
        <w:rPr>
          <w:b/>
          <w:bCs/>
          <w:sz w:val="24"/>
          <w:szCs w:val="24"/>
        </w:rPr>
        <w:t>2.</w:t>
      </w:r>
      <w:r w:rsidRPr="0047631D">
        <w:rPr>
          <w:b/>
          <w:bCs/>
          <w:sz w:val="24"/>
          <w:szCs w:val="24"/>
        </w:rPr>
        <w:tab/>
        <w:t>The price of one pen is Rs.10, one pencil is Rs. 5, and one sharpener is Rs. 2. You purchased 2 pens, 3 pencils and 1 sharpener. Compute the total price as per the following format.</w:t>
      </w:r>
    </w:p>
    <w:p w14:paraId="265E2247" w14:textId="77777777" w:rsidR="00E65665" w:rsidRPr="0047631D" w:rsidRDefault="00E65665" w:rsidP="00E65665">
      <w:pPr>
        <w:rPr>
          <w:b/>
          <w:bCs/>
          <w:sz w:val="24"/>
          <w:szCs w:val="24"/>
        </w:rPr>
      </w:pPr>
      <w:r w:rsidRPr="0047631D">
        <w:rPr>
          <w:b/>
          <w:bCs/>
          <w:sz w:val="24"/>
          <w:szCs w:val="24"/>
        </w:rPr>
        <w:t>****** LIST OF ITEMS ******</w:t>
      </w:r>
    </w:p>
    <w:p w14:paraId="0455C5BA" w14:textId="77777777" w:rsidR="00E65665" w:rsidRPr="0047631D" w:rsidRDefault="00E65665" w:rsidP="00E65665">
      <w:pPr>
        <w:rPr>
          <w:b/>
          <w:bCs/>
          <w:sz w:val="24"/>
          <w:szCs w:val="24"/>
        </w:rPr>
      </w:pPr>
      <w:r w:rsidRPr="0047631D">
        <w:rPr>
          <w:b/>
          <w:bCs/>
          <w:sz w:val="24"/>
          <w:szCs w:val="24"/>
        </w:rPr>
        <w:t xml:space="preserve">Item </w:t>
      </w:r>
      <w:r w:rsidRPr="0047631D">
        <w:rPr>
          <w:b/>
          <w:bCs/>
          <w:sz w:val="24"/>
          <w:szCs w:val="24"/>
        </w:rPr>
        <w:tab/>
      </w:r>
      <w:r w:rsidRPr="0047631D">
        <w:rPr>
          <w:b/>
          <w:bCs/>
          <w:sz w:val="24"/>
          <w:szCs w:val="24"/>
        </w:rPr>
        <w:tab/>
      </w:r>
      <w:r w:rsidRPr="0047631D">
        <w:rPr>
          <w:b/>
          <w:bCs/>
          <w:sz w:val="24"/>
          <w:szCs w:val="24"/>
        </w:rPr>
        <w:tab/>
        <w:t xml:space="preserve">Price (Rs.) </w:t>
      </w:r>
      <w:r w:rsidRPr="0047631D">
        <w:rPr>
          <w:b/>
          <w:bCs/>
          <w:sz w:val="24"/>
          <w:szCs w:val="24"/>
        </w:rPr>
        <w:tab/>
      </w:r>
      <w:r w:rsidRPr="0047631D">
        <w:rPr>
          <w:b/>
          <w:bCs/>
          <w:sz w:val="24"/>
          <w:szCs w:val="24"/>
        </w:rPr>
        <w:tab/>
        <w:t>Total (Rs.)</w:t>
      </w:r>
    </w:p>
    <w:p w14:paraId="698F326E" w14:textId="77777777" w:rsidR="00E65665" w:rsidRPr="0047631D" w:rsidRDefault="00E65665" w:rsidP="00E65665">
      <w:pPr>
        <w:rPr>
          <w:b/>
          <w:bCs/>
          <w:sz w:val="24"/>
          <w:szCs w:val="24"/>
        </w:rPr>
      </w:pPr>
      <w:r w:rsidRPr="0047631D">
        <w:rPr>
          <w:b/>
          <w:bCs/>
          <w:sz w:val="24"/>
          <w:szCs w:val="24"/>
        </w:rPr>
        <w:t xml:space="preserve">Pen </w:t>
      </w:r>
      <w:r w:rsidRPr="0047631D">
        <w:rPr>
          <w:b/>
          <w:bCs/>
          <w:sz w:val="24"/>
          <w:szCs w:val="24"/>
        </w:rPr>
        <w:tab/>
      </w:r>
      <w:r w:rsidRPr="0047631D">
        <w:rPr>
          <w:b/>
          <w:bCs/>
          <w:sz w:val="24"/>
          <w:szCs w:val="24"/>
        </w:rPr>
        <w:tab/>
      </w:r>
      <w:r w:rsidRPr="0047631D">
        <w:rPr>
          <w:b/>
          <w:bCs/>
          <w:sz w:val="24"/>
          <w:szCs w:val="24"/>
        </w:rPr>
        <w:tab/>
        <w:t xml:space="preserve">10 </w:t>
      </w:r>
      <w:r w:rsidRPr="0047631D">
        <w:rPr>
          <w:b/>
          <w:bCs/>
          <w:sz w:val="24"/>
          <w:szCs w:val="24"/>
        </w:rPr>
        <w:tab/>
      </w:r>
      <w:r w:rsidRPr="0047631D">
        <w:rPr>
          <w:b/>
          <w:bCs/>
          <w:sz w:val="24"/>
          <w:szCs w:val="24"/>
        </w:rPr>
        <w:tab/>
      </w:r>
      <w:r w:rsidRPr="0047631D">
        <w:rPr>
          <w:b/>
          <w:bCs/>
          <w:sz w:val="24"/>
          <w:szCs w:val="24"/>
        </w:rPr>
        <w:tab/>
        <w:t>20</w:t>
      </w:r>
    </w:p>
    <w:p w14:paraId="358E9934" w14:textId="77777777" w:rsidR="00E65665" w:rsidRPr="0047631D" w:rsidRDefault="00E65665" w:rsidP="00E65665">
      <w:pPr>
        <w:rPr>
          <w:b/>
          <w:bCs/>
          <w:sz w:val="24"/>
          <w:szCs w:val="24"/>
        </w:rPr>
      </w:pPr>
      <w:r w:rsidRPr="0047631D">
        <w:rPr>
          <w:b/>
          <w:bCs/>
          <w:sz w:val="24"/>
          <w:szCs w:val="24"/>
        </w:rPr>
        <w:t>Pencil</w:t>
      </w:r>
      <w:r w:rsidRPr="0047631D">
        <w:rPr>
          <w:b/>
          <w:bCs/>
          <w:sz w:val="24"/>
          <w:szCs w:val="24"/>
        </w:rPr>
        <w:tab/>
      </w:r>
      <w:r w:rsidRPr="0047631D">
        <w:rPr>
          <w:b/>
          <w:bCs/>
          <w:sz w:val="24"/>
          <w:szCs w:val="24"/>
        </w:rPr>
        <w:tab/>
      </w:r>
      <w:r w:rsidRPr="0047631D">
        <w:rPr>
          <w:b/>
          <w:bCs/>
          <w:sz w:val="24"/>
          <w:szCs w:val="24"/>
        </w:rPr>
        <w:tab/>
        <w:t xml:space="preserve"> 5 </w:t>
      </w:r>
      <w:r w:rsidRPr="0047631D">
        <w:rPr>
          <w:b/>
          <w:bCs/>
          <w:sz w:val="24"/>
          <w:szCs w:val="24"/>
        </w:rPr>
        <w:tab/>
      </w:r>
      <w:r w:rsidRPr="0047631D">
        <w:rPr>
          <w:b/>
          <w:bCs/>
          <w:sz w:val="24"/>
          <w:szCs w:val="24"/>
        </w:rPr>
        <w:tab/>
      </w:r>
      <w:r w:rsidRPr="0047631D">
        <w:rPr>
          <w:b/>
          <w:bCs/>
          <w:sz w:val="24"/>
          <w:szCs w:val="24"/>
        </w:rPr>
        <w:tab/>
        <w:t>15</w:t>
      </w:r>
    </w:p>
    <w:p w14:paraId="3A98214E" w14:textId="77777777" w:rsidR="00E65665" w:rsidRPr="0047631D" w:rsidRDefault="00E65665" w:rsidP="00E65665">
      <w:pPr>
        <w:rPr>
          <w:b/>
          <w:bCs/>
          <w:sz w:val="24"/>
          <w:szCs w:val="24"/>
        </w:rPr>
      </w:pPr>
      <w:r w:rsidRPr="0047631D">
        <w:rPr>
          <w:b/>
          <w:bCs/>
          <w:sz w:val="24"/>
          <w:szCs w:val="24"/>
        </w:rPr>
        <w:t>Sharpener</w:t>
      </w:r>
      <w:r w:rsidRPr="0047631D">
        <w:rPr>
          <w:b/>
          <w:bCs/>
          <w:sz w:val="24"/>
          <w:szCs w:val="24"/>
        </w:rPr>
        <w:tab/>
      </w:r>
      <w:r w:rsidRPr="0047631D">
        <w:rPr>
          <w:b/>
          <w:bCs/>
          <w:sz w:val="24"/>
          <w:szCs w:val="24"/>
        </w:rPr>
        <w:tab/>
        <w:t xml:space="preserve"> 2 </w:t>
      </w:r>
      <w:r w:rsidRPr="0047631D">
        <w:rPr>
          <w:b/>
          <w:bCs/>
          <w:sz w:val="24"/>
          <w:szCs w:val="24"/>
        </w:rPr>
        <w:tab/>
      </w:r>
      <w:r w:rsidRPr="0047631D">
        <w:rPr>
          <w:b/>
          <w:bCs/>
          <w:sz w:val="24"/>
          <w:szCs w:val="24"/>
        </w:rPr>
        <w:tab/>
      </w:r>
      <w:r w:rsidRPr="0047631D">
        <w:rPr>
          <w:b/>
          <w:bCs/>
          <w:sz w:val="24"/>
          <w:szCs w:val="24"/>
        </w:rPr>
        <w:tab/>
        <w:t>2</w:t>
      </w:r>
    </w:p>
    <w:p w14:paraId="62E8BD64" w14:textId="15B6A310" w:rsidR="00E65665" w:rsidRPr="0047631D" w:rsidRDefault="00E65665" w:rsidP="00E65665">
      <w:pPr>
        <w:rPr>
          <w:b/>
          <w:bCs/>
          <w:sz w:val="24"/>
          <w:szCs w:val="24"/>
        </w:rPr>
      </w:pPr>
      <w:r w:rsidRPr="0047631D">
        <w:rPr>
          <w:b/>
          <w:bCs/>
          <w:sz w:val="24"/>
          <w:szCs w:val="24"/>
        </w:rPr>
        <w:t>Grand Total (Rs.)</w:t>
      </w:r>
      <w:r w:rsidRPr="0047631D">
        <w:rPr>
          <w:b/>
          <w:bCs/>
          <w:sz w:val="24"/>
          <w:szCs w:val="24"/>
        </w:rPr>
        <w:tab/>
        <w:t xml:space="preserve"> 17 </w:t>
      </w:r>
      <w:r w:rsidRPr="0047631D">
        <w:rPr>
          <w:b/>
          <w:bCs/>
          <w:sz w:val="24"/>
          <w:szCs w:val="24"/>
        </w:rPr>
        <w:tab/>
      </w:r>
      <w:r w:rsidRPr="0047631D">
        <w:rPr>
          <w:b/>
          <w:bCs/>
          <w:sz w:val="24"/>
          <w:szCs w:val="24"/>
        </w:rPr>
        <w:tab/>
      </w:r>
      <w:r w:rsidRPr="0047631D">
        <w:rPr>
          <w:b/>
          <w:bCs/>
          <w:sz w:val="24"/>
          <w:szCs w:val="24"/>
        </w:rPr>
        <w:tab/>
        <w:t>37</w:t>
      </w:r>
    </w:p>
    <w:p w14:paraId="1A9A4859" w14:textId="77777777" w:rsidR="00E65665" w:rsidRPr="00E65665" w:rsidRDefault="00E65665" w:rsidP="00E65665">
      <w:pPr>
        <w:rPr>
          <w:b/>
          <w:bCs/>
          <w:sz w:val="28"/>
          <w:szCs w:val="28"/>
        </w:rPr>
      </w:pPr>
    </w:p>
    <w:p w14:paraId="68B7B7F4"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stdio.h</w:t>
      </w:r>
      <w:proofErr w:type="spellEnd"/>
      <w:r w:rsidRPr="00F27A6E">
        <w:rPr>
          <w:rFonts w:ascii="Consolas" w:eastAsia="Times New Roman" w:hAnsi="Consolas" w:cs="Times New Roman"/>
          <w:color w:val="CE9178"/>
          <w:sz w:val="24"/>
          <w:szCs w:val="24"/>
          <w:lang w:eastAsia="en-IN" w:bidi="hi-IN"/>
        </w:rPr>
        <w:t>&gt;</w:t>
      </w:r>
    </w:p>
    <w:p w14:paraId="6B18F5A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C586C0"/>
          <w:sz w:val="24"/>
          <w:szCs w:val="24"/>
          <w:lang w:eastAsia="en-IN" w:bidi="hi-IN"/>
        </w:rPr>
        <w:t>#include</w:t>
      </w:r>
      <w:r w:rsidRPr="00F27A6E">
        <w:rPr>
          <w:rFonts w:ascii="Consolas" w:eastAsia="Times New Roman" w:hAnsi="Consolas" w:cs="Times New Roman"/>
          <w:color w:val="569CD6"/>
          <w:sz w:val="24"/>
          <w:szCs w:val="24"/>
          <w:lang w:eastAsia="en-IN" w:bidi="hi-IN"/>
        </w:rPr>
        <w:t> </w:t>
      </w:r>
      <w:r w:rsidRPr="00F27A6E">
        <w:rPr>
          <w:rFonts w:ascii="Consolas" w:eastAsia="Times New Roman" w:hAnsi="Consolas" w:cs="Times New Roman"/>
          <w:color w:val="CE9178"/>
          <w:sz w:val="24"/>
          <w:szCs w:val="24"/>
          <w:lang w:eastAsia="en-IN" w:bidi="hi-IN"/>
        </w:rPr>
        <w:t>&lt;</w:t>
      </w:r>
      <w:proofErr w:type="spellStart"/>
      <w:r w:rsidRPr="00F27A6E">
        <w:rPr>
          <w:rFonts w:ascii="Consolas" w:eastAsia="Times New Roman" w:hAnsi="Consolas" w:cs="Times New Roman"/>
          <w:color w:val="CE9178"/>
          <w:sz w:val="24"/>
          <w:szCs w:val="24"/>
          <w:lang w:eastAsia="en-IN" w:bidi="hi-IN"/>
        </w:rPr>
        <w:t>math.h</w:t>
      </w:r>
      <w:proofErr w:type="spellEnd"/>
      <w:r w:rsidRPr="00F27A6E">
        <w:rPr>
          <w:rFonts w:ascii="Consolas" w:eastAsia="Times New Roman" w:hAnsi="Consolas" w:cs="Times New Roman"/>
          <w:color w:val="CE9178"/>
          <w:sz w:val="24"/>
          <w:szCs w:val="24"/>
          <w:lang w:eastAsia="en-IN" w:bidi="hi-IN"/>
        </w:rPr>
        <w:t>&gt;</w:t>
      </w:r>
    </w:p>
    <w:p w14:paraId="3795556C"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76FAE1F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569CD6"/>
          <w:sz w:val="24"/>
          <w:szCs w:val="24"/>
          <w:lang w:eastAsia="en-IN" w:bidi="hi-IN"/>
        </w:rPr>
        <w:t>int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main</w:t>
      </w:r>
      <w:r w:rsidRPr="00F27A6E">
        <w:rPr>
          <w:rFonts w:ascii="Consolas" w:eastAsia="Times New Roman" w:hAnsi="Consolas" w:cs="Times New Roman"/>
          <w:color w:val="D4D4D4"/>
          <w:sz w:val="24"/>
          <w:szCs w:val="24"/>
          <w:lang w:eastAsia="en-IN" w:bidi="hi-IN"/>
        </w:rPr>
        <w:t> ()</w:t>
      </w:r>
    </w:p>
    <w:p w14:paraId="11BC3A8B"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lastRenderedPageBreak/>
        <w:t>{</w:t>
      </w:r>
    </w:p>
    <w:p w14:paraId="7D1EB0BF"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DCDCAA"/>
          <w:sz w:val="24"/>
          <w:szCs w:val="24"/>
          <w:lang w:eastAsia="en-IN" w:bidi="hi-IN"/>
        </w:rPr>
        <w:t>printf</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price of a pen is rs 10 , a pencil is rs 5 and a sharpner is rs 2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1D6F8FD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"if we bought 2 pens , 3 pencils and 1 </w:t>
      </w:r>
      <w:proofErr w:type="spellStart"/>
      <w:r w:rsidRPr="00F27A6E">
        <w:rPr>
          <w:rFonts w:ascii="Consolas" w:eastAsia="Times New Roman" w:hAnsi="Consolas" w:cs="Times New Roman"/>
          <w:color w:val="CE9178"/>
          <w:sz w:val="24"/>
          <w:szCs w:val="24"/>
          <w:lang w:eastAsia="en-IN" w:bidi="hi-IN"/>
        </w:rPr>
        <w:t>sharpner</w:t>
      </w:r>
      <w:proofErr w:type="spellEnd"/>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p>
    <w:p w14:paraId="5BED054A"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price of 2 pens is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 </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p>
    <w:p w14:paraId="2EF0C2D9"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price of 3 pencils is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3</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w:t>
      </w:r>
    </w:p>
    <w:p w14:paraId="656FC5F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price of a </w:t>
      </w:r>
      <w:proofErr w:type="spellStart"/>
      <w:r w:rsidRPr="00F27A6E">
        <w:rPr>
          <w:rFonts w:ascii="Consolas" w:eastAsia="Times New Roman" w:hAnsi="Consolas" w:cs="Times New Roman"/>
          <w:color w:val="CE9178"/>
          <w:sz w:val="24"/>
          <w:szCs w:val="24"/>
          <w:lang w:eastAsia="en-IN" w:bidi="hi-IN"/>
        </w:rPr>
        <w:t>sharpner</w:t>
      </w:r>
      <w:proofErr w:type="spellEnd"/>
      <w:r w:rsidRPr="00F27A6E">
        <w:rPr>
          <w:rFonts w:ascii="Consolas" w:eastAsia="Times New Roman" w:hAnsi="Consolas" w:cs="Times New Roman"/>
          <w:color w:val="CE9178"/>
          <w:sz w:val="24"/>
          <w:szCs w:val="24"/>
          <w:lang w:eastAsia="en-IN" w:bidi="hi-IN"/>
        </w:rPr>
        <w:t> is :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D7BA7D"/>
          <w:sz w:val="24"/>
          <w:szCs w:val="24"/>
          <w:lang w:eastAsia="en-IN" w:bidi="hi-IN"/>
        </w:rPr>
        <w:t>\n</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1</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p>
    <w:p w14:paraId="0C09707E"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roofErr w:type="spellStart"/>
      <w:r w:rsidRPr="00F27A6E">
        <w:rPr>
          <w:rFonts w:ascii="Consolas" w:eastAsia="Times New Roman" w:hAnsi="Consolas" w:cs="Times New Roman"/>
          <w:color w:val="DCDCAA"/>
          <w:sz w:val="24"/>
          <w:szCs w:val="24"/>
          <w:lang w:eastAsia="en-IN" w:bidi="hi-IN"/>
        </w:rPr>
        <w:t>printf</w:t>
      </w:r>
      <w:proofErr w:type="spellEnd"/>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CE9178"/>
          <w:sz w:val="24"/>
          <w:szCs w:val="24"/>
          <w:lang w:eastAsia="en-IN" w:bidi="hi-IN"/>
        </w:rPr>
        <w:t>"the total price to be paid is: </w:t>
      </w:r>
      <w:r w:rsidRPr="00F27A6E">
        <w:rPr>
          <w:rFonts w:ascii="Consolas" w:eastAsia="Times New Roman" w:hAnsi="Consolas" w:cs="Times New Roman"/>
          <w:color w:val="9CDCFE"/>
          <w:sz w:val="24"/>
          <w:szCs w:val="24"/>
          <w:lang w:eastAsia="en-IN" w:bidi="hi-IN"/>
        </w:rPr>
        <w:t>%d</w:t>
      </w:r>
      <w:r w:rsidRPr="00F27A6E">
        <w:rPr>
          <w:rFonts w:ascii="Consolas" w:eastAsia="Times New Roman" w:hAnsi="Consolas" w:cs="Times New Roman"/>
          <w:color w:val="CE9178"/>
          <w:sz w:val="24"/>
          <w:szCs w:val="24"/>
          <w:lang w:eastAsia="en-IN" w:bidi="hi-IN"/>
        </w:rPr>
        <w:t>"</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10</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3</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5</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1</w:t>
      </w:r>
      <w:r w:rsidRPr="00F27A6E">
        <w:rPr>
          <w:rFonts w:ascii="Consolas" w:eastAsia="Times New Roman" w:hAnsi="Consolas" w:cs="Times New Roman"/>
          <w:color w:val="D4D4D4"/>
          <w:sz w:val="24"/>
          <w:szCs w:val="24"/>
          <w:lang w:eastAsia="en-IN" w:bidi="hi-IN"/>
        </w:rPr>
        <w:t>*</w:t>
      </w:r>
      <w:r w:rsidRPr="00F27A6E">
        <w:rPr>
          <w:rFonts w:ascii="Consolas" w:eastAsia="Times New Roman" w:hAnsi="Consolas" w:cs="Times New Roman"/>
          <w:color w:val="B5CEA8"/>
          <w:sz w:val="24"/>
          <w:szCs w:val="24"/>
          <w:lang w:eastAsia="en-IN" w:bidi="hi-IN"/>
        </w:rPr>
        <w:t>2</w:t>
      </w:r>
      <w:r w:rsidRPr="00F27A6E">
        <w:rPr>
          <w:rFonts w:ascii="Consolas" w:eastAsia="Times New Roman" w:hAnsi="Consolas" w:cs="Times New Roman"/>
          <w:color w:val="D4D4D4"/>
          <w:sz w:val="24"/>
          <w:szCs w:val="24"/>
          <w:lang w:eastAsia="en-IN" w:bidi="hi-IN"/>
        </w:rPr>
        <w:t>);</w:t>
      </w:r>
    </w:p>
    <w:p w14:paraId="612D3F4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p>
    <w:p w14:paraId="1FE08445"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C586C0"/>
          <w:sz w:val="24"/>
          <w:szCs w:val="24"/>
          <w:lang w:eastAsia="en-IN" w:bidi="hi-IN"/>
        </w:rPr>
        <w:t>return</w:t>
      </w:r>
      <w:r w:rsidRPr="00F27A6E">
        <w:rPr>
          <w:rFonts w:ascii="Consolas" w:eastAsia="Times New Roman" w:hAnsi="Consolas" w:cs="Times New Roman"/>
          <w:color w:val="D4D4D4"/>
          <w:sz w:val="24"/>
          <w:szCs w:val="24"/>
          <w:lang w:eastAsia="en-IN" w:bidi="hi-IN"/>
        </w:rPr>
        <w:t> </w:t>
      </w:r>
      <w:r w:rsidRPr="00F27A6E">
        <w:rPr>
          <w:rFonts w:ascii="Consolas" w:eastAsia="Times New Roman" w:hAnsi="Consolas" w:cs="Times New Roman"/>
          <w:color w:val="B5CEA8"/>
          <w:sz w:val="24"/>
          <w:szCs w:val="24"/>
          <w:lang w:eastAsia="en-IN" w:bidi="hi-IN"/>
        </w:rPr>
        <w:t>0</w:t>
      </w:r>
      <w:r w:rsidRPr="00F27A6E">
        <w:rPr>
          <w:rFonts w:ascii="Consolas" w:eastAsia="Times New Roman" w:hAnsi="Consolas" w:cs="Times New Roman"/>
          <w:color w:val="D4D4D4"/>
          <w:sz w:val="24"/>
          <w:szCs w:val="24"/>
          <w:lang w:eastAsia="en-IN" w:bidi="hi-IN"/>
        </w:rPr>
        <w:t>;</w:t>
      </w:r>
    </w:p>
    <w:p w14:paraId="033F14E0"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r w:rsidRPr="00F27A6E">
        <w:rPr>
          <w:rFonts w:ascii="Consolas" w:eastAsia="Times New Roman" w:hAnsi="Consolas" w:cs="Times New Roman"/>
          <w:color w:val="D4D4D4"/>
          <w:sz w:val="24"/>
          <w:szCs w:val="24"/>
          <w:lang w:eastAsia="en-IN" w:bidi="hi-IN"/>
        </w:rPr>
        <w:t>}</w:t>
      </w:r>
    </w:p>
    <w:p w14:paraId="261085A1" w14:textId="77777777" w:rsidR="00F27A6E" w:rsidRPr="00F27A6E" w:rsidRDefault="00F27A6E" w:rsidP="00F27A6E">
      <w:pPr>
        <w:shd w:val="clear" w:color="auto" w:fill="1E1E1E"/>
        <w:spacing w:after="0" w:line="330" w:lineRule="atLeast"/>
        <w:rPr>
          <w:rFonts w:ascii="Consolas" w:eastAsia="Times New Roman" w:hAnsi="Consolas" w:cs="Times New Roman"/>
          <w:color w:val="D4D4D4"/>
          <w:sz w:val="24"/>
          <w:szCs w:val="24"/>
          <w:lang w:eastAsia="en-IN" w:bidi="hi-IN"/>
        </w:rPr>
      </w:pPr>
    </w:p>
    <w:p w14:paraId="56526090" w14:textId="452282DD" w:rsidR="00E65665" w:rsidRDefault="00E65665" w:rsidP="00E65665">
      <w:pPr>
        <w:rPr>
          <w:sz w:val="28"/>
          <w:szCs w:val="28"/>
        </w:rPr>
      </w:pPr>
      <w:r>
        <w:rPr>
          <w:noProof/>
          <w:sz w:val="28"/>
          <w:szCs w:val="28"/>
        </w:rPr>
        <w:drawing>
          <wp:inline distT="0" distB="0" distL="0" distR="0" wp14:anchorId="0E803AEC" wp14:editId="34FE2BDD">
            <wp:extent cx="5730240" cy="17754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775460"/>
                    </a:xfrm>
                    <a:prstGeom prst="rect">
                      <a:avLst/>
                    </a:prstGeom>
                    <a:noFill/>
                    <a:ln>
                      <a:noFill/>
                    </a:ln>
                  </pic:spPr>
                </pic:pic>
              </a:graphicData>
            </a:graphic>
          </wp:inline>
        </w:drawing>
      </w:r>
    </w:p>
    <w:p w14:paraId="50C7EEBF" w14:textId="2486E367" w:rsidR="00E65665" w:rsidRPr="0047631D" w:rsidRDefault="00E65665" w:rsidP="00E65665">
      <w:pPr>
        <w:rPr>
          <w:b/>
          <w:bCs/>
          <w:sz w:val="24"/>
          <w:szCs w:val="24"/>
        </w:rPr>
      </w:pPr>
      <w:r w:rsidRPr="0047631D">
        <w:rPr>
          <w:b/>
          <w:bCs/>
          <w:sz w:val="24"/>
          <w:szCs w:val="24"/>
        </w:rPr>
        <w:t>3.</w:t>
      </w:r>
      <w:r w:rsidRPr="0047631D">
        <w:rPr>
          <w:b/>
          <w:bCs/>
          <w:sz w:val="24"/>
          <w:szCs w:val="24"/>
        </w:rPr>
        <w:tab/>
        <w:t>WAP which will accept two floating point numbers, assign their sum to an integer variable and then output the values of all three variables.</w:t>
      </w:r>
    </w:p>
    <w:p w14:paraId="3F7702A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stdio.h</w:t>
      </w:r>
      <w:proofErr w:type="spellEnd"/>
      <w:r w:rsidRPr="00352AE5">
        <w:rPr>
          <w:rFonts w:ascii="Consolas" w:eastAsia="Times New Roman" w:hAnsi="Consolas" w:cs="Times New Roman"/>
          <w:color w:val="CE9178"/>
          <w:sz w:val="24"/>
          <w:szCs w:val="24"/>
          <w:lang w:eastAsia="en-IN" w:bidi="hi-IN"/>
        </w:rPr>
        <w:t>&gt;</w:t>
      </w:r>
    </w:p>
    <w:p w14:paraId="53ADDEF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math.h</w:t>
      </w:r>
      <w:proofErr w:type="spellEnd"/>
      <w:r w:rsidRPr="00352AE5">
        <w:rPr>
          <w:rFonts w:ascii="Consolas" w:eastAsia="Times New Roman" w:hAnsi="Consolas" w:cs="Times New Roman"/>
          <w:color w:val="CE9178"/>
          <w:sz w:val="24"/>
          <w:szCs w:val="24"/>
          <w:lang w:eastAsia="en-IN" w:bidi="hi-IN"/>
        </w:rPr>
        <w:t>&gt;</w:t>
      </w:r>
    </w:p>
    <w:p w14:paraId="505088B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C98E70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 ()</w:t>
      </w:r>
    </w:p>
    <w:p w14:paraId="50E3297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35BAB01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v1,v2;</w:t>
      </w:r>
    </w:p>
    <w:p w14:paraId="560257D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sum;</w:t>
      </w:r>
    </w:p>
    <w:p w14:paraId="32F0CC1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first floating point no.:</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AD35BC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,&amp;v1);</w:t>
      </w:r>
    </w:p>
    <w:p w14:paraId="7975136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second floating point no.:</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B7600A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,&amp;v2);</w:t>
      </w:r>
    </w:p>
    <w:p w14:paraId="1904D7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sum=v1+v2;</w:t>
      </w:r>
    </w:p>
    <w:p w14:paraId="69D6821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sum of the floating no.s in intergers is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sum);</w:t>
      </w:r>
    </w:p>
    <w:p w14:paraId="654ACC2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first number you entered :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v1);</w:t>
      </w:r>
    </w:p>
    <w:p w14:paraId="01860B4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second no. you entered  :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,v2);</w:t>
      </w:r>
    </w:p>
    <w:p w14:paraId="0E6B248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3F64BC9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16A49E2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lastRenderedPageBreak/>
        <w:t>}</w:t>
      </w:r>
    </w:p>
    <w:p w14:paraId="4454087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408C5A96" w14:textId="3FD2879A" w:rsidR="00E65665" w:rsidRPr="00E65665" w:rsidRDefault="00E65665" w:rsidP="00E65665">
      <w:pPr>
        <w:rPr>
          <w:sz w:val="28"/>
          <w:szCs w:val="28"/>
        </w:rPr>
      </w:pPr>
      <w:r>
        <w:rPr>
          <w:noProof/>
          <w:sz w:val="28"/>
          <w:szCs w:val="28"/>
        </w:rPr>
        <w:drawing>
          <wp:inline distT="0" distB="0" distL="0" distR="0" wp14:anchorId="09CB0AE3" wp14:editId="40FCDDB7">
            <wp:extent cx="4983480" cy="23698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2369820"/>
                    </a:xfrm>
                    <a:prstGeom prst="rect">
                      <a:avLst/>
                    </a:prstGeom>
                    <a:noFill/>
                    <a:ln>
                      <a:noFill/>
                    </a:ln>
                  </pic:spPr>
                </pic:pic>
              </a:graphicData>
            </a:graphic>
          </wp:inline>
        </w:drawing>
      </w:r>
    </w:p>
    <w:p w14:paraId="211EF3B9" w14:textId="2E1100BF" w:rsidR="00E65665" w:rsidRPr="0047631D" w:rsidRDefault="00E65665" w:rsidP="00E65665">
      <w:pPr>
        <w:rPr>
          <w:b/>
          <w:bCs/>
          <w:sz w:val="24"/>
          <w:szCs w:val="24"/>
        </w:rPr>
      </w:pPr>
      <w:r w:rsidRPr="0047631D">
        <w:rPr>
          <w:b/>
          <w:bCs/>
          <w:sz w:val="24"/>
          <w:szCs w:val="24"/>
        </w:rPr>
        <w:t>4.</w:t>
      </w:r>
      <w:r w:rsidRPr="0047631D">
        <w:rPr>
          <w:b/>
          <w:bCs/>
          <w:sz w:val="24"/>
          <w:szCs w:val="24"/>
        </w:rPr>
        <w:tab/>
        <w:t xml:space="preserve"> Extend the Q8 for three variables a, b, and c such that a holds the value of c, b holds the value of a, and c holds the value of b using and without using a third variable.</w:t>
      </w:r>
    </w:p>
    <w:p w14:paraId="5D565C14" w14:textId="113F7DE8" w:rsidR="00E65665" w:rsidRDefault="005813F3" w:rsidP="00E65665">
      <w:r>
        <w:t>4a</w:t>
      </w:r>
    </w:p>
    <w:p w14:paraId="49705DA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stdio.h</w:t>
      </w:r>
      <w:proofErr w:type="spellEnd"/>
      <w:r w:rsidRPr="00352AE5">
        <w:rPr>
          <w:rFonts w:ascii="Consolas" w:eastAsia="Times New Roman" w:hAnsi="Consolas" w:cs="Times New Roman"/>
          <w:color w:val="CE9178"/>
          <w:sz w:val="24"/>
          <w:szCs w:val="24"/>
          <w:lang w:eastAsia="en-IN" w:bidi="hi-IN"/>
        </w:rPr>
        <w:t>&gt;</w:t>
      </w:r>
    </w:p>
    <w:p w14:paraId="76C6072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260DD03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AFAA94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7D3CB89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"/*we are swaping the three variables a, b, and c</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w:t>
      </w:r>
    </w:p>
    <w:p w14:paraId="1D829B3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"such that a holds the value of c, b holds the value of a, and c holds the value of b*/"</w:t>
      </w:r>
      <w:r w:rsidRPr="00352AE5">
        <w:rPr>
          <w:rFonts w:ascii="Consolas" w:eastAsia="Times New Roman" w:hAnsi="Consolas" w:cs="Times New Roman"/>
          <w:color w:val="D4D4D4"/>
          <w:sz w:val="24"/>
          <w:szCs w:val="24"/>
          <w:lang w:eastAsia="en-IN" w:bidi="hi-IN"/>
        </w:rPr>
        <w:t>);</w:t>
      </w:r>
    </w:p>
    <w:p w14:paraId="3689CB3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enter the values of a ,b and c to be </w:t>
      </w:r>
      <w:proofErr w:type="spellStart"/>
      <w:r w:rsidRPr="00352AE5">
        <w:rPr>
          <w:rFonts w:ascii="Consolas" w:eastAsia="Times New Roman" w:hAnsi="Consolas" w:cs="Times New Roman"/>
          <w:color w:val="CE9178"/>
          <w:sz w:val="24"/>
          <w:szCs w:val="24"/>
          <w:lang w:eastAsia="en-IN" w:bidi="hi-IN"/>
        </w:rPr>
        <w:t>swaped</w:t>
      </w:r>
      <w:proofErr w:type="spellEnd"/>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F462AA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d%d%d</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21DF973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19BA1D6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1407109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6E14940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268081B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 the swaped values are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a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b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c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D4D4D4"/>
          <w:sz w:val="24"/>
          <w:szCs w:val="24"/>
          <w:lang w:eastAsia="en-IN" w:bidi="hi-IN"/>
        </w:rPr>
        <w:t>); </w:t>
      </w:r>
    </w:p>
    <w:p w14:paraId="2AFD8FA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5C7D577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F90F02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41CBA640" w14:textId="2FFC8C88" w:rsidR="005813F3" w:rsidRDefault="005813F3" w:rsidP="005813F3">
      <w:r>
        <w:rPr>
          <w:noProof/>
        </w:rPr>
        <w:lastRenderedPageBreak/>
        <w:drawing>
          <wp:inline distT="0" distB="0" distL="0" distR="0" wp14:anchorId="3A39622B" wp14:editId="22359E2E">
            <wp:extent cx="5722620" cy="195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1950720"/>
                    </a:xfrm>
                    <a:prstGeom prst="rect">
                      <a:avLst/>
                    </a:prstGeom>
                    <a:noFill/>
                    <a:ln>
                      <a:noFill/>
                    </a:ln>
                  </pic:spPr>
                </pic:pic>
              </a:graphicData>
            </a:graphic>
          </wp:inline>
        </w:drawing>
      </w:r>
    </w:p>
    <w:p w14:paraId="06A7FA7A" w14:textId="1107924B" w:rsidR="005813F3" w:rsidRDefault="005813F3" w:rsidP="005813F3">
      <w:r>
        <w:t>4b</w:t>
      </w:r>
    </w:p>
    <w:p w14:paraId="7561D4C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stdio.h</w:t>
      </w:r>
      <w:proofErr w:type="spellEnd"/>
      <w:r w:rsidRPr="00352AE5">
        <w:rPr>
          <w:rFonts w:ascii="Consolas" w:eastAsia="Times New Roman" w:hAnsi="Consolas" w:cs="Times New Roman"/>
          <w:color w:val="CE9178"/>
          <w:sz w:val="24"/>
          <w:szCs w:val="24"/>
          <w:lang w:eastAsia="en-IN" w:bidi="hi-IN"/>
        </w:rPr>
        <w:t>&gt;</w:t>
      </w:r>
    </w:p>
    <w:p w14:paraId="452C8C3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90CF7F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6191CF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31E32B2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temp</w:t>
      </w:r>
      <w:proofErr w:type="spellEnd"/>
      <w:r w:rsidRPr="00352AE5">
        <w:rPr>
          <w:rFonts w:ascii="Consolas" w:eastAsia="Times New Roman" w:hAnsi="Consolas" w:cs="Times New Roman"/>
          <w:color w:val="D4D4D4"/>
          <w:sz w:val="24"/>
          <w:szCs w:val="24"/>
          <w:lang w:eastAsia="en-IN" w:bidi="hi-IN"/>
        </w:rPr>
        <w:t>;</w:t>
      </w:r>
    </w:p>
    <w:p w14:paraId="72FACEB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"/*we are swaping the three variables a, b, and c</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w:t>
      </w:r>
    </w:p>
    <w:p w14:paraId="1AD8CC4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"such that a holds the value of c, b holds the value of a, and c holds the value of b*/"</w:t>
      </w:r>
      <w:r w:rsidRPr="00352AE5">
        <w:rPr>
          <w:rFonts w:ascii="Consolas" w:eastAsia="Times New Roman" w:hAnsi="Consolas" w:cs="Times New Roman"/>
          <w:color w:val="D4D4D4"/>
          <w:sz w:val="24"/>
          <w:szCs w:val="24"/>
          <w:lang w:eastAsia="en-IN" w:bidi="hi-IN"/>
        </w:rPr>
        <w:t>);</w:t>
      </w:r>
    </w:p>
    <w:p w14:paraId="0A2251A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w:t>
      </w:r>
      <w:proofErr w:type="spellStart"/>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enter</w:t>
      </w:r>
      <w:proofErr w:type="spellEnd"/>
      <w:r w:rsidRPr="00352AE5">
        <w:rPr>
          <w:rFonts w:ascii="Consolas" w:eastAsia="Times New Roman" w:hAnsi="Consolas" w:cs="Times New Roman"/>
          <w:color w:val="CE9178"/>
          <w:sz w:val="24"/>
          <w:szCs w:val="24"/>
          <w:lang w:eastAsia="en-IN" w:bidi="hi-IN"/>
        </w:rPr>
        <w:t> the values of a ,b and c to be </w:t>
      </w:r>
      <w:proofErr w:type="spellStart"/>
      <w:r w:rsidRPr="00352AE5">
        <w:rPr>
          <w:rFonts w:ascii="Consolas" w:eastAsia="Times New Roman" w:hAnsi="Consolas" w:cs="Times New Roman"/>
          <w:color w:val="CE9178"/>
          <w:sz w:val="24"/>
          <w:szCs w:val="24"/>
          <w:lang w:eastAsia="en-IN" w:bidi="hi-IN"/>
        </w:rPr>
        <w:t>swaped</w:t>
      </w:r>
      <w:proofErr w:type="spellEnd"/>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1A36FE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d%d%d</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c</w:t>
      </w:r>
      <w:proofErr w:type="spellEnd"/>
      <w:r w:rsidRPr="00352AE5">
        <w:rPr>
          <w:rFonts w:ascii="Consolas" w:eastAsia="Times New Roman" w:hAnsi="Consolas" w:cs="Times New Roman"/>
          <w:color w:val="D4D4D4"/>
          <w:sz w:val="24"/>
          <w:szCs w:val="24"/>
          <w:lang w:eastAsia="en-IN" w:bidi="hi-IN"/>
        </w:rPr>
        <w:t>);</w:t>
      </w:r>
    </w:p>
    <w:p w14:paraId="5608AA8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temp</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p>
    <w:p w14:paraId="25833DC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D4D4D4"/>
          <w:sz w:val="24"/>
          <w:szCs w:val="24"/>
          <w:lang w:eastAsia="en-IN" w:bidi="hi-IN"/>
        </w:rPr>
        <w:t>;</w:t>
      </w:r>
    </w:p>
    <w:p w14:paraId="36E51C3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p>
    <w:p w14:paraId="0E780A3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temp</w:t>
      </w:r>
      <w:r w:rsidRPr="00352AE5">
        <w:rPr>
          <w:rFonts w:ascii="Consolas" w:eastAsia="Times New Roman" w:hAnsi="Consolas" w:cs="Times New Roman"/>
          <w:color w:val="D4D4D4"/>
          <w:sz w:val="24"/>
          <w:szCs w:val="24"/>
          <w:lang w:eastAsia="en-IN" w:bidi="hi-IN"/>
        </w:rPr>
        <w:t>;</w:t>
      </w:r>
    </w:p>
    <w:p w14:paraId="2E2C246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 the swaped values are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a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b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c =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a</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b</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D4D4D4"/>
          <w:sz w:val="24"/>
          <w:szCs w:val="24"/>
          <w:lang w:eastAsia="en-IN" w:bidi="hi-IN"/>
        </w:rPr>
        <w:t>); </w:t>
      </w:r>
    </w:p>
    <w:p w14:paraId="6E7DC0D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95BB2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DE6387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2F0307B" w14:textId="77777777" w:rsidR="006B329C" w:rsidRDefault="006B329C" w:rsidP="006B329C">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08C9E5AC" wp14:editId="447CB454">
            <wp:extent cx="5730240" cy="1920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5380A1BE" w14:textId="77777777" w:rsidR="006B329C" w:rsidRDefault="006B329C" w:rsidP="006B329C">
      <w:pPr>
        <w:widowControl w:val="0"/>
        <w:autoSpaceDE w:val="0"/>
        <w:autoSpaceDN w:val="0"/>
        <w:adjustRightInd w:val="0"/>
        <w:spacing w:after="200" w:line="276" w:lineRule="auto"/>
        <w:rPr>
          <w:rFonts w:ascii="Calibri" w:hAnsi="Calibri" w:cs="Calibri"/>
          <w:lang w:val="en"/>
        </w:rPr>
      </w:pPr>
    </w:p>
    <w:p w14:paraId="6A83FB78" w14:textId="77777777" w:rsidR="005813F3" w:rsidRPr="0047631D" w:rsidRDefault="005813F3" w:rsidP="005813F3"/>
    <w:p w14:paraId="3B78CDFC" w14:textId="3AE63B99" w:rsidR="00E65665" w:rsidRPr="0047631D" w:rsidRDefault="00E65665" w:rsidP="00E65665">
      <w:pPr>
        <w:rPr>
          <w:b/>
          <w:bCs/>
          <w:sz w:val="24"/>
          <w:szCs w:val="24"/>
        </w:rPr>
      </w:pPr>
      <w:r w:rsidRPr="0047631D">
        <w:rPr>
          <w:b/>
          <w:bCs/>
          <w:sz w:val="24"/>
          <w:szCs w:val="24"/>
        </w:rPr>
        <w:t>5.</w:t>
      </w:r>
      <w:r w:rsidRPr="0047631D">
        <w:rPr>
          <w:b/>
          <w:bCs/>
          <w:sz w:val="24"/>
          <w:szCs w:val="24"/>
        </w:rPr>
        <w:tab/>
        <w:t xml:space="preserve">Area (A) of a triangle is given by the formula A= √(s(s-a)(s-b)(s-c))   Where a, b and c are sides of the triangle and 2s = a + b + c. </w:t>
      </w:r>
    </w:p>
    <w:p w14:paraId="58033006" w14:textId="55174A0D" w:rsidR="00E65665" w:rsidRPr="0047631D" w:rsidRDefault="00E65665" w:rsidP="00E65665">
      <w:pPr>
        <w:rPr>
          <w:b/>
          <w:bCs/>
          <w:sz w:val="24"/>
          <w:szCs w:val="24"/>
        </w:rPr>
      </w:pPr>
      <w:r w:rsidRPr="0047631D">
        <w:rPr>
          <w:b/>
          <w:bCs/>
          <w:sz w:val="24"/>
          <w:szCs w:val="24"/>
        </w:rPr>
        <w:t xml:space="preserve">WAP to compute the area of the triangle given the values of a, b and c (Take value of </w:t>
      </w:r>
      <w:proofErr w:type="spellStart"/>
      <w:r w:rsidRPr="0047631D">
        <w:rPr>
          <w:b/>
          <w:bCs/>
          <w:sz w:val="24"/>
          <w:szCs w:val="24"/>
        </w:rPr>
        <w:t>a,b,c</w:t>
      </w:r>
      <w:proofErr w:type="spellEnd"/>
      <w:r w:rsidRPr="0047631D">
        <w:rPr>
          <w:b/>
          <w:bCs/>
          <w:sz w:val="24"/>
          <w:szCs w:val="24"/>
        </w:rPr>
        <w:t xml:space="preserve"> input from the user).</w:t>
      </w:r>
    </w:p>
    <w:p w14:paraId="13E8A39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stdio.h</w:t>
      </w:r>
      <w:proofErr w:type="spellEnd"/>
      <w:r w:rsidRPr="00352AE5">
        <w:rPr>
          <w:rFonts w:ascii="Consolas" w:eastAsia="Times New Roman" w:hAnsi="Consolas" w:cs="Times New Roman"/>
          <w:color w:val="CE9178"/>
          <w:sz w:val="24"/>
          <w:szCs w:val="24"/>
          <w:lang w:eastAsia="en-IN" w:bidi="hi-IN"/>
        </w:rPr>
        <w:t>&gt;</w:t>
      </w:r>
    </w:p>
    <w:p w14:paraId="5ED884A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math.h</w:t>
      </w:r>
      <w:proofErr w:type="spellEnd"/>
      <w:r w:rsidRPr="00352AE5">
        <w:rPr>
          <w:rFonts w:ascii="Consolas" w:eastAsia="Times New Roman" w:hAnsi="Consolas" w:cs="Times New Roman"/>
          <w:color w:val="CE9178"/>
          <w:sz w:val="24"/>
          <w:szCs w:val="24"/>
          <w:lang w:eastAsia="en-IN" w:bidi="hi-IN"/>
        </w:rPr>
        <w:t>&gt;</w:t>
      </w:r>
    </w:p>
    <w:p w14:paraId="3366391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3A7E35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 ()</w:t>
      </w:r>
    </w:p>
    <w:p w14:paraId="0AC97A3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E62625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a,b,c,s,area</w:t>
      </w:r>
      <w:proofErr w:type="spellEnd"/>
      <w:r w:rsidRPr="00352AE5">
        <w:rPr>
          <w:rFonts w:ascii="Consolas" w:eastAsia="Times New Roman" w:hAnsi="Consolas" w:cs="Times New Roman"/>
          <w:color w:val="D4D4D4"/>
          <w:sz w:val="24"/>
          <w:szCs w:val="24"/>
          <w:lang w:eastAsia="en-IN" w:bidi="hi-IN"/>
        </w:rPr>
        <w:t>;</w:t>
      </w:r>
    </w:p>
    <w:p w14:paraId="4F62FBE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first side: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3664FD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,&amp;a</w:t>
      </w:r>
      <w:proofErr w:type="spellEnd"/>
      <w:r w:rsidRPr="00352AE5">
        <w:rPr>
          <w:rFonts w:ascii="Consolas" w:eastAsia="Times New Roman" w:hAnsi="Consolas" w:cs="Times New Roman"/>
          <w:color w:val="D4D4D4"/>
          <w:sz w:val="24"/>
          <w:szCs w:val="24"/>
          <w:lang w:eastAsia="en-IN" w:bidi="hi-IN"/>
        </w:rPr>
        <w:t>);</w:t>
      </w:r>
    </w:p>
    <w:p w14:paraId="2711C82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second side.: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038E40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,&amp;b</w:t>
      </w:r>
      <w:proofErr w:type="spellEnd"/>
      <w:r w:rsidRPr="00352AE5">
        <w:rPr>
          <w:rFonts w:ascii="Consolas" w:eastAsia="Times New Roman" w:hAnsi="Consolas" w:cs="Times New Roman"/>
          <w:color w:val="D4D4D4"/>
          <w:sz w:val="24"/>
          <w:szCs w:val="24"/>
          <w:lang w:eastAsia="en-IN" w:bidi="hi-IN"/>
        </w:rPr>
        <w:t>);</w:t>
      </w:r>
    </w:p>
    <w:p w14:paraId="5190A22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third side.: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4AA9D0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,&amp;c</w:t>
      </w:r>
      <w:proofErr w:type="spellEnd"/>
      <w:r w:rsidRPr="00352AE5">
        <w:rPr>
          <w:rFonts w:ascii="Consolas" w:eastAsia="Times New Roman" w:hAnsi="Consolas" w:cs="Times New Roman"/>
          <w:color w:val="D4D4D4"/>
          <w:sz w:val="24"/>
          <w:szCs w:val="24"/>
          <w:lang w:eastAsia="en-IN" w:bidi="hi-IN"/>
        </w:rPr>
        <w:t>);</w:t>
      </w:r>
    </w:p>
    <w:p w14:paraId="1057A32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s=(</w:t>
      </w:r>
      <w:proofErr w:type="spellStart"/>
      <w:r w:rsidRPr="00352AE5">
        <w:rPr>
          <w:rFonts w:ascii="Consolas" w:eastAsia="Times New Roman" w:hAnsi="Consolas" w:cs="Times New Roman"/>
          <w:color w:val="D4D4D4"/>
          <w:sz w:val="24"/>
          <w:szCs w:val="24"/>
          <w:lang w:eastAsia="en-IN" w:bidi="hi-IN"/>
        </w:rPr>
        <w:t>a+b+c</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p>
    <w:p w14:paraId="0D1A3E0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area = </w:t>
      </w:r>
      <w:r w:rsidRPr="00352AE5">
        <w:rPr>
          <w:rFonts w:ascii="Consolas" w:eastAsia="Times New Roman" w:hAnsi="Consolas" w:cs="Times New Roman"/>
          <w:color w:val="DCDCAA"/>
          <w:sz w:val="24"/>
          <w:szCs w:val="24"/>
          <w:lang w:eastAsia="en-IN" w:bidi="hi-IN"/>
        </w:rPr>
        <w:t>sqrt</w:t>
      </w:r>
      <w:r w:rsidRPr="00352AE5">
        <w:rPr>
          <w:rFonts w:ascii="Consolas" w:eastAsia="Times New Roman" w:hAnsi="Consolas" w:cs="Times New Roman"/>
          <w:color w:val="D4D4D4"/>
          <w:sz w:val="24"/>
          <w:szCs w:val="24"/>
          <w:lang w:eastAsia="en-IN" w:bidi="hi-IN"/>
        </w:rPr>
        <w:t>(s*(s-a)*(s-b)*(s-c));</w:t>
      </w:r>
    </w:p>
    <w:p w14:paraId="42CA2A8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area of the triangle  is :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area);</w:t>
      </w:r>
    </w:p>
    <w:p w14:paraId="60CE0EF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5C2069E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28C874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42EBB5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C388A2C" w14:textId="7F1EC0DF" w:rsidR="00E65665" w:rsidRDefault="00E65665" w:rsidP="00E65665">
      <w:pPr>
        <w:rPr>
          <w:sz w:val="28"/>
          <w:szCs w:val="28"/>
        </w:rPr>
      </w:pPr>
      <w:r>
        <w:rPr>
          <w:noProof/>
          <w:sz w:val="28"/>
          <w:szCs w:val="28"/>
        </w:rPr>
        <w:drawing>
          <wp:inline distT="0" distB="0" distL="0" distR="0" wp14:anchorId="039031A4" wp14:editId="4DCD0C7C">
            <wp:extent cx="4107180" cy="23698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7180" cy="2369820"/>
                    </a:xfrm>
                    <a:prstGeom prst="rect">
                      <a:avLst/>
                    </a:prstGeom>
                    <a:noFill/>
                    <a:ln>
                      <a:noFill/>
                    </a:ln>
                  </pic:spPr>
                </pic:pic>
              </a:graphicData>
            </a:graphic>
          </wp:inline>
        </w:drawing>
      </w:r>
    </w:p>
    <w:p w14:paraId="59DA1A5B" w14:textId="1F31EBE7" w:rsidR="006B329C" w:rsidRDefault="006B329C" w:rsidP="00E65665">
      <w:pPr>
        <w:rPr>
          <w:sz w:val="28"/>
          <w:szCs w:val="28"/>
        </w:rPr>
      </w:pPr>
    </w:p>
    <w:p w14:paraId="5933C466" w14:textId="2AF517FE" w:rsidR="006B329C" w:rsidRPr="006B329C" w:rsidRDefault="006B329C" w:rsidP="006B329C">
      <w:pPr>
        <w:jc w:val="center"/>
        <w:rPr>
          <w:b/>
          <w:bCs/>
          <w:sz w:val="40"/>
          <w:szCs w:val="40"/>
          <w:u w:val="single"/>
        </w:rPr>
      </w:pPr>
      <w:r w:rsidRPr="006B329C">
        <w:rPr>
          <w:b/>
          <w:bCs/>
          <w:sz w:val="40"/>
          <w:szCs w:val="40"/>
          <w:u w:val="single"/>
        </w:rPr>
        <w:t>CP ASSIGNMENT – 2</w:t>
      </w:r>
    </w:p>
    <w:p w14:paraId="64A916D6" w14:textId="61288338" w:rsidR="006B329C" w:rsidRDefault="006B329C" w:rsidP="006B329C">
      <w:pPr>
        <w:rPr>
          <w:b/>
          <w:bCs/>
          <w:sz w:val="24"/>
          <w:szCs w:val="24"/>
        </w:rPr>
      </w:pPr>
      <w:r w:rsidRPr="006B329C">
        <w:rPr>
          <w:b/>
          <w:bCs/>
          <w:sz w:val="24"/>
          <w:szCs w:val="24"/>
        </w:rPr>
        <w:t>1. Write a C program to check whether a number is ODD or EVEN, using if else and switch.</w:t>
      </w:r>
    </w:p>
    <w:p w14:paraId="6A3EEBBC" w14:textId="31EDE734" w:rsidR="006B329C" w:rsidRPr="007439E3" w:rsidRDefault="007439E3" w:rsidP="006B329C">
      <w:r w:rsidRPr="007439E3">
        <w:lastRenderedPageBreak/>
        <w:t>1a</w:t>
      </w:r>
    </w:p>
    <w:p w14:paraId="4FB7635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496B18C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CA2AD7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77E65F6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5BE7388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507076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value to check if it is odd or even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5895AB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01697DE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((num%</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470F46C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number is even!</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01B2DE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1DBD455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value is odd!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11A2AE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3ED4D1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21B25AE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5255E0B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9754C5C" w14:textId="4B6850E6" w:rsidR="007439E3" w:rsidRDefault="007439E3" w:rsidP="007439E3">
      <w:r>
        <w:rPr>
          <w:noProof/>
        </w:rPr>
        <w:drawing>
          <wp:inline distT="0" distB="0" distL="0" distR="0" wp14:anchorId="777D8C00" wp14:editId="3B2F83F2">
            <wp:extent cx="4343400" cy="2064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7BF46AE8" w14:textId="5327B432" w:rsidR="007E2929" w:rsidRDefault="007E2929" w:rsidP="007439E3">
      <w:r>
        <w:t>1b</w:t>
      </w:r>
    </w:p>
    <w:p w14:paraId="5644DBD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2AB3D76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05A3DC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310145E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18E3686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num,t</w:t>
      </w:r>
      <w:proofErr w:type="spellEnd"/>
      <w:r w:rsidRPr="00352AE5">
        <w:rPr>
          <w:rFonts w:ascii="Consolas" w:eastAsia="Times New Roman" w:hAnsi="Consolas" w:cs="Times New Roman"/>
          <w:color w:val="D4D4D4"/>
          <w:sz w:val="24"/>
          <w:szCs w:val="24"/>
          <w:lang w:eastAsia="en-IN" w:bidi="hi-IN"/>
        </w:rPr>
        <w:t>;</w:t>
      </w:r>
    </w:p>
    <w:p w14:paraId="6728840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value to check if it is odd or even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85D766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54951FC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(num%</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)?(t=</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77F193A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switch</w:t>
      </w:r>
      <w:r w:rsidRPr="00352AE5">
        <w:rPr>
          <w:rFonts w:ascii="Consolas" w:eastAsia="Times New Roman" w:hAnsi="Consolas" w:cs="Times New Roman"/>
          <w:color w:val="D4D4D4"/>
          <w:sz w:val="24"/>
          <w:szCs w:val="24"/>
          <w:lang w:eastAsia="en-IN" w:bidi="hi-IN"/>
        </w:rPr>
        <w:t>(t)</w:t>
      </w:r>
    </w:p>
    <w:p w14:paraId="09BB210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AEEC09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number is odd!"</w:t>
      </w:r>
      <w:r w:rsidRPr="00352AE5">
        <w:rPr>
          <w:rFonts w:ascii="Consolas" w:eastAsia="Times New Roman" w:hAnsi="Consolas" w:cs="Times New Roman"/>
          <w:color w:val="D4D4D4"/>
          <w:sz w:val="24"/>
          <w:szCs w:val="24"/>
          <w:lang w:eastAsia="en-IN" w:bidi="hi-IN"/>
        </w:rPr>
        <w:t>);</w:t>
      </w:r>
    </w:p>
    <w:p w14:paraId="6460344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9C281B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value is even!"</w:t>
      </w:r>
      <w:r w:rsidRPr="00352AE5">
        <w:rPr>
          <w:rFonts w:ascii="Consolas" w:eastAsia="Times New Roman" w:hAnsi="Consolas" w:cs="Times New Roman"/>
          <w:color w:val="D4D4D4"/>
          <w:sz w:val="24"/>
          <w:szCs w:val="24"/>
          <w:lang w:eastAsia="en-IN" w:bidi="hi-IN"/>
        </w:rPr>
        <w:t>);</w:t>
      </w:r>
    </w:p>
    <w:p w14:paraId="15F69E2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311ED84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lastRenderedPageBreak/>
        <w:t>    }</w:t>
      </w:r>
    </w:p>
    <w:p w14:paraId="075BCA8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77643E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3F172BF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6FD732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1F62978" w14:textId="2470027B" w:rsidR="007E2929" w:rsidRDefault="007E2929" w:rsidP="007E2929">
      <w:r>
        <w:rPr>
          <w:noProof/>
        </w:rPr>
        <w:drawing>
          <wp:inline distT="0" distB="0" distL="0" distR="0" wp14:anchorId="2554A2EC" wp14:editId="401828ED">
            <wp:extent cx="4738370" cy="1731645"/>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8370" cy="1731645"/>
                    </a:xfrm>
                    <a:prstGeom prst="rect">
                      <a:avLst/>
                    </a:prstGeom>
                    <a:noFill/>
                    <a:ln>
                      <a:noFill/>
                    </a:ln>
                  </pic:spPr>
                </pic:pic>
              </a:graphicData>
            </a:graphic>
          </wp:inline>
        </w:drawing>
      </w:r>
    </w:p>
    <w:p w14:paraId="71863CAD" w14:textId="0403B1EF" w:rsidR="00B10583" w:rsidRDefault="00B10583" w:rsidP="00B10583"/>
    <w:p w14:paraId="18607D6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48B869E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&lt;ctype.h&gt;</w:t>
      </w:r>
    </w:p>
    <w:p w14:paraId="65C3C2A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2100EB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5D1127D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63361F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t;</w:t>
      </w:r>
    </w:p>
    <w:p w14:paraId="2C4307C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c;</w:t>
      </w:r>
    </w:p>
    <w:p w14:paraId="228ECB5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character to check if it is vowel or consonant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B1BA53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c=</w:t>
      </w:r>
      <w:proofErr w:type="spellStart"/>
      <w:r w:rsidRPr="00352AE5">
        <w:rPr>
          <w:rFonts w:ascii="Consolas" w:eastAsia="Times New Roman" w:hAnsi="Consolas" w:cs="Times New Roman"/>
          <w:color w:val="DCDCAA"/>
          <w:sz w:val="24"/>
          <w:szCs w:val="24"/>
          <w:lang w:eastAsia="en-IN" w:bidi="hi-IN"/>
        </w:rPr>
        <w:t>getchar</w:t>
      </w:r>
      <w:proofErr w:type="spellEnd"/>
      <w:r w:rsidRPr="00352AE5">
        <w:rPr>
          <w:rFonts w:ascii="Consolas" w:eastAsia="Times New Roman" w:hAnsi="Consolas" w:cs="Times New Roman"/>
          <w:color w:val="D4D4D4"/>
          <w:sz w:val="24"/>
          <w:szCs w:val="24"/>
          <w:lang w:eastAsia="en-IN" w:bidi="hi-IN"/>
        </w:rPr>
        <w:t>();</w:t>
      </w:r>
    </w:p>
    <w:p w14:paraId="4E9E1C4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c=</w:t>
      </w:r>
      <w:proofErr w:type="spellStart"/>
      <w:r w:rsidRPr="00352AE5">
        <w:rPr>
          <w:rFonts w:ascii="Consolas" w:eastAsia="Times New Roman" w:hAnsi="Consolas" w:cs="Times New Roman"/>
          <w:color w:val="DCDCAA"/>
          <w:sz w:val="24"/>
          <w:szCs w:val="24"/>
          <w:lang w:eastAsia="en-IN" w:bidi="hi-IN"/>
        </w:rPr>
        <w:t>tolower</w:t>
      </w:r>
      <w:proofErr w:type="spellEnd"/>
      <w:r w:rsidRPr="00352AE5">
        <w:rPr>
          <w:rFonts w:ascii="Consolas" w:eastAsia="Times New Roman" w:hAnsi="Consolas" w:cs="Times New Roman"/>
          <w:color w:val="D4D4D4"/>
          <w:sz w:val="24"/>
          <w:szCs w:val="24"/>
          <w:lang w:eastAsia="en-IN" w:bidi="hi-IN"/>
        </w:rPr>
        <w:t>(c);</w:t>
      </w:r>
    </w:p>
    <w:p w14:paraId="22B0905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'a'</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'e'</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i</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'o'</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'u'</w:t>
      </w:r>
      <w:r w:rsidRPr="00352AE5">
        <w:rPr>
          <w:rFonts w:ascii="Consolas" w:eastAsia="Times New Roman" w:hAnsi="Consolas" w:cs="Times New Roman"/>
          <w:color w:val="D4D4D4"/>
          <w:sz w:val="24"/>
          <w:szCs w:val="24"/>
          <w:lang w:eastAsia="en-IN" w:bidi="hi-IN"/>
        </w:rPr>
        <w:t>)</w:t>
      </w:r>
    </w:p>
    <w:p w14:paraId="6A9E0F5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4CBEEC6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5380BC1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0CBC4B1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switch</w:t>
      </w:r>
      <w:r w:rsidRPr="00352AE5">
        <w:rPr>
          <w:rFonts w:ascii="Consolas" w:eastAsia="Times New Roman" w:hAnsi="Consolas" w:cs="Times New Roman"/>
          <w:color w:val="D4D4D4"/>
          <w:sz w:val="24"/>
          <w:szCs w:val="24"/>
          <w:lang w:eastAsia="en-IN" w:bidi="hi-IN"/>
        </w:rPr>
        <w:t>(t)</w:t>
      </w:r>
    </w:p>
    <w:p w14:paraId="2E99ACE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588B54A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character is a vowel!"</w:t>
      </w:r>
      <w:r w:rsidRPr="00352AE5">
        <w:rPr>
          <w:rFonts w:ascii="Consolas" w:eastAsia="Times New Roman" w:hAnsi="Consolas" w:cs="Times New Roman"/>
          <w:color w:val="D4D4D4"/>
          <w:sz w:val="24"/>
          <w:szCs w:val="24"/>
          <w:lang w:eastAsia="en-IN" w:bidi="hi-IN"/>
        </w:rPr>
        <w:t>);</w:t>
      </w:r>
    </w:p>
    <w:p w14:paraId="743AE3E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1246FED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character is a consonant!"</w:t>
      </w:r>
      <w:r w:rsidRPr="00352AE5">
        <w:rPr>
          <w:rFonts w:ascii="Consolas" w:eastAsia="Times New Roman" w:hAnsi="Consolas" w:cs="Times New Roman"/>
          <w:color w:val="D4D4D4"/>
          <w:sz w:val="24"/>
          <w:szCs w:val="24"/>
          <w:lang w:eastAsia="en-IN" w:bidi="hi-IN"/>
        </w:rPr>
        <w:t>);</w:t>
      </w:r>
    </w:p>
    <w:p w14:paraId="48AAA4B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57DE5E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    </w:t>
      </w:r>
    </w:p>
    <w:p w14:paraId="59EAD96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1A39E5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1CFD1EA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358CEFD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F9EFEA5" w14:textId="0E9FEE4C" w:rsidR="00B10583" w:rsidRPr="007439E3" w:rsidRDefault="00B10583" w:rsidP="00B10583">
      <w:r>
        <w:rPr>
          <w:noProof/>
        </w:rPr>
        <w:lastRenderedPageBreak/>
        <w:drawing>
          <wp:inline distT="0" distB="0" distL="0" distR="0" wp14:anchorId="47EBDC55" wp14:editId="32980FB9">
            <wp:extent cx="5257800" cy="1607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607185"/>
                    </a:xfrm>
                    <a:prstGeom prst="rect">
                      <a:avLst/>
                    </a:prstGeom>
                    <a:noFill/>
                    <a:ln>
                      <a:noFill/>
                    </a:ln>
                  </pic:spPr>
                </pic:pic>
              </a:graphicData>
            </a:graphic>
          </wp:inline>
        </w:drawing>
      </w:r>
    </w:p>
    <w:p w14:paraId="45DDF618" w14:textId="0AE676D3" w:rsidR="006B329C" w:rsidRDefault="006B329C" w:rsidP="006B329C">
      <w:pPr>
        <w:rPr>
          <w:b/>
          <w:bCs/>
          <w:sz w:val="24"/>
          <w:szCs w:val="24"/>
        </w:rPr>
      </w:pPr>
      <w:r w:rsidRPr="006B329C">
        <w:rPr>
          <w:b/>
          <w:bCs/>
          <w:sz w:val="24"/>
          <w:szCs w:val="24"/>
        </w:rPr>
        <w:t>2. WAP to check whether a character is VOWEL or CONSONANT using switch statement.</w:t>
      </w:r>
    </w:p>
    <w:p w14:paraId="3C4F650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4CE36F9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&lt;ctype.h&gt;</w:t>
      </w:r>
    </w:p>
    <w:p w14:paraId="4C3D00F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B5A1EE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2B5F64D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05AC9A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t;</w:t>
      </w:r>
    </w:p>
    <w:p w14:paraId="49BA4B6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c;</w:t>
      </w:r>
    </w:p>
    <w:p w14:paraId="0AEBDEC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character to check if it is vowel or consonant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5CF284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c=</w:t>
      </w:r>
      <w:proofErr w:type="spellStart"/>
      <w:r w:rsidRPr="00352AE5">
        <w:rPr>
          <w:rFonts w:ascii="Consolas" w:eastAsia="Times New Roman" w:hAnsi="Consolas" w:cs="Times New Roman"/>
          <w:color w:val="DCDCAA"/>
          <w:sz w:val="24"/>
          <w:szCs w:val="24"/>
          <w:lang w:eastAsia="en-IN" w:bidi="hi-IN"/>
        </w:rPr>
        <w:t>getchar</w:t>
      </w:r>
      <w:proofErr w:type="spellEnd"/>
      <w:r w:rsidRPr="00352AE5">
        <w:rPr>
          <w:rFonts w:ascii="Consolas" w:eastAsia="Times New Roman" w:hAnsi="Consolas" w:cs="Times New Roman"/>
          <w:color w:val="D4D4D4"/>
          <w:sz w:val="24"/>
          <w:szCs w:val="24"/>
          <w:lang w:eastAsia="en-IN" w:bidi="hi-IN"/>
        </w:rPr>
        <w:t>();</w:t>
      </w:r>
    </w:p>
    <w:p w14:paraId="4749026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c=</w:t>
      </w:r>
      <w:proofErr w:type="spellStart"/>
      <w:r w:rsidRPr="00352AE5">
        <w:rPr>
          <w:rFonts w:ascii="Consolas" w:eastAsia="Times New Roman" w:hAnsi="Consolas" w:cs="Times New Roman"/>
          <w:color w:val="DCDCAA"/>
          <w:sz w:val="24"/>
          <w:szCs w:val="24"/>
          <w:lang w:eastAsia="en-IN" w:bidi="hi-IN"/>
        </w:rPr>
        <w:t>tolower</w:t>
      </w:r>
      <w:proofErr w:type="spellEnd"/>
      <w:r w:rsidRPr="00352AE5">
        <w:rPr>
          <w:rFonts w:ascii="Consolas" w:eastAsia="Times New Roman" w:hAnsi="Consolas" w:cs="Times New Roman"/>
          <w:color w:val="D4D4D4"/>
          <w:sz w:val="24"/>
          <w:szCs w:val="24"/>
          <w:lang w:eastAsia="en-IN" w:bidi="hi-IN"/>
        </w:rPr>
        <w:t>(c);</w:t>
      </w:r>
    </w:p>
    <w:p w14:paraId="56EE4F1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'a'</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'e'</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i</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'o'</w:t>
      </w:r>
      <w:r w:rsidRPr="00352AE5">
        <w:rPr>
          <w:rFonts w:ascii="Consolas" w:eastAsia="Times New Roman" w:hAnsi="Consolas" w:cs="Times New Roman"/>
          <w:color w:val="D4D4D4"/>
          <w:sz w:val="24"/>
          <w:szCs w:val="24"/>
          <w:lang w:eastAsia="en-IN" w:bidi="hi-IN"/>
        </w:rPr>
        <w:t>||c==</w:t>
      </w:r>
      <w:r w:rsidRPr="00352AE5">
        <w:rPr>
          <w:rFonts w:ascii="Consolas" w:eastAsia="Times New Roman" w:hAnsi="Consolas" w:cs="Times New Roman"/>
          <w:color w:val="CE9178"/>
          <w:sz w:val="24"/>
          <w:szCs w:val="24"/>
          <w:lang w:eastAsia="en-IN" w:bidi="hi-IN"/>
        </w:rPr>
        <w:t>'u'</w:t>
      </w:r>
      <w:r w:rsidRPr="00352AE5">
        <w:rPr>
          <w:rFonts w:ascii="Consolas" w:eastAsia="Times New Roman" w:hAnsi="Consolas" w:cs="Times New Roman"/>
          <w:color w:val="D4D4D4"/>
          <w:sz w:val="24"/>
          <w:szCs w:val="24"/>
          <w:lang w:eastAsia="en-IN" w:bidi="hi-IN"/>
        </w:rPr>
        <w:t>)</w:t>
      </w:r>
    </w:p>
    <w:p w14:paraId="0F5CC9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75B56F0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4C71E91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4907E70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switch</w:t>
      </w:r>
      <w:r w:rsidRPr="00352AE5">
        <w:rPr>
          <w:rFonts w:ascii="Consolas" w:eastAsia="Times New Roman" w:hAnsi="Consolas" w:cs="Times New Roman"/>
          <w:color w:val="D4D4D4"/>
          <w:sz w:val="24"/>
          <w:szCs w:val="24"/>
          <w:lang w:eastAsia="en-IN" w:bidi="hi-IN"/>
        </w:rPr>
        <w:t>(t)</w:t>
      </w:r>
    </w:p>
    <w:p w14:paraId="4F35EE6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308960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character is a vowel!"</w:t>
      </w:r>
      <w:r w:rsidRPr="00352AE5">
        <w:rPr>
          <w:rFonts w:ascii="Consolas" w:eastAsia="Times New Roman" w:hAnsi="Consolas" w:cs="Times New Roman"/>
          <w:color w:val="D4D4D4"/>
          <w:sz w:val="24"/>
          <w:szCs w:val="24"/>
          <w:lang w:eastAsia="en-IN" w:bidi="hi-IN"/>
        </w:rPr>
        <w:t>);</w:t>
      </w:r>
    </w:p>
    <w:p w14:paraId="5B6F660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BA8EC5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the entered character is a consonant!"</w:t>
      </w:r>
      <w:r w:rsidRPr="00352AE5">
        <w:rPr>
          <w:rFonts w:ascii="Consolas" w:eastAsia="Times New Roman" w:hAnsi="Consolas" w:cs="Times New Roman"/>
          <w:color w:val="D4D4D4"/>
          <w:sz w:val="24"/>
          <w:szCs w:val="24"/>
          <w:lang w:eastAsia="en-IN" w:bidi="hi-IN"/>
        </w:rPr>
        <w:t>);</w:t>
      </w:r>
    </w:p>
    <w:p w14:paraId="7A7F6D0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0586212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    </w:t>
      </w:r>
    </w:p>
    <w:p w14:paraId="05B1870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696703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545C935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E8CB5B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6C67BFB" w14:textId="77777777" w:rsidR="00B10583" w:rsidRPr="007439E3" w:rsidRDefault="00B10583" w:rsidP="00B10583">
      <w:r>
        <w:rPr>
          <w:noProof/>
        </w:rPr>
        <w:lastRenderedPageBreak/>
        <w:drawing>
          <wp:inline distT="0" distB="0" distL="0" distR="0" wp14:anchorId="378F347C" wp14:editId="0BDD4CE5">
            <wp:extent cx="5257800" cy="1607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607185"/>
                    </a:xfrm>
                    <a:prstGeom prst="rect">
                      <a:avLst/>
                    </a:prstGeom>
                    <a:noFill/>
                    <a:ln>
                      <a:noFill/>
                    </a:ln>
                  </pic:spPr>
                </pic:pic>
              </a:graphicData>
            </a:graphic>
          </wp:inline>
        </w:drawing>
      </w:r>
    </w:p>
    <w:p w14:paraId="466922DE" w14:textId="77777777" w:rsidR="006B329C" w:rsidRPr="006B329C" w:rsidRDefault="006B329C" w:rsidP="006B329C">
      <w:pPr>
        <w:rPr>
          <w:sz w:val="24"/>
          <w:szCs w:val="24"/>
        </w:rPr>
      </w:pPr>
    </w:p>
    <w:p w14:paraId="259E079B" w14:textId="05D0A7FC" w:rsidR="006B329C" w:rsidRDefault="006B329C" w:rsidP="006B329C">
      <w:pPr>
        <w:rPr>
          <w:b/>
          <w:bCs/>
          <w:sz w:val="24"/>
          <w:szCs w:val="24"/>
        </w:rPr>
      </w:pPr>
      <w:r w:rsidRPr="006B329C">
        <w:rPr>
          <w:b/>
          <w:bCs/>
          <w:sz w:val="24"/>
          <w:szCs w:val="24"/>
        </w:rPr>
        <w:t>3. a) WAP to find the largest among three numbers using (</w:t>
      </w:r>
      <w:proofErr w:type="spellStart"/>
      <w:r w:rsidRPr="006B329C">
        <w:rPr>
          <w:b/>
          <w:bCs/>
          <w:sz w:val="24"/>
          <w:szCs w:val="24"/>
        </w:rPr>
        <w:t>i</w:t>
      </w:r>
      <w:proofErr w:type="spellEnd"/>
      <w:r w:rsidRPr="006B329C">
        <w:rPr>
          <w:b/>
          <w:bCs/>
          <w:sz w:val="24"/>
          <w:szCs w:val="24"/>
        </w:rPr>
        <w:t>) nested if statements, (ii) else if statements, (iii) conditional operator?:</w:t>
      </w:r>
    </w:p>
    <w:p w14:paraId="15E37D24" w14:textId="154FDE67" w:rsidR="006B329C" w:rsidRPr="00C824BF" w:rsidRDefault="002605E5" w:rsidP="006B329C">
      <w:r w:rsidRPr="00C824BF">
        <w:t>3(</w:t>
      </w:r>
      <w:proofErr w:type="spellStart"/>
      <w:r w:rsidRPr="00C824BF">
        <w:t>i</w:t>
      </w:r>
      <w:proofErr w:type="spellEnd"/>
      <w:r w:rsidRPr="00C824BF">
        <w:t>)</w:t>
      </w:r>
    </w:p>
    <w:p w14:paraId="04F5F15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6A37E3E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&lt;ctype.h&gt;</w:t>
      </w:r>
    </w:p>
    <w:p w14:paraId="7D2E09B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A37057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5BDAC18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23E996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a,b,c</w:t>
      </w:r>
      <w:proofErr w:type="spellEnd"/>
      <w:r w:rsidRPr="00352AE5">
        <w:rPr>
          <w:rFonts w:ascii="Consolas" w:eastAsia="Times New Roman" w:hAnsi="Consolas" w:cs="Times New Roman"/>
          <w:color w:val="D4D4D4"/>
          <w:sz w:val="24"/>
          <w:szCs w:val="24"/>
          <w:lang w:eastAsia="en-IN" w:bidi="hi-IN"/>
        </w:rPr>
        <w:t>;</w:t>
      </w:r>
    </w:p>
    <w:p w14:paraId="668FE3F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3928D1E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theree numbers to find the largest of all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E09184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d%d%d</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a,&amp;b,&amp;c</w:t>
      </w:r>
      <w:proofErr w:type="spellEnd"/>
      <w:r w:rsidRPr="00352AE5">
        <w:rPr>
          <w:rFonts w:ascii="Consolas" w:eastAsia="Times New Roman" w:hAnsi="Consolas" w:cs="Times New Roman"/>
          <w:color w:val="D4D4D4"/>
          <w:sz w:val="24"/>
          <w:szCs w:val="24"/>
          <w:lang w:eastAsia="en-IN" w:bidi="hi-IN"/>
        </w:rPr>
        <w:t>);</w:t>
      </w:r>
    </w:p>
    <w:p w14:paraId="6DF45C3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(a==b||b==c||a==c)</w:t>
      </w:r>
    </w:p>
    <w:p w14:paraId="528190E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"more than one variable have same value!"</w:t>
      </w:r>
      <w:r w:rsidRPr="00352AE5">
        <w:rPr>
          <w:rFonts w:ascii="Consolas" w:eastAsia="Times New Roman" w:hAnsi="Consolas" w:cs="Times New Roman"/>
          <w:color w:val="D4D4D4"/>
          <w:sz w:val="24"/>
          <w:szCs w:val="24"/>
          <w:lang w:eastAsia="en-IN" w:bidi="hi-IN"/>
        </w:rPr>
        <w:t>);</w:t>
      </w:r>
    </w:p>
    <w:p w14:paraId="4FA0C44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(a&gt;b)</w:t>
      </w:r>
    </w:p>
    <w:p w14:paraId="6597F51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1A2973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(a&gt;c)</w:t>
      </w:r>
    </w:p>
    <w:p w14:paraId="2590491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"a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,a);</w:t>
      </w:r>
    </w:p>
    <w:p w14:paraId="2B4FBF1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(c&gt;a)    </w:t>
      </w:r>
    </w:p>
    <w:p w14:paraId="2D6355E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"c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,c);</w:t>
      </w:r>
    </w:p>
    <w:p w14:paraId="56E3A31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5F45BD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(b&gt;a)</w:t>
      </w:r>
    </w:p>
    <w:p w14:paraId="3A74CAB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D92509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(b&gt;c)</w:t>
      </w:r>
    </w:p>
    <w:p w14:paraId="612B40F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"b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,b);</w:t>
      </w:r>
    </w:p>
    <w:p w14:paraId="536945A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(c&gt;b)    </w:t>
      </w:r>
    </w:p>
    <w:p w14:paraId="08A33C9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"c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,c);</w:t>
      </w:r>
    </w:p>
    <w:p w14:paraId="79593E6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FBC00C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A76F32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05B6B7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2E37CDC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178628A" w14:textId="3F4C45C5" w:rsidR="002605E5" w:rsidRPr="00C824BF" w:rsidRDefault="002605E5" w:rsidP="002605E5">
      <w:r w:rsidRPr="00C824BF">
        <w:rPr>
          <w:noProof/>
        </w:rPr>
        <w:drawing>
          <wp:inline distT="0" distB="0" distL="0" distR="0" wp14:anchorId="684A52C8" wp14:editId="3E2F7459">
            <wp:extent cx="4474845" cy="1628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845" cy="1628140"/>
                    </a:xfrm>
                    <a:prstGeom prst="rect">
                      <a:avLst/>
                    </a:prstGeom>
                    <a:noFill/>
                    <a:ln>
                      <a:noFill/>
                    </a:ln>
                  </pic:spPr>
                </pic:pic>
              </a:graphicData>
            </a:graphic>
          </wp:inline>
        </w:drawing>
      </w:r>
    </w:p>
    <w:p w14:paraId="6C1D5AC0" w14:textId="0DA1DD60" w:rsidR="002605E5" w:rsidRPr="00C824BF" w:rsidRDefault="002605E5" w:rsidP="002605E5">
      <w:r w:rsidRPr="00C824BF">
        <w:t>3(ii)</w:t>
      </w:r>
    </w:p>
    <w:p w14:paraId="61FFD95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2F41EEF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&lt;ctype.h&gt;</w:t>
      </w:r>
    </w:p>
    <w:p w14:paraId="0F7A60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4E5A8C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5988F97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6D6366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a,b,c</w:t>
      </w:r>
      <w:proofErr w:type="spellEnd"/>
      <w:r w:rsidRPr="00352AE5">
        <w:rPr>
          <w:rFonts w:ascii="Consolas" w:eastAsia="Times New Roman" w:hAnsi="Consolas" w:cs="Times New Roman"/>
          <w:color w:val="D4D4D4"/>
          <w:sz w:val="24"/>
          <w:szCs w:val="24"/>
          <w:lang w:eastAsia="en-IN" w:bidi="hi-IN"/>
        </w:rPr>
        <w:t>;</w:t>
      </w:r>
    </w:p>
    <w:p w14:paraId="12F1B27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5D571BF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theree numbers to find the largest of all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1D8FC8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d%d%d</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a,&amp;b,&amp;c</w:t>
      </w:r>
      <w:proofErr w:type="spellEnd"/>
      <w:r w:rsidRPr="00352AE5">
        <w:rPr>
          <w:rFonts w:ascii="Consolas" w:eastAsia="Times New Roman" w:hAnsi="Consolas" w:cs="Times New Roman"/>
          <w:color w:val="D4D4D4"/>
          <w:sz w:val="24"/>
          <w:szCs w:val="24"/>
          <w:lang w:eastAsia="en-IN" w:bidi="hi-IN"/>
        </w:rPr>
        <w:t>);</w:t>
      </w:r>
    </w:p>
    <w:p w14:paraId="2C5C44B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(a==b||b==c||a==c)</w:t>
      </w:r>
    </w:p>
    <w:p w14:paraId="6AC52EE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"more than one variable have same value!"</w:t>
      </w:r>
      <w:r w:rsidRPr="00352AE5">
        <w:rPr>
          <w:rFonts w:ascii="Consolas" w:eastAsia="Times New Roman" w:hAnsi="Consolas" w:cs="Times New Roman"/>
          <w:color w:val="D4D4D4"/>
          <w:sz w:val="24"/>
          <w:szCs w:val="24"/>
          <w:lang w:eastAsia="en-IN" w:bidi="hi-IN"/>
        </w:rPr>
        <w:t>);</w:t>
      </w:r>
    </w:p>
    <w:p w14:paraId="29A5D2A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(a&gt;b)</w:t>
      </w:r>
    </w:p>
    <w:p w14:paraId="5990008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4701D8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(a&gt;c)</w:t>
      </w:r>
    </w:p>
    <w:p w14:paraId="5C2A3EA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"a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,a);</w:t>
      </w:r>
    </w:p>
    <w:p w14:paraId="5BB3633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(c&gt;a)    </w:t>
      </w:r>
    </w:p>
    <w:p w14:paraId="0BF306B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"c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,c);</w:t>
      </w:r>
    </w:p>
    <w:p w14:paraId="0554342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A61881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(b&gt;c)</w:t>
      </w:r>
    </w:p>
    <w:p w14:paraId="5AADF47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"b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,b);</w:t>
      </w:r>
    </w:p>
    <w:p w14:paraId="5E87DEC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(c&gt;b)    </w:t>
      </w:r>
    </w:p>
    <w:p w14:paraId="1D7A73E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"c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,c);</w:t>
      </w:r>
    </w:p>
    <w:p w14:paraId="7DBE19B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0ECB04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332B1B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1AD875E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D2EE0C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9723361" w14:textId="47FC2F0B" w:rsidR="002605E5" w:rsidRPr="00C824BF" w:rsidRDefault="002605E5" w:rsidP="00C824BF">
      <w:r w:rsidRPr="00C824BF">
        <w:rPr>
          <w:noProof/>
        </w:rPr>
        <w:lastRenderedPageBreak/>
        <w:drawing>
          <wp:inline distT="0" distB="0" distL="0" distR="0" wp14:anchorId="317BC79C" wp14:editId="5BB37435">
            <wp:extent cx="4703445" cy="164846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3445" cy="1648460"/>
                    </a:xfrm>
                    <a:prstGeom prst="rect">
                      <a:avLst/>
                    </a:prstGeom>
                    <a:noFill/>
                    <a:ln>
                      <a:noFill/>
                    </a:ln>
                  </pic:spPr>
                </pic:pic>
              </a:graphicData>
            </a:graphic>
          </wp:inline>
        </w:drawing>
      </w:r>
    </w:p>
    <w:p w14:paraId="6B3E6069" w14:textId="12BF848C" w:rsidR="002605E5" w:rsidRPr="00C824BF" w:rsidRDefault="002605E5" w:rsidP="002605E5">
      <w:r w:rsidRPr="00C824BF">
        <w:t>3(iii)</w:t>
      </w:r>
    </w:p>
    <w:p w14:paraId="7098A68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2B3A599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&lt;ctype.h&gt;</w:t>
      </w:r>
    </w:p>
    <w:p w14:paraId="788CFFE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442244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 ()</w:t>
      </w:r>
    </w:p>
    <w:p w14:paraId="087665E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12F110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a, b, c;</w:t>
      </w:r>
    </w:p>
    <w:p w14:paraId="45ADEEE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"enter theree numbers to find the largest of all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CB3AD5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d%d%d</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&amp;a, &amp;b, &amp;c);</w:t>
      </w:r>
    </w:p>
    <w:p w14:paraId="540E127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 (a == b || b == c || a == c)</w:t>
      </w:r>
    </w:p>
    <w:p w14:paraId="3AE71E9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"more than one variable have same value!"</w:t>
      </w:r>
      <w:r w:rsidRPr="00352AE5">
        <w:rPr>
          <w:rFonts w:ascii="Consolas" w:eastAsia="Times New Roman" w:hAnsi="Consolas" w:cs="Times New Roman"/>
          <w:color w:val="D4D4D4"/>
          <w:sz w:val="24"/>
          <w:szCs w:val="24"/>
          <w:lang w:eastAsia="en-IN" w:bidi="hi-IN"/>
        </w:rPr>
        <w:t>);</w:t>
      </w:r>
    </w:p>
    <w:p w14:paraId="4F8E86D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(a &gt; b &amp;&amp; a &gt; c) ?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"a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 a) : </w:t>
      </w:r>
    </w:p>
    <w:p w14:paraId="29D8A29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((b &gt; a &amp;&amp; b &gt; c) ?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"b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 b) :</w:t>
      </w:r>
    </w:p>
    <w:p w14:paraId="76E2D15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"c is the largest number with value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 c));</w:t>
      </w:r>
    </w:p>
    <w:p w14:paraId="76872B2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A8EC0D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1189044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5076ABA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1D6D7B74" w14:textId="59A48CA1" w:rsidR="00C33BA4" w:rsidRPr="006B329C" w:rsidRDefault="00C33BA4" w:rsidP="00C33BA4">
      <w:pPr>
        <w:rPr>
          <w:sz w:val="24"/>
          <w:szCs w:val="24"/>
        </w:rPr>
      </w:pPr>
      <w:r>
        <w:rPr>
          <w:noProof/>
          <w:sz w:val="24"/>
          <w:szCs w:val="24"/>
        </w:rPr>
        <w:drawing>
          <wp:inline distT="0" distB="0" distL="0" distR="0" wp14:anchorId="506B6CEB" wp14:editId="28C0CFB4">
            <wp:extent cx="4662170" cy="16414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2170" cy="1641475"/>
                    </a:xfrm>
                    <a:prstGeom prst="rect">
                      <a:avLst/>
                    </a:prstGeom>
                    <a:noFill/>
                    <a:ln>
                      <a:noFill/>
                    </a:ln>
                  </pic:spPr>
                </pic:pic>
              </a:graphicData>
            </a:graphic>
          </wp:inline>
        </w:drawing>
      </w:r>
    </w:p>
    <w:p w14:paraId="56524552" w14:textId="3C410CA4" w:rsidR="006B329C" w:rsidRDefault="006B329C" w:rsidP="006B329C">
      <w:pPr>
        <w:rPr>
          <w:b/>
          <w:bCs/>
          <w:sz w:val="24"/>
          <w:szCs w:val="24"/>
        </w:rPr>
      </w:pPr>
      <w:r w:rsidRPr="006B329C">
        <w:rPr>
          <w:b/>
          <w:bCs/>
          <w:sz w:val="24"/>
          <w:szCs w:val="24"/>
        </w:rPr>
        <w:t>b) WAP to check whether a character is an alphabet, digit. If it is an alphabet then check it is in upper case or lower case. If it is in lower case then check it is vowel or consonant. If it is a digit then check whether it is divisible by 2 and 5 or not.</w:t>
      </w:r>
    </w:p>
    <w:p w14:paraId="5D2833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6A5D949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lastRenderedPageBreak/>
        <w:t>#include</w:t>
      </w:r>
      <w:r w:rsidRPr="00352AE5">
        <w:rPr>
          <w:rFonts w:ascii="Consolas" w:eastAsia="Times New Roman" w:hAnsi="Consolas" w:cs="Times New Roman"/>
          <w:color w:val="CE9178"/>
          <w:sz w:val="24"/>
          <w:szCs w:val="24"/>
          <w:lang w:eastAsia="en-IN" w:bidi="hi-IN"/>
        </w:rPr>
        <w:t>&lt;ctype.h&gt;</w:t>
      </w:r>
    </w:p>
    <w:p w14:paraId="23196DB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21930D0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21678F9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p>
    <w:p w14:paraId="1CFBBF9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character to check it's an digit or alphabat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0F0C3E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%c</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p>
    <w:p w14:paraId="2F97CDB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65</w:t>
      </w:r>
      <w:r w:rsidRPr="00352AE5">
        <w:rPr>
          <w:rFonts w:ascii="Consolas" w:eastAsia="Times New Roman" w:hAnsi="Consolas" w:cs="Times New Roman"/>
          <w:color w:val="D4D4D4"/>
          <w:sz w:val="24"/>
          <w:szCs w:val="24"/>
          <w:lang w:eastAsia="en-IN" w:bidi="hi-IN"/>
        </w:rPr>
        <w:t>&amp;&amp;</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&lt;=</w:t>
      </w:r>
      <w:r w:rsidRPr="00352AE5">
        <w:rPr>
          <w:rFonts w:ascii="Consolas" w:eastAsia="Times New Roman" w:hAnsi="Consolas" w:cs="Times New Roman"/>
          <w:color w:val="B5CEA8"/>
          <w:sz w:val="24"/>
          <w:szCs w:val="24"/>
          <w:lang w:eastAsia="en-IN" w:bidi="hi-IN"/>
        </w:rPr>
        <w:t>90</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97</w:t>
      </w:r>
      <w:r w:rsidRPr="00352AE5">
        <w:rPr>
          <w:rFonts w:ascii="Consolas" w:eastAsia="Times New Roman" w:hAnsi="Consolas" w:cs="Times New Roman"/>
          <w:color w:val="D4D4D4"/>
          <w:sz w:val="24"/>
          <w:szCs w:val="24"/>
          <w:lang w:eastAsia="en-IN" w:bidi="hi-IN"/>
        </w:rPr>
        <w:t>&amp;&amp;</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&lt;=</w:t>
      </w:r>
      <w:r w:rsidRPr="00352AE5">
        <w:rPr>
          <w:rFonts w:ascii="Consolas" w:eastAsia="Times New Roman" w:hAnsi="Consolas" w:cs="Times New Roman"/>
          <w:color w:val="B5CEA8"/>
          <w:sz w:val="24"/>
          <w:szCs w:val="24"/>
          <w:lang w:eastAsia="en-IN" w:bidi="hi-IN"/>
        </w:rPr>
        <w:t>122</w:t>
      </w:r>
      <w:r w:rsidRPr="00352AE5">
        <w:rPr>
          <w:rFonts w:ascii="Consolas" w:eastAsia="Times New Roman" w:hAnsi="Consolas" w:cs="Times New Roman"/>
          <w:color w:val="D4D4D4"/>
          <w:sz w:val="24"/>
          <w:szCs w:val="24"/>
          <w:lang w:eastAsia="en-IN" w:bidi="hi-IN"/>
        </w:rPr>
        <w:t>))</w:t>
      </w:r>
    </w:p>
    <w:p w14:paraId="6DBC58D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DA960F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"entered character is a alphabet!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now checking for upper or lower case....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5FA147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65</w:t>
      </w:r>
      <w:r w:rsidRPr="00352AE5">
        <w:rPr>
          <w:rFonts w:ascii="Consolas" w:eastAsia="Times New Roman" w:hAnsi="Consolas" w:cs="Times New Roman"/>
          <w:color w:val="D4D4D4"/>
          <w:sz w:val="24"/>
          <w:szCs w:val="24"/>
          <w:lang w:eastAsia="en-IN" w:bidi="hi-IN"/>
        </w:rPr>
        <w:t>&amp;&amp;</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&lt;=</w:t>
      </w:r>
      <w:r w:rsidRPr="00352AE5">
        <w:rPr>
          <w:rFonts w:ascii="Consolas" w:eastAsia="Times New Roman" w:hAnsi="Consolas" w:cs="Times New Roman"/>
          <w:color w:val="B5CEA8"/>
          <w:sz w:val="24"/>
          <w:szCs w:val="24"/>
          <w:lang w:eastAsia="en-IN" w:bidi="hi-IN"/>
        </w:rPr>
        <w:t>90</w:t>
      </w:r>
      <w:r w:rsidRPr="00352AE5">
        <w:rPr>
          <w:rFonts w:ascii="Consolas" w:eastAsia="Times New Roman" w:hAnsi="Consolas" w:cs="Times New Roman"/>
          <w:color w:val="D4D4D4"/>
          <w:sz w:val="24"/>
          <w:szCs w:val="24"/>
          <w:lang w:eastAsia="en-IN" w:bidi="hi-IN"/>
        </w:rPr>
        <w:t>)</w:t>
      </w:r>
    </w:p>
    <w:p w14:paraId="35F0C5C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character is an upper case!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0DFDF8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p>
    <w:p w14:paraId="578FD48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3DA053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"entered character is an lower case!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E068FE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"now checking for vowel or consonant....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CCA8B7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CDCAA"/>
          <w:sz w:val="24"/>
          <w:szCs w:val="24"/>
          <w:lang w:eastAsia="en-IN" w:bidi="hi-IN"/>
        </w:rPr>
        <w:t>tolower</w:t>
      </w:r>
      <w:proofErr w:type="spellEnd"/>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p>
    <w:p w14:paraId="0155678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'a'</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i</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'o'</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'u'</w:t>
      </w:r>
      <w:r w:rsidRPr="00352AE5">
        <w:rPr>
          <w:rFonts w:ascii="Consolas" w:eastAsia="Times New Roman" w:hAnsi="Consolas" w:cs="Times New Roman"/>
          <w:color w:val="D4D4D4"/>
          <w:sz w:val="24"/>
          <w:szCs w:val="24"/>
          <w:lang w:eastAsia="en-IN" w:bidi="hi-IN"/>
        </w:rPr>
        <w:t>)</w:t>
      </w:r>
    </w:p>
    <w:p w14:paraId="4471F72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character is a vowel!</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32404E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77DC5CB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"entered character is a consonant!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BDDDA0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90240F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684332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48</w:t>
      </w:r>
      <w:r w:rsidRPr="00352AE5">
        <w:rPr>
          <w:rFonts w:ascii="Consolas" w:eastAsia="Times New Roman" w:hAnsi="Consolas" w:cs="Times New Roman"/>
          <w:color w:val="D4D4D4"/>
          <w:sz w:val="24"/>
          <w:szCs w:val="24"/>
          <w:lang w:eastAsia="en-IN" w:bidi="hi-IN"/>
        </w:rPr>
        <w:t>)&amp;&amp;(</w:t>
      </w:r>
      <w:proofErr w:type="spellStart"/>
      <w:r w:rsidRPr="00352AE5">
        <w:rPr>
          <w:rFonts w:ascii="Consolas" w:eastAsia="Times New Roman" w:hAnsi="Consolas" w:cs="Times New Roman"/>
          <w:color w:val="D4D4D4"/>
          <w:sz w:val="24"/>
          <w:szCs w:val="24"/>
          <w:lang w:eastAsia="en-IN" w:bidi="hi-IN"/>
        </w:rPr>
        <w:t>ch</w:t>
      </w:r>
      <w:proofErr w:type="spellEnd"/>
      <w:r w:rsidRPr="00352AE5">
        <w:rPr>
          <w:rFonts w:ascii="Consolas" w:eastAsia="Times New Roman" w:hAnsi="Consolas" w:cs="Times New Roman"/>
          <w:color w:val="D4D4D4"/>
          <w:sz w:val="24"/>
          <w:szCs w:val="24"/>
          <w:lang w:eastAsia="en-IN" w:bidi="hi-IN"/>
        </w:rPr>
        <w:t>&lt;=</w:t>
      </w:r>
      <w:r w:rsidRPr="00352AE5">
        <w:rPr>
          <w:rFonts w:ascii="Consolas" w:eastAsia="Times New Roman" w:hAnsi="Consolas" w:cs="Times New Roman"/>
          <w:color w:val="B5CEA8"/>
          <w:sz w:val="24"/>
          <w:szCs w:val="24"/>
          <w:lang w:eastAsia="en-IN" w:bidi="hi-IN"/>
        </w:rPr>
        <w:t>57</w:t>
      </w:r>
      <w:r w:rsidRPr="00352AE5">
        <w:rPr>
          <w:rFonts w:ascii="Consolas" w:eastAsia="Times New Roman" w:hAnsi="Consolas" w:cs="Times New Roman"/>
          <w:color w:val="D4D4D4"/>
          <w:sz w:val="24"/>
          <w:szCs w:val="24"/>
          <w:lang w:eastAsia="en-IN" w:bidi="hi-IN"/>
        </w:rPr>
        <w:t>))</w:t>
      </w:r>
    </w:p>
    <w:p w14:paraId="68AC3C8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329C136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"entered character is an digit!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now checking for divisibality by 2 or 5....</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8A19EB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((ch%</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5B52270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"entered character is divisible by 2!</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9AFDD8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((ch%</w:t>
      </w:r>
      <w:r w:rsidRPr="00352AE5">
        <w:rPr>
          <w:rFonts w:ascii="Consolas" w:eastAsia="Times New Roman" w:hAnsi="Consolas" w:cs="Times New Roman"/>
          <w:color w:val="B5CEA8"/>
          <w:sz w:val="24"/>
          <w:szCs w:val="24"/>
          <w:lang w:eastAsia="en-IN" w:bidi="hi-IN"/>
        </w:rPr>
        <w:t>5</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AD287C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enetered</w:t>
      </w:r>
      <w:proofErr w:type="spellEnd"/>
      <w:r w:rsidRPr="00352AE5">
        <w:rPr>
          <w:rFonts w:ascii="Consolas" w:eastAsia="Times New Roman" w:hAnsi="Consolas" w:cs="Times New Roman"/>
          <w:color w:val="CE9178"/>
          <w:sz w:val="24"/>
          <w:szCs w:val="24"/>
          <w:lang w:eastAsia="en-IN" w:bidi="hi-IN"/>
        </w:rPr>
        <w:t> character is </w:t>
      </w:r>
      <w:proofErr w:type="spellStart"/>
      <w:r w:rsidRPr="00352AE5">
        <w:rPr>
          <w:rFonts w:ascii="Consolas" w:eastAsia="Times New Roman" w:hAnsi="Consolas" w:cs="Times New Roman"/>
          <w:color w:val="CE9178"/>
          <w:sz w:val="24"/>
          <w:szCs w:val="24"/>
          <w:lang w:eastAsia="en-IN" w:bidi="hi-IN"/>
        </w:rPr>
        <w:t>divsible</w:t>
      </w:r>
      <w:proofErr w:type="spellEnd"/>
      <w:r w:rsidRPr="00352AE5">
        <w:rPr>
          <w:rFonts w:ascii="Consolas" w:eastAsia="Times New Roman" w:hAnsi="Consolas" w:cs="Times New Roman"/>
          <w:color w:val="CE9178"/>
          <w:sz w:val="24"/>
          <w:szCs w:val="24"/>
          <w:lang w:eastAsia="en-IN" w:bidi="hi-IN"/>
        </w:rPr>
        <w:t> by 5!</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9AF50A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5B5160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F1A760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452E33C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1884EEE0" w14:textId="3ECCC6D7" w:rsid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0F4FA2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4F69B38" w14:textId="7A7FA70F" w:rsidR="00FE2B58" w:rsidRPr="00FE2B58" w:rsidRDefault="00FE2B58" w:rsidP="00FE2B58">
      <w:r>
        <w:rPr>
          <w:noProof/>
        </w:rPr>
        <w:lastRenderedPageBreak/>
        <w:drawing>
          <wp:inline distT="0" distB="0" distL="0" distR="0" wp14:anchorId="3F6FBF02" wp14:editId="31BEA9AA">
            <wp:extent cx="5327015" cy="109474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015" cy="1094740"/>
                    </a:xfrm>
                    <a:prstGeom prst="rect">
                      <a:avLst/>
                    </a:prstGeom>
                    <a:noFill/>
                    <a:ln>
                      <a:noFill/>
                    </a:ln>
                  </pic:spPr>
                </pic:pic>
              </a:graphicData>
            </a:graphic>
          </wp:inline>
        </w:drawing>
      </w:r>
    </w:p>
    <w:p w14:paraId="40174B5E" w14:textId="5EFBFA5E" w:rsidR="006B329C" w:rsidRDefault="006B329C" w:rsidP="006B329C">
      <w:pPr>
        <w:rPr>
          <w:b/>
          <w:bCs/>
          <w:sz w:val="24"/>
          <w:szCs w:val="24"/>
        </w:rPr>
      </w:pPr>
      <w:r w:rsidRPr="006B329C">
        <w:rPr>
          <w:b/>
          <w:bCs/>
          <w:sz w:val="24"/>
          <w:szCs w:val="24"/>
        </w:rPr>
        <w:t>4. Write a program to print the month name corresponding to the digit enter from the user using switch statement. For example if user enter 1 then print “January” on 2 print “February”… and so on.</w:t>
      </w:r>
    </w:p>
    <w:p w14:paraId="3B36B99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3D7A574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197329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721CD2A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56CA0AD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200DA59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number to print corresponding month :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4696EF3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27631A5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switch</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1FF773B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32039E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january</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65B4D9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67BD0DB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february</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AC53B7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B863CD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3</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"march</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47D8AEF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EBD0FA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4</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april</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60F207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D5C323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5</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"may</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4FE62E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1E2547B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6</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june</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73CB40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0ED3897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7</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july</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44DB66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145A95C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8</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"august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2300A3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3805D36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9</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september</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28BD90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A11CDB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october</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80EB09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66995E0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november</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4B9365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706694D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12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december</w:t>
      </w:r>
      <w:proofErr w:type="spellEnd"/>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A69429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232C7B2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lastRenderedPageBreak/>
        <w:t>    }</w:t>
      </w:r>
    </w:p>
    <w:p w14:paraId="7C7CD73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C59293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38F849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BF7591E" w14:textId="4D8A52A6" w:rsidR="00AE3ACD" w:rsidRPr="00AE3ACD" w:rsidRDefault="00AE3ACD" w:rsidP="00AE3ACD">
      <w:r>
        <w:rPr>
          <w:noProof/>
        </w:rPr>
        <w:drawing>
          <wp:inline distT="0" distB="0" distL="0" distR="0" wp14:anchorId="4E6DC0B0" wp14:editId="0910333D">
            <wp:extent cx="4426585"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585" cy="685800"/>
                    </a:xfrm>
                    <a:prstGeom prst="rect">
                      <a:avLst/>
                    </a:prstGeom>
                    <a:noFill/>
                    <a:ln>
                      <a:noFill/>
                    </a:ln>
                  </pic:spPr>
                </pic:pic>
              </a:graphicData>
            </a:graphic>
          </wp:inline>
        </w:drawing>
      </w:r>
    </w:p>
    <w:p w14:paraId="6F5797F9" w14:textId="5263E647" w:rsidR="006B329C" w:rsidRPr="006B329C" w:rsidRDefault="006B329C" w:rsidP="006B329C">
      <w:pPr>
        <w:rPr>
          <w:b/>
          <w:bCs/>
          <w:sz w:val="24"/>
          <w:szCs w:val="24"/>
        </w:rPr>
      </w:pPr>
      <w:r w:rsidRPr="006B329C">
        <w:rPr>
          <w:b/>
          <w:bCs/>
          <w:sz w:val="24"/>
          <w:szCs w:val="24"/>
        </w:rPr>
        <w:t xml:space="preserve">5. WAP a read a three digits number from the keyboard and check whether it is a palindrome or not. </w:t>
      </w:r>
    </w:p>
    <w:p w14:paraId="31EFD6C4" w14:textId="6D9592DA" w:rsidR="006B329C" w:rsidRDefault="006B329C" w:rsidP="006B329C">
      <w:pPr>
        <w:rPr>
          <w:b/>
          <w:bCs/>
          <w:sz w:val="24"/>
          <w:szCs w:val="24"/>
        </w:rPr>
      </w:pPr>
      <w:r w:rsidRPr="006B329C">
        <w:rPr>
          <w:b/>
          <w:bCs/>
          <w:sz w:val="24"/>
          <w:szCs w:val="24"/>
        </w:rPr>
        <w:t>(Hint: If we reverse a number and the reverse number is same as the original number then it is palindrome. For example, the number 121 is a palindrome.)</w:t>
      </w:r>
    </w:p>
    <w:p w14:paraId="50A1021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4BDB0E2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DBB563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06E790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CB024E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5</w:t>
      </w:r>
      <w:r w:rsidRPr="00352AE5">
        <w:rPr>
          <w:rFonts w:ascii="Consolas" w:eastAsia="Times New Roman" w:hAnsi="Consolas" w:cs="Times New Roman"/>
          <w:color w:val="D4D4D4"/>
          <w:sz w:val="24"/>
          <w:szCs w:val="24"/>
          <w:lang w:eastAsia="en-IN" w:bidi="hi-IN"/>
        </w:rPr>
        <w:t>];</w:t>
      </w:r>
    </w:p>
    <w:p w14:paraId="0C85547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three digit number to check for pelindrome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20728D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gets</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17B6630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,j=</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p>
    <w:p w14:paraId="4B01A98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[j])</w:t>
      </w:r>
    </w:p>
    <w:p w14:paraId="19D1A3C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entered number is a palindrome!"</w:t>
      </w:r>
      <w:r w:rsidRPr="00352AE5">
        <w:rPr>
          <w:rFonts w:ascii="Consolas" w:eastAsia="Times New Roman" w:hAnsi="Consolas" w:cs="Times New Roman"/>
          <w:color w:val="D4D4D4"/>
          <w:sz w:val="24"/>
          <w:szCs w:val="24"/>
          <w:lang w:eastAsia="en-IN" w:bidi="hi-IN"/>
        </w:rPr>
        <w:t>);</w:t>
      </w:r>
    </w:p>
    <w:p w14:paraId="1A847C7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67A8523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entered number is not a palindrome!"</w:t>
      </w:r>
      <w:r w:rsidRPr="00352AE5">
        <w:rPr>
          <w:rFonts w:ascii="Consolas" w:eastAsia="Times New Roman" w:hAnsi="Consolas" w:cs="Times New Roman"/>
          <w:color w:val="D4D4D4"/>
          <w:sz w:val="24"/>
          <w:szCs w:val="24"/>
          <w:lang w:eastAsia="en-IN" w:bidi="hi-IN"/>
        </w:rPr>
        <w:t>);</w:t>
      </w:r>
    </w:p>
    <w:p w14:paraId="3F664E5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52D9057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AB3DBE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B8A7BCA" w14:textId="0EC6555F" w:rsidR="00ED737B" w:rsidRPr="00AE3ACD" w:rsidRDefault="00ED737B" w:rsidP="00ED737B">
      <w:r>
        <w:rPr>
          <w:noProof/>
        </w:rPr>
        <w:drawing>
          <wp:inline distT="0" distB="0" distL="0" distR="0" wp14:anchorId="320E2321" wp14:editId="1659D17D">
            <wp:extent cx="4959985" cy="664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985" cy="664845"/>
                    </a:xfrm>
                    <a:prstGeom prst="rect">
                      <a:avLst/>
                    </a:prstGeom>
                    <a:noFill/>
                    <a:ln>
                      <a:noFill/>
                    </a:ln>
                  </pic:spPr>
                </pic:pic>
              </a:graphicData>
            </a:graphic>
          </wp:inline>
        </w:drawing>
      </w:r>
    </w:p>
    <w:p w14:paraId="590EE92E" w14:textId="77777777" w:rsidR="006B329C" w:rsidRPr="006B329C" w:rsidRDefault="006B329C" w:rsidP="006B329C">
      <w:pPr>
        <w:rPr>
          <w:b/>
          <w:bCs/>
          <w:sz w:val="24"/>
          <w:szCs w:val="24"/>
        </w:rPr>
      </w:pPr>
      <w:r w:rsidRPr="006B329C">
        <w:rPr>
          <w:b/>
          <w:bCs/>
          <w:sz w:val="24"/>
          <w:szCs w:val="24"/>
        </w:rPr>
        <w:t xml:space="preserve">6. WAP to find the eligibility of admission of a student for a professional institute based on the </w:t>
      </w:r>
    </w:p>
    <w:p w14:paraId="2C146A98" w14:textId="77777777" w:rsidR="006B329C" w:rsidRPr="006B329C" w:rsidRDefault="006B329C" w:rsidP="006B329C">
      <w:pPr>
        <w:rPr>
          <w:b/>
          <w:bCs/>
          <w:sz w:val="24"/>
          <w:szCs w:val="24"/>
        </w:rPr>
      </w:pPr>
      <w:r w:rsidRPr="006B329C">
        <w:rPr>
          <w:b/>
          <w:bCs/>
          <w:sz w:val="24"/>
          <w:szCs w:val="24"/>
        </w:rPr>
        <w:t>following criteria:</w:t>
      </w:r>
    </w:p>
    <w:p w14:paraId="264A1DBD" w14:textId="77777777" w:rsidR="006B329C" w:rsidRPr="006B329C" w:rsidRDefault="006B329C" w:rsidP="006B329C">
      <w:pPr>
        <w:rPr>
          <w:b/>
          <w:bCs/>
          <w:sz w:val="24"/>
          <w:szCs w:val="24"/>
        </w:rPr>
      </w:pPr>
      <w:r w:rsidRPr="006B329C">
        <w:rPr>
          <w:b/>
          <w:bCs/>
          <w:sz w:val="24"/>
          <w:szCs w:val="24"/>
        </w:rPr>
        <w:t>Marks in Mathematics &gt;=65,</w:t>
      </w:r>
    </w:p>
    <w:p w14:paraId="0463B14F" w14:textId="77777777" w:rsidR="006B329C" w:rsidRPr="006B329C" w:rsidRDefault="006B329C" w:rsidP="006B329C">
      <w:pPr>
        <w:rPr>
          <w:b/>
          <w:bCs/>
          <w:sz w:val="24"/>
          <w:szCs w:val="24"/>
        </w:rPr>
      </w:pPr>
      <w:r w:rsidRPr="006B329C">
        <w:rPr>
          <w:b/>
          <w:bCs/>
          <w:sz w:val="24"/>
          <w:szCs w:val="24"/>
        </w:rPr>
        <w:t>Marks in Physics &gt;=55,</w:t>
      </w:r>
    </w:p>
    <w:p w14:paraId="7F95C869" w14:textId="77777777" w:rsidR="006B329C" w:rsidRPr="006B329C" w:rsidRDefault="006B329C" w:rsidP="006B329C">
      <w:pPr>
        <w:rPr>
          <w:b/>
          <w:bCs/>
          <w:sz w:val="24"/>
          <w:szCs w:val="24"/>
        </w:rPr>
      </w:pPr>
      <w:r w:rsidRPr="006B329C">
        <w:rPr>
          <w:b/>
          <w:bCs/>
          <w:sz w:val="24"/>
          <w:szCs w:val="24"/>
        </w:rPr>
        <w:t>Marks in Chemistry &gt;=60,</w:t>
      </w:r>
    </w:p>
    <w:p w14:paraId="3036647F" w14:textId="77777777" w:rsidR="006B329C" w:rsidRPr="006B329C" w:rsidRDefault="006B329C" w:rsidP="006B329C">
      <w:pPr>
        <w:rPr>
          <w:b/>
          <w:bCs/>
          <w:sz w:val="24"/>
          <w:szCs w:val="24"/>
        </w:rPr>
      </w:pPr>
      <w:r w:rsidRPr="006B329C">
        <w:rPr>
          <w:b/>
          <w:bCs/>
          <w:sz w:val="24"/>
          <w:szCs w:val="24"/>
        </w:rPr>
        <w:t>Total in all three subjects &gt;=190 or Total in Mathematics and Chemistry &gt;=130</w:t>
      </w:r>
    </w:p>
    <w:p w14:paraId="5095BF67" w14:textId="5BE1F336" w:rsidR="006B329C" w:rsidRDefault="006B329C" w:rsidP="006B329C">
      <w:pPr>
        <w:rPr>
          <w:b/>
          <w:bCs/>
          <w:sz w:val="24"/>
          <w:szCs w:val="24"/>
        </w:rPr>
      </w:pPr>
      <w:r w:rsidRPr="006B329C">
        <w:rPr>
          <w:b/>
          <w:bCs/>
          <w:sz w:val="24"/>
          <w:szCs w:val="24"/>
        </w:rPr>
        <w:lastRenderedPageBreak/>
        <w:t>(Hint: Input: marks obtained in Physics: 55, marks obtained in Chemistry: 61</w:t>
      </w:r>
      <w:r>
        <w:rPr>
          <w:b/>
          <w:bCs/>
          <w:sz w:val="24"/>
          <w:szCs w:val="24"/>
        </w:rPr>
        <w:t xml:space="preserve"> </w:t>
      </w:r>
      <w:r w:rsidRPr="006B329C">
        <w:rPr>
          <w:b/>
          <w:bCs/>
          <w:sz w:val="24"/>
          <w:szCs w:val="24"/>
        </w:rPr>
        <w:t>marks obtained in Mathematics: 72, Output: The candidate is eligible for admission.)</w:t>
      </w:r>
    </w:p>
    <w:p w14:paraId="554546C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5DB8853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0ADCBCF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514B46D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p,c,m</w:t>
      </w:r>
      <w:proofErr w:type="spellEnd"/>
      <w:r w:rsidRPr="00352AE5">
        <w:rPr>
          <w:rFonts w:ascii="Consolas" w:eastAsia="Times New Roman" w:hAnsi="Consolas" w:cs="Times New Roman"/>
          <w:color w:val="D4D4D4"/>
          <w:sz w:val="24"/>
          <w:szCs w:val="24"/>
          <w:lang w:eastAsia="en-IN" w:bidi="hi-IN"/>
        </w:rPr>
        <w:t>;</w:t>
      </w:r>
    </w:p>
    <w:p w14:paraId="4FE8CB5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marks of students in the order of physics, chemistry and maths:</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0CEB04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d%d%d</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p,&amp;c,&amp;m</w:t>
      </w:r>
      <w:proofErr w:type="spellEnd"/>
      <w:r w:rsidRPr="00352AE5">
        <w:rPr>
          <w:rFonts w:ascii="Consolas" w:eastAsia="Times New Roman" w:hAnsi="Consolas" w:cs="Times New Roman"/>
          <w:color w:val="D4D4D4"/>
          <w:sz w:val="24"/>
          <w:szCs w:val="24"/>
          <w:lang w:eastAsia="en-IN" w:bidi="hi-IN"/>
        </w:rPr>
        <w:t>);</w:t>
      </w:r>
    </w:p>
    <w:p w14:paraId="044CCF6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(m&gt;=</w:t>
      </w:r>
      <w:r w:rsidRPr="00352AE5">
        <w:rPr>
          <w:rFonts w:ascii="Consolas" w:eastAsia="Times New Roman" w:hAnsi="Consolas" w:cs="Times New Roman"/>
          <w:color w:val="B5CEA8"/>
          <w:sz w:val="24"/>
          <w:szCs w:val="24"/>
          <w:lang w:eastAsia="en-IN" w:bidi="hi-IN"/>
        </w:rPr>
        <w:t>65</w:t>
      </w:r>
      <w:r w:rsidRPr="00352AE5">
        <w:rPr>
          <w:rFonts w:ascii="Consolas" w:eastAsia="Times New Roman" w:hAnsi="Consolas" w:cs="Times New Roman"/>
          <w:color w:val="D4D4D4"/>
          <w:sz w:val="24"/>
          <w:szCs w:val="24"/>
          <w:lang w:eastAsia="en-IN" w:bidi="hi-IN"/>
        </w:rPr>
        <w:t>&amp;&amp;p&gt;=</w:t>
      </w:r>
      <w:r w:rsidRPr="00352AE5">
        <w:rPr>
          <w:rFonts w:ascii="Consolas" w:eastAsia="Times New Roman" w:hAnsi="Consolas" w:cs="Times New Roman"/>
          <w:color w:val="B5CEA8"/>
          <w:sz w:val="24"/>
          <w:szCs w:val="24"/>
          <w:lang w:eastAsia="en-IN" w:bidi="hi-IN"/>
        </w:rPr>
        <w:t>55</w:t>
      </w:r>
      <w:r w:rsidRPr="00352AE5">
        <w:rPr>
          <w:rFonts w:ascii="Consolas" w:eastAsia="Times New Roman" w:hAnsi="Consolas" w:cs="Times New Roman"/>
          <w:color w:val="D4D4D4"/>
          <w:sz w:val="24"/>
          <w:szCs w:val="24"/>
          <w:lang w:eastAsia="en-IN" w:bidi="hi-IN"/>
        </w:rPr>
        <w:t>&amp;&amp;c&gt;=</w:t>
      </w:r>
      <w:r w:rsidRPr="00352AE5">
        <w:rPr>
          <w:rFonts w:ascii="Consolas" w:eastAsia="Times New Roman" w:hAnsi="Consolas" w:cs="Times New Roman"/>
          <w:color w:val="B5CEA8"/>
          <w:sz w:val="24"/>
          <w:szCs w:val="24"/>
          <w:lang w:eastAsia="en-IN" w:bidi="hi-IN"/>
        </w:rPr>
        <w:t>60</w:t>
      </w:r>
      <w:r w:rsidRPr="00352AE5">
        <w:rPr>
          <w:rFonts w:ascii="Consolas" w:eastAsia="Times New Roman" w:hAnsi="Consolas" w:cs="Times New Roman"/>
          <w:color w:val="D4D4D4"/>
          <w:sz w:val="24"/>
          <w:szCs w:val="24"/>
          <w:lang w:eastAsia="en-IN" w:bidi="hi-IN"/>
        </w:rPr>
        <w:t>)</w:t>
      </w:r>
    </w:p>
    <w:p w14:paraId="11BCC2A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184A1F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p+c+m</w:t>
      </w:r>
      <w:proofErr w:type="spellEnd"/>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190</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m+c</w:t>
      </w:r>
      <w:proofErr w:type="spellEnd"/>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130</w:t>
      </w:r>
      <w:r w:rsidRPr="00352AE5">
        <w:rPr>
          <w:rFonts w:ascii="Consolas" w:eastAsia="Times New Roman" w:hAnsi="Consolas" w:cs="Times New Roman"/>
          <w:color w:val="D4D4D4"/>
          <w:sz w:val="24"/>
          <w:szCs w:val="24"/>
          <w:lang w:eastAsia="en-IN" w:bidi="hi-IN"/>
        </w:rPr>
        <w:t>)</w:t>
      </w:r>
    </w:p>
    <w:p w14:paraId="2847438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student is eligible for admission!</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0F632A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001719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p>
    <w:p w14:paraId="226F16D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thre</w:t>
      </w:r>
      <w:proofErr w:type="spellEnd"/>
      <w:r w:rsidRPr="00352AE5">
        <w:rPr>
          <w:rFonts w:ascii="Consolas" w:eastAsia="Times New Roman" w:hAnsi="Consolas" w:cs="Times New Roman"/>
          <w:color w:val="CE9178"/>
          <w:sz w:val="24"/>
          <w:szCs w:val="24"/>
          <w:lang w:eastAsia="en-IN" w:bidi="hi-IN"/>
        </w:rPr>
        <w:t> student is not eligible for admission!</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ACC8C1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427924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D2420B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56BC7B1" w14:textId="0CB8F0B7" w:rsidR="00BB10BF" w:rsidRPr="00AE3ACD" w:rsidRDefault="00BB10BF" w:rsidP="00BB10BF">
      <w:r>
        <w:rPr>
          <w:noProof/>
        </w:rPr>
        <w:drawing>
          <wp:inline distT="0" distB="0" distL="0" distR="0" wp14:anchorId="2D511749" wp14:editId="42F6AF89">
            <wp:extent cx="5728970" cy="86614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866140"/>
                    </a:xfrm>
                    <a:prstGeom prst="rect">
                      <a:avLst/>
                    </a:prstGeom>
                    <a:noFill/>
                    <a:ln>
                      <a:noFill/>
                    </a:ln>
                  </pic:spPr>
                </pic:pic>
              </a:graphicData>
            </a:graphic>
          </wp:inline>
        </w:drawing>
      </w:r>
    </w:p>
    <w:p w14:paraId="1BDCC3A3" w14:textId="77777777" w:rsidR="006B329C" w:rsidRPr="006B329C" w:rsidRDefault="006B329C" w:rsidP="006B329C">
      <w:pPr>
        <w:rPr>
          <w:b/>
          <w:bCs/>
          <w:sz w:val="24"/>
          <w:szCs w:val="24"/>
        </w:rPr>
      </w:pPr>
      <w:r w:rsidRPr="006B329C">
        <w:rPr>
          <w:b/>
          <w:bCs/>
          <w:sz w:val="24"/>
          <w:szCs w:val="24"/>
        </w:rPr>
        <w:t>7. Write a C program to input marks of five subjects and calculate the percentage. Also</w:t>
      </w:r>
    </w:p>
    <w:p w14:paraId="7F4A094C" w14:textId="77777777" w:rsidR="006B329C" w:rsidRPr="006B329C" w:rsidRDefault="006B329C" w:rsidP="006B329C">
      <w:pPr>
        <w:rPr>
          <w:b/>
          <w:bCs/>
          <w:sz w:val="24"/>
          <w:szCs w:val="24"/>
        </w:rPr>
      </w:pPr>
      <w:r w:rsidRPr="006B329C">
        <w:rPr>
          <w:b/>
          <w:bCs/>
          <w:sz w:val="24"/>
          <w:szCs w:val="24"/>
        </w:rPr>
        <w:t>Calculate Grade according to the following:</w:t>
      </w:r>
    </w:p>
    <w:p w14:paraId="56539494" w14:textId="77777777" w:rsidR="006B329C" w:rsidRPr="006B329C" w:rsidRDefault="006B329C" w:rsidP="006B329C">
      <w:pPr>
        <w:rPr>
          <w:b/>
          <w:bCs/>
          <w:sz w:val="24"/>
          <w:szCs w:val="24"/>
        </w:rPr>
      </w:pPr>
      <w:r w:rsidRPr="006B329C">
        <w:rPr>
          <w:b/>
          <w:bCs/>
          <w:sz w:val="24"/>
          <w:szCs w:val="24"/>
        </w:rPr>
        <w:t>Percentage&gt;= 90% A</w:t>
      </w:r>
    </w:p>
    <w:p w14:paraId="5F77E83A" w14:textId="77777777" w:rsidR="006B329C" w:rsidRPr="006B329C" w:rsidRDefault="006B329C" w:rsidP="006B329C">
      <w:pPr>
        <w:rPr>
          <w:b/>
          <w:bCs/>
          <w:sz w:val="24"/>
          <w:szCs w:val="24"/>
        </w:rPr>
      </w:pPr>
      <w:r w:rsidRPr="006B329C">
        <w:rPr>
          <w:b/>
          <w:bCs/>
          <w:sz w:val="24"/>
          <w:szCs w:val="24"/>
        </w:rPr>
        <w:t>Percentage&gt;=80% B</w:t>
      </w:r>
    </w:p>
    <w:p w14:paraId="1614D995" w14:textId="77777777" w:rsidR="006B329C" w:rsidRPr="006B329C" w:rsidRDefault="006B329C" w:rsidP="006B329C">
      <w:pPr>
        <w:rPr>
          <w:b/>
          <w:bCs/>
          <w:sz w:val="24"/>
          <w:szCs w:val="24"/>
        </w:rPr>
      </w:pPr>
      <w:r w:rsidRPr="006B329C">
        <w:rPr>
          <w:b/>
          <w:bCs/>
          <w:sz w:val="24"/>
          <w:szCs w:val="24"/>
        </w:rPr>
        <w:t>Percentage&gt;=70% C</w:t>
      </w:r>
    </w:p>
    <w:p w14:paraId="38EBDACF" w14:textId="77777777" w:rsidR="006B329C" w:rsidRPr="006B329C" w:rsidRDefault="006B329C" w:rsidP="006B329C">
      <w:pPr>
        <w:rPr>
          <w:b/>
          <w:bCs/>
          <w:sz w:val="24"/>
          <w:szCs w:val="24"/>
        </w:rPr>
      </w:pPr>
      <w:r w:rsidRPr="006B329C">
        <w:rPr>
          <w:b/>
          <w:bCs/>
          <w:sz w:val="24"/>
          <w:szCs w:val="24"/>
        </w:rPr>
        <w:t>Percentage&gt;=60% D</w:t>
      </w:r>
    </w:p>
    <w:p w14:paraId="4B35FB15" w14:textId="77777777" w:rsidR="006B329C" w:rsidRPr="006B329C" w:rsidRDefault="006B329C" w:rsidP="006B329C">
      <w:pPr>
        <w:rPr>
          <w:b/>
          <w:bCs/>
          <w:sz w:val="24"/>
          <w:szCs w:val="24"/>
        </w:rPr>
      </w:pPr>
      <w:r w:rsidRPr="006B329C">
        <w:rPr>
          <w:b/>
          <w:bCs/>
          <w:sz w:val="24"/>
          <w:szCs w:val="24"/>
        </w:rPr>
        <w:t>Percentage&gt;=40% E</w:t>
      </w:r>
    </w:p>
    <w:p w14:paraId="70EE4432" w14:textId="77777777" w:rsidR="006B329C" w:rsidRPr="006B329C" w:rsidRDefault="006B329C" w:rsidP="006B329C">
      <w:pPr>
        <w:rPr>
          <w:b/>
          <w:bCs/>
          <w:sz w:val="24"/>
          <w:szCs w:val="24"/>
        </w:rPr>
      </w:pPr>
      <w:r w:rsidRPr="006B329C">
        <w:rPr>
          <w:b/>
          <w:bCs/>
          <w:sz w:val="24"/>
          <w:szCs w:val="24"/>
        </w:rPr>
        <w:t>Percentage&lt;40% Fail</w:t>
      </w:r>
    </w:p>
    <w:p w14:paraId="2445AE2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2037DD0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1A26FF8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6524C6E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EEFCAA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s1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s3</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s4</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s5</w:t>
      </w:r>
      <w:r w:rsidRPr="00352AE5">
        <w:rPr>
          <w:rFonts w:ascii="Consolas" w:eastAsia="Times New Roman" w:hAnsi="Consolas" w:cs="Times New Roman"/>
          <w:color w:val="D4D4D4"/>
          <w:sz w:val="24"/>
          <w:szCs w:val="24"/>
          <w:lang w:eastAsia="en-IN" w:bidi="hi-IN"/>
        </w:rPr>
        <w:t>;</w:t>
      </w:r>
    </w:p>
    <w:p w14:paraId="603F86F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w:t>
      </w:r>
    </w:p>
    <w:p w14:paraId="0028D6E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lastRenderedPageBreak/>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marks of five subjects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9C9C98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s1</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s2</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s3</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s4</w:t>
      </w:r>
      <w:r w:rsidRPr="00352AE5">
        <w:rPr>
          <w:rFonts w:ascii="Consolas" w:eastAsia="Times New Roman" w:hAnsi="Consolas" w:cs="Times New Roman"/>
          <w:color w:val="D4D4D4"/>
          <w:sz w:val="24"/>
          <w:szCs w:val="24"/>
          <w:lang w:eastAsia="en-IN" w:bidi="hi-IN"/>
        </w:rPr>
        <w:t>,&amp;</w:t>
      </w:r>
      <w:r w:rsidRPr="00352AE5">
        <w:rPr>
          <w:rFonts w:ascii="Consolas" w:eastAsia="Times New Roman" w:hAnsi="Consolas" w:cs="Times New Roman"/>
          <w:color w:val="9CDCFE"/>
          <w:sz w:val="24"/>
          <w:szCs w:val="24"/>
          <w:lang w:eastAsia="en-IN" w:bidi="hi-IN"/>
        </w:rPr>
        <w:t>s5</w:t>
      </w:r>
      <w:r w:rsidRPr="00352AE5">
        <w:rPr>
          <w:rFonts w:ascii="Consolas" w:eastAsia="Times New Roman" w:hAnsi="Consolas" w:cs="Times New Roman"/>
          <w:color w:val="D4D4D4"/>
          <w:sz w:val="24"/>
          <w:szCs w:val="24"/>
          <w:lang w:eastAsia="en-IN" w:bidi="hi-IN"/>
        </w:rPr>
        <w:t>);</w:t>
      </w:r>
    </w:p>
    <w:p w14:paraId="0D44A61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s3</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s4</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s5</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5</w:t>
      </w:r>
      <w:r w:rsidRPr="00352AE5">
        <w:rPr>
          <w:rFonts w:ascii="Consolas" w:eastAsia="Times New Roman" w:hAnsi="Consolas" w:cs="Times New Roman"/>
          <w:color w:val="D4D4D4"/>
          <w:sz w:val="24"/>
          <w:szCs w:val="24"/>
          <w:lang w:eastAsia="en-IN" w:bidi="hi-IN"/>
        </w:rPr>
        <w:t>);</w:t>
      </w:r>
    </w:p>
    <w:p w14:paraId="1DA5BAF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90</w:t>
      </w:r>
      <w:r w:rsidRPr="00352AE5">
        <w:rPr>
          <w:rFonts w:ascii="Consolas" w:eastAsia="Times New Roman" w:hAnsi="Consolas" w:cs="Times New Roman"/>
          <w:color w:val="D4D4D4"/>
          <w:sz w:val="24"/>
          <w:szCs w:val="24"/>
          <w:lang w:eastAsia="en-IN" w:bidi="hi-IN"/>
        </w:rPr>
        <w:t>)</w:t>
      </w:r>
    </w:p>
    <w:p w14:paraId="7A028F6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"grade is A</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4F44AEB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80</w:t>
      </w:r>
      <w:r w:rsidRPr="00352AE5">
        <w:rPr>
          <w:rFonts w:ascii="Consolas" w:eastAsia="Times New Roman" w:hAnsi="Consolas" w:cs="Times New Roman"/>
          <w:color w:val="D4D4D4"/>
          <w:sz w:val="24"/>
          <w:szCs w:val="24"/>
          <w:lang w:eastAsia="en-IN" w:bidi="hi-IN"/>
        </w:rPr>
        <w:t>)</w:t>
      </w:r>
    </w:p>
    <w:p w14:paraId="18F0BC1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"grade is B</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66D7F7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70</w:t>
      </w:r>
      <w:r w:rsidRPr="00352AE5">
        <w:rPr>
          <w:rFonts w:ascii="Consolas" w:eastAsia="Times New Roman" w:hAnsi="Consolas" w:cs="Times New Roman"/>
          <w:color w:val="D4D4D4"/>
          <w:sz w:val="24"/>
          <w:szCs w:val="24"/>
          <w:lang w:eastAsia="en-IN" w:bidi="hi-IN"/>
        </w:rPr>
        <w:t>)</w:t>
      </w:r>
    </w:p>
    <w:p w14:paraId="11C1189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"grade is C</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7D9DA9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60</w:t>
      </w:r>
      <w:r w:rsidRPr="00352AE5">
        <w:rPr>
          <w:rFonts w:ascii="Consolas" w:eastAsia="Times New Roman" w:hAnsi="Consolas" w:cs="Times New Roman"/>
          <w:color w:val="D4D4D4"/>
          <w:sz w:val="24"/>
          <w:szCs w:val="24"/>
          <w:lang w:eastAsia="en-IN" w:bidi="hi-IN"/>
        </w:rPr>
        <w:t>)</w:t>
      </w:r>
    </w:p>
    <w:p w14:paraId="3BA4668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"grade is 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CFDB99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p</w:t>
      </w:r>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B5CEA8"/>
          <w:sz w:val="24"/>
          <w:szCs w:val="24"/>
          <w:lang w:eastAsia="en-IN" w:bidi="hi-IN"/>
        </w:rPr>
        <w:t>40</w:t>
      </w:r>
      <w:r w:rsidRPr="00352AE5">
        <w:rPr>
          <w:rFonts w:ascii="Consolas" w:eastAsia="Times New Roman" w:hAnsi="Consolas" w:cs="Times New Roman"/>
          <w:color w:val="D4D4D4"/>
          <w:sz w:val="24"/>
          <w:szCs w:val="24"/>
          <w:lang w:eastAsia="en-IN" w:bidi="hi-IN"/>
        </w:rPr>
        <w:t>)</w:t>
      </w:r>
    </w:p>
    <w:p w14:paraId="1CC65F7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"grade is 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149A1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00D64D2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"failed!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859B5C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49F102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53C9C7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ECE96C8" w14:textId="5479A5DD" w:rsidR="007B1576" w:rsidRPr="007B1576" w:rsidRDefault="009059B9" w:rsidP="007B1576">
      <w:r>
        <w:rPr>
          <w:noProof/>
        </w:rPr>
        <w:drawing>
          <wp:inline distT="0" distB="0" distL="0" distR="0" wp14:anchorId="48EE16A9" wp14:editId="270DB8DC">
            <wp:extent cx="3394075" cy="141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4075" cy="1412875"/>
                    </a:xfrm>
                    <a:prstGeom prst="rect">
                      <a:avLst/>
                    </a:prstGeom>
                    <a:noFill/>
                    <a:ln>
                      <a:noFill/>
                    </a:ln>
                  </pic:spPr>
                </pic:pic>
              </a:graphicData>
            </a:graphic>
          </wp:inline>
        </w:drawing>
      </w:r>
    </w:p>
    <w:p w14:paraId="7FBB1DC2" w14:textId="24E1F156" w:rsidR="006B329C" w:rsidRDefault="006B329C" w:rsidP="006B329C">
      <w:pPr>
        <w:rPr>
          <w:b/>
          <w:bCs/>
          <w:sz w:val="40"/>
          <w:szCs w:val="40"/>
          <w:u w:val="single"/>
        </w:rPr>
      </w:pPr>
      <w:r w:rsidRPr="006B329C">
        <w:rPr>
          <w:b/>
          <w:bCs/>
          <w:sz w:val="40"/>
          <w:szCs w:val="40"/>
          <w:u w:val="single"/>
        </w:rPr>
        <w:t>Home Assignment:</w:t>
      </w:r>
    </w:p>
    <w:p w14:paraId="0AF43D59" w14:textId="77777777" w:rsidR="006B329C" w:rsidRPr="006B329C" w:rsidRDefault="006B329C" w:rsidP="006B329C">
      <w:pPr>
        <w:rPr>
          <w:b/>
          <w:bCs/>
          <w:sz w:val="40"/>
          <w:szCs w:val="40"/>
          <w:u w:val="single"/>
        </w:rPr>
      </w:pPr>
    </w:p>
    <w:p w14:paraId="48719562" w14:textId="13C897C2" w:rsidR="006B329C" w:rsidRDefault="006B329C" w:rsidP="006B329C">
      <w:pPr>
        <w:rPr>
          <w:b/>
          <w:bCs/>
          <w:sz w:val="24"/>
          <w:szCs w:val="24"/>
        </w:rPr>
      </w:pPr>
      <w:r w:rsidRPr="006B329C">
        <w:rPr>
          <w:b/>
          <w:bCs/>
          <w:sz w:val="24"/>
          <w:szCs w:val="24"/>
        </w:rPr>
        <w:t>1.Write a C program to check a given year is leap-year or not.</w:t>
      </w:r>
    </w:p>
    <w:p w14:paraId="199BB23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051170D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92338D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2749055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375EEE5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year;</w:t>
      </w:r>
    </w:p>
    <w:p w14:paraId="4FEB471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year to check it for leap year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01421D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,&amp;year</w:t>
      </w:r>
      <w:proofErr w:type="spellEnd"/>
      <w:r w:rsidRPr="00352AE5">
        <w:rPr>
          <w:rFonts w:ascii="Consolas" w:eastAsia="Times New Roman" w:hAnsi="Consolas" w:cs="Times New Roman"/>
          <w:color w:val="D4D4D4"/>
          <w:sz w:val="24"/>
          <w:szCs w:val="24"/>
          <w:lang w:eastAsia="en-IN" w:bidi="hi-IN"/>
        </w:rPr>
        <w:t>);</w:t>
      </w:r>
    </w:p>
    <w:p w14:paraId="6F63FE9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((year%</w:t>
      </w:r>
      <w:r w:rsidRPr="00352AE5">
        <w:rPr>
          <w:rFonts w:ascii="Consolas" w:eastAsia="Times New Roman" w:hAnsi="Consolas" w:cs="Times New Roman"/>
          <w:color w:val="B5CEA8"/>
          <w:sz w:val="24"/>
          <w:szCs w:val="24"/>
          <w:lang w:eastAsia="en-IN" w:bidi="hi-IN"/>
        </w:rPr>
        <w:t>4</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A29CE0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year you entered is a leap year!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0D0C13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43917E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year you entered is not a leap year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FB94E5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42FE51D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31968BD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F2A0A95" w14:textId="355B7C87" w:rsidR="006D5BBD" w:rsidRPr="006D5BBD" w:rsidRDefault="006D5BBD" w:rsidP="006D5BBD">
      <w:r>
        <w:rPr>
          <w:noProof/>
        </w:rPr>
        <w:drawing>
          <wp:inline distT="0" distB="0" distL="0" distR="0" wp14:anchorId="0402F1DE" wp14:editId="739EFCF7">
            <wp:extent cx="4135755" cy="727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5755" cy="727075"/>
                    </a:xfrm>
                    <a:prstGeom prst="rect">
                      <a:avLst/>
                    </a:prstGeom>
                    <a:noFill/>
                    <a:ln>
                      <a:noFill/>
                    </a:ln>
                  </pic:spPr>
                </pic:pic>
              </a:graphicData>
            </a:graphic>
          </wp:inline>
        </w:drawing>
      </w:r>
    </w:p>
    <w:p w14:paraId="74B15F8B" w14:textId="71182552" w:rsidR="006B329C" w:rsidRDefault="006B329C" w:rsidP="006B329C">
      <w:pPr>
        <w:rPr>
          <w:b/>
          <w:bCs/>
          <w:sz w:val="24"/>
          <w:szCs w:val="24"/>
        </w:rPr>
      </w:pPr>
      <w:r w:rsidRPr="006B329C">
        <w:rPr>
          <w:b/>
          <w:bCs/>
          <w:sz w:val="24"/>
          <w:szCs w:val="24"/>
        </w:rPr>
        <w:t>2. Write a C program to input the coefficients of a quadratic equation and find the roots of an</w:t>
      </w:r>
      <w:r>
        <w:rPr>
          <w:b/>
          <w:bCs/>
          <w:sz w:val="24"/>
          <w:szCs w:val="24"/>
        </w:rPr>
        <w:t xml:space="preserve"> </w:t>
      </w:r>
      <w:r w:rsidRPr="006B329C">
        <w:rPr>
          <w:b/>
          <w:bCs/>
          <w:sz w:val="24"/>
          <w:szCs w:val="24"/>
        </w:rPr>
        <w:t xml:space="preserve">Equation. </w:t>
      </w:r>
    </w:p>
    <w:p w14:paraId="4AE1A48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4D726B7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&lt;math.h&gt;</w:t>
      </w:r>
    </w:p>
    <w:p w14:paraId="3991C7E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8AF366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64C5B69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0FFAEE7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a,b,c,r1,r2;</w:t>
      </w:r>
    </w:p>
    <w:p w14:paraId="289C024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"assuming the ax^2 + bx + c = 0 be the form of quadratic equation...</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40F777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values of a , b and c to find the roots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065FF3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,&amp;a,&amp;b,&amp;c</w:t>
      </w:r>
      <w:proofErr w:type="spellEnd"/>
      <w:r w:rsidRPr="00352AE5">
        <w:rPr>
          <w:rFonts w:ascii="Consolas" w:eastAsia="Times New Roman" w:hAnsi="Consolas" w:cs="Times New Roman"/>
          <w:color w:val="D4D4D4"/>
          <w:sz w:val="24"/>
          <w:szCs w:val="24"/>
          <w:lang w:eastAsia="en-IN" w:bidi="hi-IN"/>
        </w:rPr>
        <w:t>);</w:t>
      </w:r>
    </w:p>
    <w:p w14:paraId="43FDDB8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r1=(-</w:t>
      </w:r>
      <w:proofErr w:type="spellStart"/>
      <w:r w:rsidRPr="00352AE5">
        <w:rPr>
          <w:rFonts w:ascii="Consolas" w:eastAsia="Times New Roman" w:hAnsi="Consolas" w:cs="Times New Roman"/>
          <w:color w:val="D4D4D4"/>
          <w:sz w:val="24"/>
          <w:szCs w:val="24"/>
          <w:lang w:eastAsia="en-IN" w:bidi="hi-IN"/>
        </w:rPr>
        <w:t>b+</w:t>
      </w:r>
      <w:r w:rsidRPr="00352AE5">
        <w:rPr>
          <w:rFonts w:ascii="Consolas" w:eastAsia="Times New Roman" w:hAnsi="Consolas" w:cs="Times New Roman"/>
          <w:color w:val="DCDCAA"/>
          <w:sz w:val="24"/>
          <w:szCs w:val="24"/>
          <w:lang w:eastAsia="en-IN" w:bidi="hi-IN"/>
        </w:rPr>
        <w:t>sqrt</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pow</w:t>
      </w:r>
      <w:r w:rsidRPr="00352AE5">
        <w:rPr>
          <w:rFonts w:ascii="Consolas" w:eastAsia="Times New Roman" w:hAnsi="Consolas" w:cs="Times New Roman"/>
          <w:color w:val="D4D4D4"/>
          <w:sz w:val="24"/>
          <w:szCs w:val="24"/>
          <w:lang w:eastAsia="en-IN" w:bidi="hi-IN"/>
        </w:rPr>
        <w:t>(b,</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4</w:t>
      </w:r>
      <w:r w:rsidRPr="00352AE5">
        <w:rPr>
          <w:rFonts w:ascii="Consolas" w:eastAsia="Times New Roman" w:hAnsi="Consolas" w:cs="Times New Roman"/>
          <w:color w:val="D4D4D4"/>
          <w:sz w:val="24"/>
          <w:szCs w:val="24"/>
          <w:lang w:eastAsia="en-IN" w:bidi="hi-IN"/>
        </w:rPr>
        <w:t>*a*c))/(</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*a);</w:t>
      </w:r>
    </w:p>
    <w:p w14:paraId="7CDB49A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r2=(-b-</w:t>
      </w:r>
      <w:r w:rsidRPr="00352AE5">
        <w:rPr>
          <w:rFonts w:ascii="Consolas" w:eastAsia="Times New Roman" w:hAnsi="Consolas" w:cs="Times New Roman"/>
          <w:color w:val="DCDCAA"/>
          <w:sz w:val="24"/>
          <w:szCs w:val="24"/>
          <w:lang w:eastAsia="en-IN" w:bidi="hi-IN"/>
        </w:rPr>
        <w:t>sqrt</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pow</w:t>
      </w:r>
      <w:r w:rsidRPr="00352AE5">
        <w:rPr>
          <w:rFonts w:ascii="Consolas" w:eastAsia="Times New Roman" w:hAnsi="Consolas" w:cs="Times New Roman"/>
          <w:color w:val="D4D4D4"/>
          <w:sz w:val="24"/>
          <w:szCs w:val="24"/>
          <w:lang w:eastAsia="en-IN" w:bidi="hi-IN"/>
        </w:rPr>
        <w:t>(b,</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4</w:t>
      </w:r>
      <w:r w:rsidRPr="00352AE5">
        <w:rPr>
          <w:rFonts w:ascii="Consolas" w:eastAsia="Times New Roman" w:hAnsi="Consolas" w:cs="Times New Roman"/>
          <w:color w:val="D4D4D4"/>
          <w:sz w:val="24"/>
          <w:szCs w:val="24"/>
          <w:lang w:eastAsia="en-IN" w:bidi="hi-IN"/>
        </w:rPr>
        <w:t>*a*c))/(</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*a);</w:t>
      </w:r>
    </w:p>
    <w:p w14:paraId="03A6027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roots of the equation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x^2 +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x + c = 0 is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2BA0F1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"root 1 =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,r1);</w:t>
      </w:r>
    </w:p>
    <w:p w14:paraId="06E28AA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"root 2 =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,r2);</w:t>
      </w:r>
    </w:p>
    <w:p w14:paraId="3BECF3B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0C4E9A4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465C9BAC" w14:textId="5FA4A883" w:rsidR="006B329C" w:rsidRDefault="006B329C" w:rsidP="009C7898"/>
    <w:p w14:paraId="2BDF3C70" w14:textId="4EAFA3C0" w:rsidR="009C7898" w:rsidRPr="006D5BBD" w:rsidRDefault="009C7898" w:rsidP="009C7898">
      <w:r>
        <w:rPr>
          <w:noProof/>
        </w:rPr>
        <w:drawing>
          <wp:inline distT="0" distB="0" distL="0" distR="0" wp14:anchorId="7C1117B5" wp14:editId="656AD664">
            <wp:extent cx="5728970" cy="141986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1419860"/>
                    </a:xfrm>
                    <a:prstGeom prst="rect">
                      <a:avLst/>
                    </a:prstGeom>
                    <a:noFill/>
                    <a:ln>
                      <a:noFill/>
                    </a:ln>
                  </pic:spPr>
                </pic:pic>
              </a:graphicData>
            </a:graphic>
          </wp:inline>
        </w:drawing>
      </w:r>
    </w:p>
    <w:p w14:paraId="53AB4EDB" w14:textId="77777777" w:rsidR="006B329C" w:rsidRPr="006B329C" w:rsidRDefault="006B329C" w:rsidP="006B329C">
      <w:pPr>
        <w:rPr>
          <w:b/>
          <w:bCs/>
          <w:sz w:val="24"/>
          <w:szCs w:val="24"/>
        </w:rPr>
      </w:pPr>
      <w:r w:rsidRPr="006B329C">
        <w:rPr>
          <w:b/>
          <w:bCs/>
          <w:sz w:val="24"/>
          <w:szCs w:val="24"/>
        </w:rPr>
        <w:t>3. WAP to do the following tasks on a triangle:</w:t>
      </w:r>
    </w:p>
    <w:p w14:paraId="5D8B9A21" w14:textId="392E03BD" w:rsidR="006B329C" w:rsidRPr="006D5BBD" w:rsidRDefault="006B329C" w:rsidP="006B329C">
      <w:pPr>
        <w:rPr>
          <w:b/>
          <w:bCs/>
        </w:rPr>
      </w:pPr>
      <w:r w:rsidRPr="006B329C">
        <w:rPr>
          <w:b/>
          <w:bCs/>
          <w:sz w:val="24"/>
          <w:szCs w:val="24"/>
        </w:rPr>
        <w:t>a) Input angles of a triangle and check whether triangle is valid or not. (Hint: Input all</w:t>
      </w:r>
      <w:r>
        <w:rPr>
          <w:b/>
          <w:bCs/>
          <w:sz w:val="24"/>
          <w:szCs w:val="24"/>
        </w:rPr>
        <w:t xml:space="preserve"> </w:t>
      </w:r>
      <w:r w:rsidRPr="006B329C">
        <w:rPr>
          <w:b/>
          <w:bCs/>
          <w:sz w:val="24"/>
          <w:szCs w:val="24"/>
        </w:rPr>
        <w:t>three angles of triangle in some variable say angle1, angle2 and angle3. Find sum of all three angles, store sum in some variable say sum = angle1 + angle2 + angle3. Check if (sum = = 180) then, triangle can be formed otherwise not. In addition, make sure angles are greater than 0 i.e., check condition for angles if (angle1!= 0 &amp;&amp; angle2 != 0 &amp;&amp; angle3 !=</w:t>
      </w:r>
      <w:r>
        <w:rPr>
          <w:b/>
          <w:bCs/>
          <w:sz w:val="24"/>
          <w:szCs w:val="24"/>
        </w:rPr>
        <w:t xml:space="preserve"> </w:t>
      </w:r>
      <w:r w:rsidRPr="006B329C">
        <w:rPr>
          <w:b/>
          <w:bCs/>
          <w:sz w:val="24"/>
          <w:szCs w:val="24"/>
        </w:rPr>
        <w:t>0).</w:t>
      </w:r>
    </w:p>
    <w:p w14:paraId="6D7BA67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lastRenderedPageBreak/>
        <w:t>#include</w:t>
      </w:r>
      <w:r w:rsidRPr="00352AE5">
        <w:rPr>
          <w:rFonts w:ascii="Consolas" w:eastAsia="Times New Roman" w:hAnsi="Consolas" w:cs="Times New Roman"/>
          <w:color w:val="CE9178"/>
          <w:sz w:val="24"/>
          <w:szCs w:val="24"/>
          <w:lang w:eastAsia="en-IN" w:bidi="hi-IN"/>
        </w:rPr>
        <w:t>&lt;stdio.h&gt;</w:t>
      </w:r>
    </w:p>
    <w:p w14:paraId="3BAD644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5ED54E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7CDF22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174C6F8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a1,a2,a3;</w:t>
      </w:r>
    </w:p>
    <w:p w14:paraId="6A5EC71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angles of the triangle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108704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,&amp;a1,&amp;a2,&amp;a3);</w:t>
      </w:r>
    </w:p>
    <w:p w14:paraId="4BC94DF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((a1!=</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)&amp;&amp;(a2!=</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)&amp;&amp;(a3!=</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04C07FE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7F6A65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((a1+a2+a3)==</w:t>
      </w:r>
      <w:r w:rsidRPr="00352AE5">
        <w:rPr>
          <w:rFonts w:ascii="Consolas" w:eastAsia="Times New Roman" w:hAnsi="Consolas" w:cs="Times New Roman"/>
          <w:color w:val="B5CEA8"/>
          <w:sz w:val="24"/>
          <w:szCs w:val="24"/>
          <w:lang w:eastAsia="en-IN" w:bidi="hi-IN"/>
        </w:rPr>
        <w:t>180</w:t>
      </w:r>
      <w:r w:rsidRPr="00352AE5">
        <w:rPr>
          <w:rFonts w:ascii="Consolas" w:eastAsia="Times New Roman" w:hAnsi="Consolas" w:cs="Times New Roman"/>
          <w:color w:val="D4D4D4"/>
          <w:sz w:val="24"/>
          <w:szCs w:val="24"/>
          <w:lang w:eastAsia="en-IN" w:bidi="hi-IN"/>
        </w:rPr>
        <w:t>)</w:t>
      </w:r>
    </w:p>
    <w:p w14:paraId="7C583C0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00301D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6E6ADC0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not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4884F4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C5693D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30725D4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not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E71FD4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60F8B3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2E460D4" w14:textId="2A5220EF" w:rsidR="0007428E" w:rsidRPr="006B329C" w:rsidRDefault="0007428E" w:rsidP="0007428E">
      <w:pPr>
        <w:rPr>
          <w:sz w:val="24"/>
          <w:szCs w:val="24"/>
        </w:rPr>
      </w:pPr>
      <w:r>
        <w:rPr>
          <w:noProof/>
          <w:sz w:val="24"/>
          <w:szCs w:val="24"/>
        </w:rPr>
        <w:drawing>
          <wp:inline distT="0" distB="0" distL="0" distR="0" wp14:anchorId="6C4A7691" wp14:editId="5E3B7707">
            <wp:extent cx="4308475" cy="1073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8475" cy="1073785"/>
                    </a:xfrm>
                    <a:prstGeom prst="rect">
                      <a:avLst/>
                    </a:prstGeom>
                    <a:noFill/>
                    <a:ln>
                      <a:noFill/>
                    </a:ln>
                  </pic:spPr>
                </pic:pic>
              </a:graphicData>
            </a:graphic>
          </wp:inline>
        </w:drawing>
      </w:r>
    </w:p>
    <w:p w14:paraId="478B1EAB" w14:textId="492E647C" w:rsidR="006B329C" w:rsidRDefault="006B329C" w:rsidP="006B329C">
      <w:pPr>
        <w:rPr>
          <w:b/>
          <w:bCs/>
          <w:sz w:val="24"/>
          <w:szCs w:val="24"/>
        </w:rPr>
      </w:pPr>
      <w:r w:rsidRPr="006B329C">
        <w:rPr>
          <w:b/>
          <w:bCs/>
          <w:sz w:val="24"/>
          <w:szCs w:val="24"/>
        </w:rPr>
        <w:t>b) Input all sides of a triangle and check whether triangle is valid or not. (Hint: A triangle is valid if sum of its two sides is greater than the third side. Means if a, b, c are three sides of a triangle. Then the triangle is valid if all three conditions are satisfied. a + b &gt; c, a + c &gt; b and b + c &gt; a)</w:t>
      </w:r>
    </w:p>
    <w:p w14:paraId="4134130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05C9D76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B5902D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10CF31C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7B544D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a,b,c</w:t>
      </w:r>
      <w:proofErr w:type="spellEnd"/>
      <w:r w:rsidRPr="00352AE5">
        <w:rPr>
          <w:rFonts w:ascii="Consolas" w:eastAsia="Times New Roman" w:hAnsi="Consolas" w:cs="Times New Roman"/>
          <w:color w:val="D4D4D4"/>
          <w:sz w:val="24"/>
          <w:szCs w:val="24"/>
          <w:lang w:eastAsia="en-IN" w:bidi="hi-IN"/>
        </w:rPr>
        <w:t>;</w:t>
      </w:r>
    </w:p>
    <w:p w14:paraId="001E794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sides of the triangle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C200AE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,&amp;a,&amp;b,&amp;c</w:t>
      </w:r>
      <w:proofErr w:type="spellEnd"/>
      <w:r w:rsidRPr="00352AE5">
        <w:rPr>
          <w:rFonts w:ascii="Consolas" w:eastAsia="Times New Roman" w:hAnsi="Consolas" w:cs="Times New Roman"/>
          <w:color w:val="D4D4D4"/>
          <w:sz w:val="24"/>
          <w:szCs w:val="24"/>
          <w:lang w:eastAsia="en-IN" w:bidi="hi-IN"/>
        </w:rPr>
        <w:t>);</w:t>
      </w:r>
    </w:p>
    <w:p w14:paraId="644E7BB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a+b</w:t>
      </w:r>
      <w:proofErr w:type="spellEnd"/>
      <w:r w:rsidRPr="00352AE5">
        <w:rPr>
          <w:rFonts w:ascii="Consolas" w:eastAsia="Times New Roman" w:hAnsi="Consolas" w:cs="Times New Roman"/>
          <w:color w:val="D4D4D4"/>
          <w:sz w:val="24"/>
          <w:szCs w:val="24"/>
          <w:lang w:eastAsia="en-IN" w:bidi="hi-IN"/>
        </w:rPr>
        <w:t>)&gt;c)&amp;&amp;((</w:t>
      </w:r>
      <w:proofErr w:type="spellStart"/>
      <w:r w:rsidRPr="00352AE5">
        <w:rPr>
          <w:rFonts w:ascii="Consolas" w:eastAsia="Times New Roman" w:hAnsi="Consolas" w:cs="Times New Roman"/>
          <w:color w:val="D4D4D4"/>
          <w:sz w:val="24"/>
          <w:szCs w:val="24"/>
          <w:lang w:eastAsia="en-IN" w:bidi="hi-IN"/>
        </w:rPr>
        <w:t>a+c</w:t>
      </w:r>
      <w:proofErr w:type="spellEnd"/>
      <w:r w:rsidRPr="00352AE5">
        <w:rPr>
          <w:rFonts w:ascii="Consolas" w:eastAsia="Times New Roman" w:hAnsi="Consolas" w:cs="Times New Roman"/>
          <w:color w:val="D4D4D4"/>
          <w:sz w:val="24"/>
          <w:szCs w:val="24"/>
          <w:lang w:eastAsia="en-IN" w:bidi="hi-IN"/>
        </w:rPr>
        <w:t>)&gt;b)&amp;&amp;((</w:t>
      </w:r>
      <w:proofErr w:type="spellStart"/>
      <w:r w:rsidRPr="00352AE5">
        <w:rPr>
          <w:rFonts w:ascii="Consolas" w:eastAsia="Times New Roman" w:hAnsi="Consolas" w:cs="Times New Roman"/>
          <w:color w:val="D4D4D4"/>
          <w:sz w:val="24"/>
          <w:szCs w:val="24"/>
          <w:lang w:eastAsia="en-IN" w:bidi="hi-IN"/>
        </w:rPr>
        <w:t>b+c</w:t>
      </w:r>
      <w:proofErr w:type="spellEnd"/>
      <w:r w:rsidRPr="00352AE5">
        <w:rPr>
          <w:rFonts w:ascii="Consolas" w:eastAsia="Times New Roman" w:hAnsi="Consolas" w:cs="Times New Roman"/>
          <w:color w:val="D4D4D4"/>
          <w:sz w:val="24"/>
          <w:szCs w:val="24"/>
          <w:lang w:eastAsia="en-IN" w:bidi="hi-IN"/>
        </w:rPr>
        <w:t>)&gt;a))</w:t>
      </w:r>
    </w:p>
    <w:p w14:paraId="31EDB84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7C38BF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sides is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3DCFBC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FB345C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1B899AE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not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909144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C5C62C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lastRenderedPageBreak/>
        <w:t>}</w:t>
      </w:r>
    </w:p>
    <w:p w14:paraId="3F473F5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39BA996" w14:textId="1D3EB65E" w:rsidR="0007428E" w:rsidRPr="006D5BBD" w:rsidRDefault="0007428E" w:rsidP="0007428E">
      <w:r>
        <w:rPr>
          <w:noProof/>
        </w:rPr>
        <w:drawing>
          <wp:inline distT="0" distB="0" distL="0" distR="0" wp14:anchorId="387F9D59" wp14:editId="23B621E3">
            <wp:extent cx="4676140" cy="9836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140" cy="983615"/>
                    </a:xfrm>
                    <a:prstGeom prst="rect">
                      <a:avLst/>
                    </a:prstGeom>
                    <a:noFill/>
                    <a:ln>
                      <a:noFill/>
                    </a:ln>
                  </pic:spPr>
                </pic:pic>
              </a:graphicData>
            </a:graphic>
          </wp:inline>
        </w:drawing>
      </w:r>
    </w:p>
    <w:p w14:paraId="432CF4D8" w14:textId="29C3A6FB" w:rsidR="006B329C" w:rsidRDefault="006B329C" w:rsidP="006B329C">
      <w:pPr>
        <w:rPr>
          <w:b/>
          <w:bCs/>
          <w:sz w:val="24"/>
          <w:szCs w:val="24"/>
        </w:rPr>
      </w:pPr>
      <w:r w:rsidRPr="006B329C">
        <w:rPr>
          <w:b/>
          <w:bCs/>
          <w:sz w:val="24"/>
          <w:szCs w:val="24"/>
        </w:rPr>
        <w:t xml:space="preserve">c) Whether the triangle is equilateral, isosceles or scalene triangle. (Hint: Input sides of a triangle from user. Store it in some variables say side1, side2 and side3. Check if (side1 = = side2 &amp;&amp; side2 = = side3), then the triangle is equilateral. If it is not an equilateral triangle then it may be isosceles. Check if (side1 = = side2 || side1 = = side3 || side2 = = side3), then triangle is isosceles. If it is neither equilateral nor isosceles then </w:t>
      </w:r>
      <w:proofErr w:type="gramStart"/>
      <w:r w:rsidRPr="006B329C">
        <w:rPr>
          <w:b/>
          <w:bCs/>
          <w:sz w:val="24"/>
          <w:szCs w:val="24"/>
        </w:rPr>
        <w:t>it</w:t>
      </w:r>
      <w:proofErr w:type="gramEnd"/>
      <w:r w:rsidRPr="006B329C">
        <w:rPr>
          <w:b/>
          <w:bCs/>
          <w:sz w:val="24"/>
          <w:szCs w:val="24"/>
        </w:rPr>
        <w:t xml:space="preserve"> scalene triangle.</w:t>
      </w:r>
    </w:p>
    <w:p w14:paraId="1083580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19D5D31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3B1040E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799670B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1B6F59C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float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a,b,c</w:t>
      </w:r>
      <w:proofErr w:type="spellEnd"/>
      <w:r w:rsidRPr="00352AE5">
        <w:rPr>
          <w:rFonts w:ascii="Consolas" w:eastAsia="Times New Roman" w:hAnsi="Consolas" w:cs="Times New Roman"/>
          <w:color w:val="D4D4D4"/>
          <w:sz w:val="24"/>
          <w:szCs w:val="24"/>
          <w:lang w:eastAsia="en-IN" w:bidi="hi-IN"/>
        </w:rPr>
        <w:t>;</w:t>
      </w:r>
    </w:p>
    <w:p w14:paraId="19D2EDF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sides of the triangle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4C0121E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f</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,&amp;a,&amp;b,&amp;c</w:t>
      </w:r>
      <w:proofErr w:type="spellEnd"/>
      <w:r w:rsidRPr="00352AE5">
        <w:rPr>
          <w:rFonts w:ascii="Consolas" w:eastAsia="Times New Roman" w:hAnsi="Consolas" w:cs="Times New Roman"/>
          <w:color w:val="D4D4D4"/>
          <w:sz w:val="24"/>
          <w:szCs w:val="24"/>
          <w:lang w:eastAsia="en-IN" w:bidi="hi-IN"/>
        </w:rPr>
        <w:t>);</w:t>
      </w:r>
    </w:p>
    <w:p w14:paraId="627EAC0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a+b</w:t>
      </w:r>
      <w:proofErr w:type="spellEnd"/>
      <w:r w:rsidRPr="00352AE5">
        <w:rPr>
          <w:rFonts w:ascii="Consolas" w:eastAsia="Times New Roman" w:hAnsi="Consolas" w:cs="Times New Roman"/>
          <w:color w:val="D4D4D4"/>
          <w:sz w:val="24"/>
          <w:szCs w:val="24"/>
          <w:lang w:eastAsia="en-IN" w:bidi="hi-IN"/>
        </w:rPr>
        <w:t>)&gt;c)&amp;&amp;((</w:t>
      </w:r>
      <w:proofErr w:type="spellStart"/>
      <w:r w:rsidRPr="00352AE5">
        <w:rPr>
          <w:rFonts w:ascii="Consolas" w:eastAsia="Times New Roman" w:hAnsi="Consolas" w:cs="Times New Roman"/>
          <w:color w:val="D4D4D4"/>
          <w:sz w:val="24"/>
          <w:szCs w:val="24"/>
          <w:lang w:eastAsia="en-IN" w:bidi="hi-IN"/>
        </w:rPr>
        <w:t>a+c</w:t>
      </w:r>
      <w:proofErr w:type="spellEnd"/>
      <w:r w:rsidRPr="00352AE5">
        <w:rPr>
          <w:rFonts w:ascii="Consolas" w:eastAsia="Times New Roman" w:hAnsi="Consolas" w:cs="Times New Roman"/>
          <w:color w:val="D4D4D4"/>
          <w:sz w:val="24"/>
          <w:szCs w:val="24"/>
          <w:lang w:eastAsia="en-IN" w:bidi="hi-IN"/>
        </w:rPr>
        <w:t>)&gt;b)&amp;&amp;((</w:t>
      </w:r>
      <w:proofErr w:type="spellStart"/>
      <w:r w:rsidRPr="00352AE5">
        <w:rPr>
          <w:rFonts w:ascii="Consolas" w:eastAsia="Times New Roman" w:hAnsi="Consolas" w:cs="Times New Roman"/>
          <w:color w:val="D4D4D4"/>
          <w:sz w:val="24"/>
          <w:szCs w:val="24"/>
          <w:lang w:eastAsia="en-IN" w:bidi="hi-IN"/>
        </w:rPr>
        <w:t>b+c</w:t>
      </w:r>
      <w:proofErr w:type="spellEnd"/>
      <w:r w:rsidRPr="00352AE5">
        <w:rPr>
          <w:rFonts w:ascii="Consolas" w:eastAsia="Times New Roman" w:hAnsi="Consolas" w:cs="Times New Roman"/>
          <w:color w:val="D4D4D4"/>
          <w:sz w:val="24"/>
          <w:szCs w:val="24"/>
          <w:lang w:eastAsia="en-IN" w:bidi="hi-IN"/>
        </w:rPr>
        <w:t>)&gt;a))</w:t>
      </w:r>
    </w:p>
    <w:p w14:paraId="309B68B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550CB68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sides is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3C2490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F788D6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3ED5658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not valid!</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BA6012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4A88209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((a==b)&amp;&amp;(a==c))</w:t>
      </w:r>
    </w:p>
    <w:p w14:paraId="6356593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sides is an equilateral!</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2A9FE4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((a==b)||(a==c)||b==c)</w:t>
      </w:r>
    </w:p>
    <w:p w14:paraId="4E8BEAF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an isosceles!</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8C0E58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p>
    <w:p w14:paraId="4B329C4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triangle formed by the angles is an scalene!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FA20BA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36A6314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F191848" w14:textId="5F9C7F02" w:rsidR="00DE7458" w:rsidRDefault="00DE7458" w:rsidP="00DE7458">
      <w:r>
        <w:rPr>
          <w:noProof/>
        </w:rPr>
        <w:lastRenderedPageBreak/>
        <w:drawing>
          <wp:inline distT="0" distB="0" distL="0" distR="0" wp14:anchorId="7C192852" wp14:editId="3E72B10C">
            <wp:extent cx="4613275" cy="1281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3275" cy="1281430"/>
                    </a:xfrm>
                    <a:prstGeom prst="rect">
                      <a:avLst/>
                    </a:prstGeom>
                    <a:noFill/>
                    <a:ln>
                      <a:noFill/>
                    </a:ln>
                  </pic:spPr>
                </pic:pic>
              </a:graphicData>
            </a:graphic>
          </wp:inline>
        </w:drawing>
      </w:r>
    </w:p>
    <w:p w14:paraId="11C15C73" w14:textId="1DE6292A" w:rsidR="00DE7458" w:rsidRDefault="00DE7458" w:rsidP="00DE7458"/>
    <w:p w14:paraId="21C5EA08" w14:textId="40AFEA1B" w:rsidR="00DE7458" w:rsidRDefault="00DE7458" w:rsidP="00DE7458"/>
    <w:p w14:paraId="37B4E64D" w14:textId="6DAF2CF1" w:rsidR="00DE7458" w:rsidRPr="00E55521" w:rsidRDefault="00DE7458" w:rsidP="00DE7458">
      <w:pPr>
        <w:jc w:val="center"/>
        <w:rPr>
          <w:b/>
          <w:bCs/>
          <w:sz w:val="48"/>
          <w:szCs w:val="48"/>
          <w:u w:val="single"/>
        </w:rPr>
      </w:pPr>
      <w:r w:rsidRPr="00E55521">
        <w:rPr>
          <w:b/>
          <w:bCs/>
          <w:sz w:val="48"/>
          <w:szCs w:val="48"/>
          <w:u w:val="single"/>
        </w:rPr>
        <w:t>CP ASSIGNMENT -3</w:t>
      </w:r>
    </w:p>
    <w:p w14:paraId="2B45643D" w14:textId="77777777" w:rsidR="00DE7458" w:rsidRPr="00DE7458" w:rsidRDefault="00DE7458" w:rsidP="00DE7458">
      <w:pPr>
        <w:rPr>
          <w:b/>
          <w:bCs/>
          <w:sz w:val="24"/>
          <w:szCs w:val="24"/>
        </w:rPr>
      </w:pPr>
      <w:r w:rsidRPr="00DE7458">
        <w:rPr>
          <w:b/>
          <w:bCs/>
          <w:sz w:val="24"/>
          <w:szCs w:val="24"/>
        </w:rPr>
        <w:t xml:space="preserve">Q1. WAP to accept a number and print all its digits in words using Switch and loop </w:t>
      </w:r>
    </w:p>
    <w:p w14:paraId="202354A0" w14:textId="77777777" w:rsidR="00DE7458" w:rsidRPr="00DE7458" w:rsidRDefault="00DE7458" w:rsidP="00DE7458">
      <w:pPr>
        <w:rPr>
          <w:b/>
          <w:bCs/>
          <w:sz w:val="24"/>
          <w:szCs w:val="24"/>
        </w:rPr>
      </w:pPr>
      <w:r w:rsidRPr="00DE7458">
        <w:rPr>
          <w:b/>
          <w:bCs/>
          <w:sz w:val="24"/>
          <w:szCs w:val="24"/>
        </w:rPr>
        <w:t>statement.</w:t>
      </w:r>
    </w:p>
    <w:p w14:paraId="06723726" w14:textId="4299810A" w:rsidR="00DE7458" w:rsidRDefault="00DE7458" w:rsidP="00DE7458">
      <w:pPr>
        <w:rPr>
          <w:b/>
          <w:bCs/>
          <w:sz w:val="24"/>
          <w:szCs w:val="24"/>
        </w:rPr>
      </w:pPr>
      <w:r w:rsidRPr="00DE7458">
        <w:rPr>
          <w:b/>
          <w:bCs/>
          <w:sz w:val="24"/>
          <w:szCs w:val="24"/>
        </w:rPr>
        <w:t xml:space="preserve"> (Hint: Input: 149, Output: One Four Nine)</w:t>
      </w:r>
    </w:p>
    <w:p w14:paraId="0CDD035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15D4D92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19B4C6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5DCF4E8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50490F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10</w:t>
      </w:r>
      <w:r w:rsidRPr="00352AE5">
        <w:rPr>
          <w:rFonts w:ascii="Consolas" w:eastAsia="Times New Roman" w:hAnsi="Consolas" w:cs="Times New Roman"/>
          <w:color w:val="D4D4D4"/>
          <w:sz w:val="24"/>
          <w:szCs w:val="24"/>
          <w:lang w:eastAsia="en-IN" w:bidi="hi-IN"/>
        </w:rPr>
        <w:t>];</w:t>
      </w:r>
    </w:p>
    <w:p w14:paraId="4B39701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number to print in words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58D72E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gets</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4E7EC8C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for</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n=</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num</w:t>
      </w:r>
      <w:r w:rsidRPr="00352AE5">
        <w:rPr>
          <w:rFonts w:ascii="Consolas" w:eastAsia="Times New Roman" w:hAnsi="Consolas" w:cs="Times New Roman"/>
          <w:color w:val="D4D4D4"/>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\0</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;n++)</w:t>
      </w:r>
    </w:p>
    <w:p w14:paraId="70E8B29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A1804D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switch</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[n])</w:t>
      </w:r>
    </w:p>
    <w:p w14:paraId="767EE97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DCEBAD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"zero</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EE2B0D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9A6B66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'1'</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"one</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BB0F50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7EB4ABF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"two</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435F2F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54B74F5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'3'</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"tree</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76B937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15046A4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'4'</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"four</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56D4AC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2CD9B3B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'5'</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"five</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6D0590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71F3804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'6'</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"six</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258D533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39BDADE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'7'</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"seven</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CC58A1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lastRenderedPageBreak/>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014EF13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'8'</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"eight</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4C889D8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30110A8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case</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E9178"/>
          <w:sz w:val="24"/>
          <w:szCs w:val="24"/>
          <w:lang w:eastAsia="en-IN" w:bidi="hi-IN"/>
        </w:rPr>
        <w:t>'9'</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"nine</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18CCEBD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087FEC4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E970AA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37F588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773A939" w14:textId="77777777" w:rsidR="00352AE5" w:rsidRPr="00352AE5" w:rsidRDefault="00352AE5" w:rsidP="00352AE5">
      <w:pPr>
        <w:shd w:val="clear" w:color="auto" w:fill="1E1E1E"/>
        <w:spacing w:after="240" w:line="330" w:lineRule="atLeast"/>
        <w:rPr>
          <w:rFonts w:ascii="Consolas" w:eastAsia="Times New Roman" w:hAnsi="Consolas" w:cs="Times New Roman"/>
          <w:color w:val="D4D4D4"/>
          <w:sz w:val="24"/>
          <w:szCs w:val="24"/>
          <w:lang w:eastAsia="en-IN" w:bidi="hi-IN"/>
        </w:rPr>
      </w:pPr>
    </w:p>
    <w:p w14:paraId="2B2FF7D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A4441A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7BBE940C" w14:textId="77777777" w:rsidR="00510C05" w:rsidRDefault="00510C05" w:rsidP="00FA7A43"/>
    <w:p w14:paraId="72C05EF6" w14:textId="3DE0FFB5" w:rsidR="00FA7A43" w:rsidRPr="00DE7458" w:rsidRDefault="00FA7A43" w:rsidP="00FA7A43">
      <w:r>
        <w:rPr>
          <w:noProof/>
        </w:rPr>
        <w:drawing>
          <wp:inline distT="0" distB="0" distL="0" distR="0" wp14:anchorId="09AD9D78" wp14:editId="76C29CCC">
            <wp:extent cx="3519170" cy="5334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9170" cy="533400"/>
                    </a:xfrm>
                    <a:prstGeom prst="rect">
                      <a:avLst/>
                    </a:prstGeom>
                    <a:noFill/>
                    <a:ln>
                      <a:noFill/>
                    </a:ln>
                  </pic:spPr>
                </pic:pic>
              </a:graphicData>
            </a:graphic>
          </wp:inline>
        </w:drawing>
      </w:r>
    </w:p>
    <w:p w14:paraId="66BA690C" w14:textId="6C0FAB7E" w:rsidR="00DE7458" w:rsidRDefault="00DE7458" w:rsidP="00DE7458">
      <w:pPr>
        <w:rPr>
          <w:b/>
          <w:bCs/>
          <w:sz w:val="24"/>
          <w:szCs w:val="24"/>
        </w:rPr>
      </w:pPr>
      <w:r w:rsidRPr="00DE7458">
        <w:rPr>
          <w:b/>
          <w:bCs/>
          <w:sz w:val="24"/>
          <w:szCs w:val="24"/>
        </w:rPr>
        <w:t>Q2. WAP to print Fibonacci series up to ‘n’ terms where n is entered from user.</w:t>
      </w:r>
    </w:p>
    <w:p w14:paraId="6C7F309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66771CA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292A41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4EAC9D2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F16BD5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n,a</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,b=</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,temp=</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366B667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number upto which you want to display fibonacci series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1478AB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,&amp;n</w:t>
      </w:r>
      <w:proofErr w:type="spellEnd"/>
      <w:r w:rsidRPr="00352AE5">
        <w:rPr>
          <w:rFonts w:ascii="Consolas" w:eastAsia="Times New Roman" w:hAnsi="Consolas" w:cs="Times New Roman"/>
          <w:color w:val="D4D4D4"/>
          <w:sz w:val="24"/>
          <w:szCs w:val="24"/>
          <w:lang w:eastAsia="en-IN" w:bidi="hi-IN"/>
        </w:rPr>
        <w:t>);</w:t>
      </w:r>
    </w:p>
    <w:p w14:paraId="40A2AA3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series is as followed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3B68B7E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printf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first two  constant numbers are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,a,b);</w:t>
      </w:r>
    </w:p>
    <w:p w14:paraId="3B62F98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rest of the series is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w:t>
      </w:r>
    </w:p>
    <w:p w14:paraId="5F0C3C4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for</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;i&lt;=(n-</w:t>
      </w:r>
      <w:r w:rsidRPr="00352AE5">
        <w:rPr>
          <w:rFonts w:ascii="Consolas" w:eastAsia="Times New Roman" w:hAnsi="Consolas" w:cs="Times New Roman"/>
          <w:color w:val="B5CEA8"/>
          <w:sz w:val="24"/>
          <w:szCs w:val="24"/>
          <w:lang w:eastAsia="en-IN" w:bidi="hi-IN"/>
        </w:rPr>
        <w:t>3</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p>
    <w:p w14:paraId="7371A0D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93486F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a+b</w:t>
      </w:r>
      <w:proofErr w:type="spellEnd"/>
      <w:r w:rsidRPr="00352AE5">
        <w:rPr>
          <w:rFonts w:ascii="Consolas" w:eastAsia="Times New Roman" w:hAnsi="Consolas" w:cs="Times New Roman"/>
          <w:color w:val="D4D4D4"/>
          <w:sz w:val="24"/>
          <w:szCs w:val="24"/>
          <w:lang w:eastAsia="en-IN" w:bidi="hi-IN"/>
        </w:rPr>
        <w:t>);</w:t>
      </w:r>
    </w:p>
    <w:p w14:paraId="1F2B6FF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temp=b;</w:t>
      </w:r>
    </w:p>
    <w:p w14:paraId="6072A78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b=</w:t>
      </w:r>
      <w:proofErr w:type="spellStart"/>
      <w:r w:rsidRPr="00352AE5">
        <w:rPr>
          <w:rFonts w:ascii="Consolas" w:eastAsia="Times New Roman" w:hAnsi="Consolas" w:cs="Times New Roman"/>
          <w:color w:val="D4D4D4"/>
          <w:sz w:val="24"/>
          <w:szCs w:val="24"/>
          <w:lang w:eastAsia="en-IN" w:bidi="hi-IN"/>
        </w:rPr>
        <w:t>a+b</w:t>
      </w:r>
      <w:proofErr w:type="spellEnd"/>
      <w:r w:rsidRPr="00352AE5">
        <w:rPr>
          <w:rFonts w:ascii="Consolas" w:eastAsia="Times New Roman" w:hAnsi="Consolas" w:cs="Times New Roman"/>
          <w:color w:val="D4D4D4"/>
          <w:sz w:val="24"/>
          <w:szCs w:val="24"/>
          <w:lang w:eastAsia="en-IN" w:bidi="hi-IN"/>
        </w:rPr>
        <w:t>;</w:t>
      </w:r>
    </w:p>
    <w:p w14:paraId="2991AF4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a=temp;</w:t>
      </w:r>
    </w:p>
    <w:p w14:paraId="54FCEF7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67C3B9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6706FDF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40931D4" w14:textId="766BA717" w:rsidR="00F952B6" w:rsidRPr="00DE7458" w:rsidRDefault="00F952B6" w:rsidP="00F952B6">
      <w:r>
        <w:rPr>
          <w:noProof/>
        </w:rPr>
        <w:lastRenderedPageBreak/>
        <w:drawing>
          <wp:inline distT="0" distB="0" distL="0" distR="0" wp14:anchorId="784643F4" wp14:editId="44F14187">
            <wp:extent cx="5728970" cy="1191260"/>
            <wp:effectExtent l="0" t="0" r="508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1191260"/>
                    </a:xfrm>
                    <a:prstGeom prst="rect">
                      <a:avLst/>
                    </a:prstGeom>
                    <a:noFill/>
                    <a:ln>
                      <a:noFill/>
                    </a:ln>
                  </pic:spPr>
                </pic:pic>
              </a:graphicData>
            </a:graphic>
          </wp:inline>
        </w:drawing>
      </w:r>
    </w:p>
    <w:p w14:paraId="185CCCB3" w14:textId="2CB12B7D" w:rsidR="00DE7458" w:rsidRDefault="00DE7458" w:rsidP="00DE7458">
      <w:pPr>
        <w:rPr>
          <w:b/>
          <w:bCs/>
          <w:sz w:val="24"/>
          <w:szCs w:val="24"/>
        </w:rPr>
      </w:pPr>
      <w:r w:rsidRPr="00DE7458">
        <w:rPr>
          <w:b/>
          <w:bCs/>
          <w:sz w:val="24"/>
          <w:szCs w:val="24"/>
        </w:rPr>
        <w:t>Q3 WAP to check whether the entered integer number is palindrome or not.</w:t>
      </w:r>
    </w:p>
    <w:p w14:paraId="150A47F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CE9178"/>
          <w:sz w:val="24"/>
          <w:szCs w:val="24"/>
          <w:lang w:eastAsia="en-IN" w:bidi="hi-IN"/>
        </w:rPr>
        <w:t>&lt;stdio.h&gt;</w:t>
      </w:r>
    </w:p>
    <w:p w14:paraId="4677352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64001D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4094B1E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23791E3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char</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10</w:t>
      </w:r>
      <w:r w:rsidRPr="00352AE5">
        <w:rPr>
          <w:rFonts w:ascii="Consolas" w:eastAsia="Times New Roman" w:hAnsi="Consolas" w:cs="Times New Roman"/>
          <w:color w:val="D4D4D4"/>
          <w:sz w:val="24"/>
          <w:szCs w:val="24"/>
          <w:lang w:eastAsia="en-IN" w:bidi="hi-IN"/>
        </w:rPr>
        <w:t>];</w:t>
      </w:r>
    </w:p>
    <w:p w14:paraId="788817A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w:t>
      </w:r>
      <w:r w:rsidRPr="00352AE5">
        <w:rPr>
          <w:rFonts w:ascii="Consolas" w:eastAsia="Times New Roman" w:hAnsi="Consolas" w:cs="Times New Roman"/>
          <w:color w:val="D4D4D4"/>
          <w:sz w:val="24"/>
          <w:szCs w:val="24"/>
          <w:lang w:eastAsia="en-IN" w:bidi="hi-IN"/>
        </w:rPr>
        <w:t>;</w:t>
      </w:r>
    </w:p>
    <w:p w14:paraId="17FFC04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number to check for </w:t>
      </w:r>
      <w:proofErr w:type="spellStart"/>
      <w:r w:rsidRPr="00352AE5">
        <w:rPr>
          <w:rFonts w:ascii="Consolas" w:eastAsia="Times New Roman" w:hAnsi="Consolas" w:cs="Times New Roman"/>
          <w:color w:val="CE9178"/>
          <w:sz w:val="24"/>
          <w:szCs w:val="24"/>
          <w:lang w:eastAsia="en-IN" w:bidi="hi-IN"/>
        </w:rPr>
        <w:t>pelindrome</w:t>
      </w:r>
      <w:proofErr w:type="spellEnd"/>
      <w:r w:rsidRPr="00352AE5">
        <w:rPr>
          <w:rFonts w:ascii="Consolas" w:eastAsia="Times New Roman" w:hAnsi="Consolas" w:cs="Times New Roman"/>
          <w:color w:val="CE9178"/>
          <w:sz w:val="24"/>
          <w:szCs w:val="24"/>
          <w:lang w:eastAsia="en-IN" w:bidi="hi-IN"/>
        </w:rPr>
        <w:t> :</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497F30C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gets</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2F7F918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BFF6B5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for</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num</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\0</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p>
    <w:p w14:paraId="20C6E83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9C8460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3323FA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p>
    <w:p w14:paraId="19C182E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2FC6999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3</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p>
    <w:p w14:paraId="70FF74B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while</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&gt;=</w:t>
      </w:r>
      <w:r w:rsidRPr="00352AE5">
        <w:rPr>
          <w:rFonts w:ascii="Consolas" w:eastAsia="Times New Roman" w:hAnsi="Consolas" w:cs="Times New Roman"/>
          <w:color w:val="9CDCFE"/>
          <w:sz w:val="24"/>
          <w:szCs w:val="24"/>
          <w:lang w:eastAsia="en-IN" w:bidi="hi-IN"/>
        </w:rPr>
        <w:t>t</w:t>
      </w:r>
      <w:r w:rsidRPr="00352AE5">
        <w:rPr>
          <w:rFonts w:ascii="Consolas" w:eastAsia="Times New Roman" w:hAnsi="Consolas" w:cs="Times New Roman"/>
          <w:color w:val="D4D4D4"/>
          <w:sz w:val="24"/>
          <w:szCs w:val="24"/>
          <w:lang w:eastAsia="en-IN" w:bidi="hi-IN"/>
        </w:rPr>
        <w:t>)</w:t>
      </w:r>
    </w:p>
    <w:p w14:paraId="132CC30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3741DE6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74FDAB2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 = </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429B9E3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6711232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77E8F7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 =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D51E10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7933AB5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E4190C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p>
    <w:p w14:paraId="445D2B7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p>
    <w:p w14:paraId="45586A8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BFB02F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17ADED1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entered number is a palindrome!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066C5A2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p>
    <w:p w14:paraId="05CB4DC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"the entered number is not a palindrome!</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6372B8C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4328B2E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514C14B4" w14:textId="135A975D" w:rsidR="00992A91" w:rsidRPr="00992A91" w:rsidRDefault="00992A91" w:rsidP="00992A91">
      <w:r>
        <w:rPr>
          <w:noProof/>
        </w:rPr>
        <w:lastRenderedPageBreak/>
        <w:drawing>
          <wp:inline distT="0" distB="0" distL="0" distR="0" wp14:anchorId="5F3249EB" wp14:editId="69D7B57E">
            <wp:extent cx="3990340" cy="6648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0340" cy="664845"/>
                    </a:xfrm>
                    <a:prstGeom prst="rect">
                      <a:avLst/>
                    </a:prstGeom>
                    <a:noFill/>
                    <a:ln>
                      <a:noFill/>
                    </a:ln>
                  </pic:spPr>
                </pic:pic>
              </a:graphicData>
            </a:graphic>
          </wp:inline>
        </w:drawing>
      </w:r>
    </w:p>
    <w:p w14:paraId="3B25B29D" w14:textId="77777777" w:rsidR="00DE7458" w:rsidRPr="00DE7458" w:rsidRDefault="00DE7458" w:rsidP="00DE7458">
      <w:pPr>
        <w:rPr>
          <w:b/>
          <w:bCs/>
          <w:sz w:val="24"/>
          <w:szCs w:val="24"/>
        </w:rPr>
      </w:pPr>
      <w:r w:rsidRPr="00DE7458">
        <w:rPr>
          <w:b/>
          <w:bCs/>
          <w:sz w:val="24"/>
          <w:szCs w:val="24"/>
        </w:rPr>
        <w:t xml:space="preserve">Q4 WAP to check whether a given number is prime or not. Also print all prime numbers </w:t>
      </w:r>
    </w:p>
    <w:p w14:paraId="304204BB" w14:textId="19C763A1" w:rsidR="00DE7458" w:rsidRDefault="00DE7458" w:rsidP="00DE7458">
      <w:pPr>
        <w:rPr>
          <w:b/>
          <w:bCs/>
          <w:sz w:val="24"/>
          <w:szCs w:val="24"/>
        </w:rPr>
      </w:pPr>
      <w:r w:rsidRPr="00DE7458">
        <w:rPr>
          <w:b/>
          <w:bCs/>
          <w:sz w:val="24"/>
          <w:szCs w:val="24"/>
        </w:rPr>
        <w:t>between 1 to n where n is entered from user.</w:t>
      </w:r>
    </w:p>
    <w:p w14:paraId="1145DB60" w14:textId="253617F9" w:rsidR="00DE7458" w:rsidRDefault="00142DD0" w:rsidP="00DE7458">
      <w:r>
        <w:t>4a</w:t>
      </w:r>
    </w:p>
    <w:p w14:paraId="5BBE598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t>#include</w:t>
      </w:r>
      <w:r w:rsidRPr="00352AE5">
        <w:rPr>
          <w:rFonts w:ascii="Consolas" w:eastAsia="Times New Roman" w:hAnsi="Consolas" w:cs="Times New Roman"/>
          <w:color w:val="569CD6"/>
          <w:sz w:val="24"/>
          <w:szCs w:val="24"/>
          <w:lang w:eastAsia="en-IN" w:bidi="hi-IN"/>
        </w:rPr>
        <w:t> </w:t>
      </w:r>
      <w:r w:rsidRPr="00352AE5">
        <w:rPr>
          <w:rFonts w:ascii="Consolas" w:eastAsia="Times New Roman" w:hAnsi="Consolas" w:cs="Times New Roman"/>
          <w:color w:val="CE9178"/>
          <w:sz w:val="24"/>
          <w:szCs w:val="24"/>
          <w:lang w:eastAsia="en-IN" w:bidi="hi-IN"/>
        </w:rPr>
        <w:t>&lt;</w:t>
      </w:r>
      <w:proofErr w:type="spellStart"/>
      <w:r w:rsidRPr="00352AE5">
        <w:rPr>
          <w:rFonts w:ascii="Consolas" w:eastAsia="Times New Roman" w:hAnsi="Consolas" w:cs="Times New Roman"/>
          <w:color w:val="CE9178"/>
          <w:sz w:val="24"/>
          <w:szCs w:val="24"/>
          <w:lang w:eastAsia="en-IN" w:bidi="hi-IN"/>
        </w:rPr>
        <w:t>stdio.h</w:t>
      </w:r>
      <w:proofErr w:type="spellEnd"/>
      <w:r w:rsidRPr="00352AE5">
        <w:rPr>
          <w:rFonts w:ascii="Consolas" w:eastAsia="Times New Roman" w:hAnsi="Consolas" w:cs="Times New Roman"/>
          <w:color w:val="CE9178"/>
          <w:sz w:val="24"/>
          <w:szCs w:val="24"/>
          <w:lang w:eastAsia="en-IN" w:bidi="hi-IN"/>
        </w:rPr>
        <w:t>&gt;</w:t>
      </w:r>
    </w:p>
    <w:p w14:paraId="307E128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6F9A51A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0E3BA13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20A4157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9CDCFE"/>
          <w:sz w:val="24"/>
          <w:szCs w:val="24"/>
          <w:lang w:eastAsia="en-IN" w:bidi="hi-IN"/>
        </w:rPr>
        <w:t>i</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j</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num</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tag</w:t>
      </w:r>
      <w:proofErr w:type="spellEnd"/>
      <w:r w:rsidRPr="00352AE5">
        <w:rPr>
          <w:rFonts w:ascii="Consolas" w:eastAsia="Times New Roman" w:hAnsi="Consolas" w:cs="Times New Roman"/>
          <w:color w:val="D4D4D4"/>
          <w:sz w:val="24"/>
          <w:szCs w:val="24"/>
          <w:lang w:eastAsia="en-IN" w:bidi="hi-IN"/>
        </w:rPr>
        <w:t>;</w:t>
      </w:r>
    </w:p>
    <w:p w14:paraId="51D769D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w:t>
      </w:r>
      <w:proofErr w:type="spellStart"/>
      <w:r w:rsidRPr="00352AE5">
        <w:rPr>
          <w:rFonts w:ascii="Consolas" w:eastAsia="Times New Roman" w:hAnsi="Consolas" w:cs="Times New Roman"/>
          <w:color w:val="CE9178"/>
          <w:sz w:val="24"/>
          <w:szCs w:val="24"/>
          <w:lang w:eastAsia="en-IN" w:bidi="hi-IN"/>
        </w:rPr>
        <w:t>num</w:t>
      </w:r>
      <w:proofErr w:type="spellEnd"/>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500341A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9CDCFE"/>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27F99B0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for</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i</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&lt;=</w:t>
      </w:r>
      <w:proofErr w:type="spellStart"/>
      <w:r w:rsidRPr="00352AE5">
        <w:rPr>
          <w:rFonts w:ascii="Consolas" w:eastAsia="Times New Roman" w:hAnsi="Consolas" w:cs="Times New Roman"/>
          <w:color w:val="9CDCFE"/>
          <w:sz w:val="24"/>
          <w:szCs w:val="24"/>
          <w:lang w:eastAsia="en-IN" w:bidi="hi-IN"/>
        </w:rPr>
        <w:t>num</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p>
    <w:p w14:paraId="2DBC1CD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4ABA67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9CDCFE"/>
          <w:sz w:val="24"/>
          <w:szCs w:val="24"/>
          <w:lang w:eastAsia="en-IN" w:bidi="hi-IN"/>
        </w:rPr>
        <w:t>num</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681E2A2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844DF5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35398C3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7BC3D70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31C9C8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p>
    <w:p w14:paraId="1BADCC6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5881BDB"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01A18B7C"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2D70CF51"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5BCE23E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E44333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96DA27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9CDCFE"/>
          <w:sz w:val="24"/>
          <w:szCs w:val="24"/>
          <w:lang w:eastAsia="en-IN" w:bidi="hi-IN"/>
        </w:rPr>
        <w:t>tag</w:t>
      </w:r>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2DFF89A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"prime"</w:t>
      </w:r>
      <w:r w:rsidRPr="00352AE5">
        <w:rPr>
          <w:rFonts w:ascii="Consolas" w:eastAsia="Times New Roman" w:hAnsi="Consolas" w:cs="Times New Roman"/>
          <w:color w:val="D4D4D4"/>
          <w:sz w:val="24"/>
          <w:szCs w:val="24"/>
          <w:lang w:eastAsia="en-IN" w:bidi="hi-IN"/>
        </w:rPr>
        <w:t>);</w:t>
      </w:r>
    </w:p>
    <w:p w14:paraId="3F4F8E6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else</w:t>
      </w:r>
      <w:r w:rsidRPr="00352AE5">
        <w:rPr>
          <w:rFonts w:ascii="Consolas" w:eastAsia="Times New Roman" w:hAnsi="Consolas" w:cs="Times New Roman"/>
          <w:color w:val="D4D4D4"/>
          <w:sz w:val="24"/>
          <w:szCs w:val="24"/>
          <w:lang w:eastAsia="en-IN" w:bidi="hi-IN"/>
        </w:rPr>
        <w:t> </w:t>
      </w:r>
    </w:p>
    <w:p w14:paraId="6A16BFA3"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proofErr w:type="spellStart"/>
      <w:r w:rsidRPr="00352AE5">
        <w:rPr>
          <w:rFonts w:ascii="Consolas" w:eastAsia="Times New Roman" w:hAnsi="Consolas" w:cs="Times New Roman"/>
          <w:color w:val="CE9178"/>
          <w:sz w:val="24"/>
          <w:szCs w:val="24"/>
          <w:lang w:eastAsia="en-IN" w:bidi="hi-IN"/>
        </w:rPr>
        <w:t>its</w:t>
      </w:r>
      <w:proofErr w:type="spellEnd"/>
      <w:r w:rsidRPr="00352AE5">
        <w:rPr>
          <w:rFonts w:ascii="Consolas" w:eastAsia="Times New Roman" w:hAnsi="Consolas" w:cs="Times New Roman"/>
          <w:color w:val="CE9178"/>
          <w:sz w:val="24"/>
          <w:szCs w:val="24"/>
          <w:lang w:eastAsia="en-IN" w:bidi="hi-IN"/>
        </w:rPr>
        <w:t> not prime"</w:t>
      </w:r>
      <w:r w:rsidRPr="00352AE5">
        <w:rPr>
          <w:rFonts w:ascii="Consolas" w:eastAsia="Times New Roman" w:hAnsi="Consolas" w:cs="Times New Roman"/>
          <w:color w:val="D4D4D4"/>
          <w:sz w:val="24"/>
          <w:szCs w:val="24"/>
          <w:lang w:eastAsia="en-IN" w:bidi="hi-IN"/>
        </w:rPr>
        <w:t>);</w:t>
      </w:r>
    </w:p>
    <w:p w14:paraId="05C2AF3A"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return</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18C903D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72A4F25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27428047" w14:textId="196F3E86" w:rsidR="00142DD0" w:rsidRDefault="00142DD0" w:rsidP="00142DD0"/>
    <w:p w14:paraId="550B5E13" w14:textId="68139F1C" w:rsidR="00142DD0" w:rsidRDefault="00142DD0" w:rsidP="00142DD0">
      <w:r>
        <w:rPr>
          <w:noProof/>
        </w:rPr>
        <w:drawing>
          <wp:inline distT="0" distB="0" distL="0" distR="0" wp14:anchorId="7702BA49" wp14:editId="6B0ADB47">
            <wp:extent cx="1849755" cy="671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671830"/>
                    </a:xfrm>
                    <a:prstGeom prst="rect">
                      <a:avLst/>
                    </a:prstGeom>
                    <a:noFill/>
                    <a:ln>
                      <a:noFill/>
                    </a:ln>
                  </pic:spPr>
                </pic:pic>
              </a:graphicData>
            </a:graphic>
          </wp:inline>
        </w:drawing>
      </w:r>
    </w:p>
    <w:p w14:paraId="53CBE6EA" w14:textId="425720E3" w:rsidR="00142DD0" w:rsidRDefault="00142DD0" w:rsidP="00142DD0">
      <w:r>
        <w:t>4b</w:t>
      </w:r>
    </w:p>
    <w:p w14:paraId="51BF4E7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C586C0"/>
          <w:sz w:val="24"/>
          <w:szCs w:val="24"/>
          <w:lang w:eastAsia="en-IN" w:bidi="hi-IN"/>
        </w:rPr>
        <w:lastRenderedPageBreak/>
        <w:t>#include</w:t>
      </w:r>
      <w:r w:rsidRPr="00352AE5">
        <w:rPr>
          <w:rFonts w:ascii="Consolas" w:eastAsia="Times New Roman" w:hAnsi="Consolas" w:cs="Times New Roman"/>
          <w:color w:val="CE9178"/>
          <w:sz w:val="24"/>
          <w:szCs w:val="24"/>
          <w:lang w:eastAsia="en-IN" w:bidi="hi-IN"/>
        </w:rPr>
        <w:t>&lt;stdio.h&gt;</w:t>
      </w:r>
    </w:p>
    <w:p w14:paraId="333332F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4E36AC2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569CD6"/>
          <w:sz w:val="24"/>
          <w:szCs w:val="24"/>
          <w:lang w:eastAsia="en-IN" w:bidi="hi-IN"/>
        </w:rPr>
        <w:t>void</w:t>
      </w: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DCDCAA"/>
          <w:sz w:val="24"/>
          <w:szCs w:val="24"/>
          <w:lang w:eastAsia="en-IN" w:bidi="hi-IN"/>
        </w:rPr>
        <w:t>main</w:t>
      </w:r>
      <w:r w:rsidRPr="00352AE5">
        <w:rPr>
          <w:rFonts w:ascii="Consolas" w:eastAsia="Times New Roman" w:hAnsi="Consolas" w:cs="Times New Roman"/>
          <w:color w:val="D4D4D4"/>
          <w:sz w:val="24"/>
          <w:szCs w:val="24"/>
          <w:lang w:eastAsia="en-IN" w:bidi="hi-IN"/>
        </w:rPr>
        <w:t>()</w:t>
      </w:r>
    </w:p>
    <w:p w14:paraId="22775B7E"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57FDA5E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569CD6"/>
          <w:sz w:val="24"/>
          <w:szCs w:val="24"/>
          <w:lang w:eastAsia="en-IN" w:bidi="hi-IN"/>
        </w:rPr>
        <w:t>int</w:t>
      </w: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4D4D4"/>
          <w:sz w:val="24"/>
          <w:szCs w:val="24"/>
          <w:lang w:eastAsia="en-IN" w:bidi="hi-IN"/>
        </w:rPr>
        <w:t>num,i,j,tag</w:t>
      </w:r>
      <w:proofErr w:type="spellEnd"/>
      <w:r w:rsidRPr="00352AE5">
        <w:rPr>
          <w:rFonts w:ascii="Consolas" w:eastAsia="Times New Roman" w:hAnsi="Consolas" w:cs="Times New Roman"/>
          <w:color w:val="D4D4D4"/>
          <w:sz w:val="24"/>
          <w:szCs w:val="24"/>
          <w:lang w:eastAsia="en-IN" w:bidi="hi-IN"/>
        </w:rPr>
        <w:t>;</w:t>
      </w:r>
    </w:p>
    <w:p w14:paraId="38D23A14"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"enter the number:</w:t>
      </w:r>
      <w:r w:rsidRPr="00352AE5">
        <w:rPr>
          <w:rFonts w:ascii="Consolas" w:eastAsia="Times New Roman" w:hAnsi="Consolas" w:cs="Times New Roman"/>
          <w:color w:val="D7BA7D"/>
          <w:sz w:val="24"/>
          <w:szCs w:val="24"/>
          <w:lang w:eastAsia="en-IN" w:bidi="hi-IN"/>
        </w:rPr>
        <w:t>\n</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
    <w:p w14:paraId="740ADCB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scanf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,&amp;</w:t>
      </w:r>
      <w:proofErr w:type="spellStart"/>
      <w:r w:rsidRPr="00352AE5">
        <w:rPr>
          <w:rFonts w:ascii="Consolas" w:eastAsia="Times New Roman" w:hAnsi="Consolas" w:cs="Times New Roman"/>
          <w:color w:val="D4D4D4"/>
          <w:sz w:val="24"/>
          <w:szCs w:val="24"/>
          <w:lang w:eastAsia="en-IN" w:bidi="hi-IN"/>
        </w:rPr>
        <w:t>num</w:t>
      </w:r>
      <w:proofErr w:type="spellEnd"/>
      <w:r w:rsidRPr="00352AE5">
        <w:rPr>
          <w:rFonts w:ascii="Consolas" w:eastAsia="Times New Roman" w:hAnsi="Consolas" w:cs="Times New Roman"/>
          <w:color w:val="D4D4D4"/>
          <w:sz w:val="24"/>
          <w:szCs w:val="24"/>
          <w:lang w:eastAsia="en-IN" w:bidi="hi-IN"/>
        </w:rPr>
        <w:t>);</w:t>
      </w:r>
    </w:p>
    <w:p w14:paraId="5FC2554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for</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;i&lt;=</w:t>
      </w:r>
      <w:proofErr w:type="spellStart"/>
      <w:r w:rsidRPr="00352AE5">
        <w:rPr>
          <w:rFonts w:ascii="Consolas" w:eastAsia="Times New Roman" w:hAnsi="Consolas" w:cs="Times New Roman"/>
          <w:color w:val="D4D4D4"/>
          <w:sz w:val="24"/>
          <w:szCs w:val="24"/>
          <w:lang w:eastAsia="en-IN" w:bidi="hi-IN"/>
        </w:rPr>
        <w:t>num;i</w:t>
      </w:r>
      <w:proofErr w:type="spellEnd"/>
      <w:r w:rsidRPr="00352AE5">
        <w:rPr>
          <w:rFonts w:ascii="Consolas" w:eastAsia="Times New Roman" w:hAnsi="Consolas" w:cs="Times New Roman"/>
          <w:color w:val="D4D4D4"/>
          <w:sz w:val="24"/>
          <w:szCs w:val="24"/>
          <w:lang w:eastAsia="en-IN" w:bidi="hi-IN"/>
        </w:rPr>
        <w:t>++)</w:t>
      </w:r>
    </w:p>
    <w:p w14:paraId="3D4FA93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341B83F0"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tag=</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1EA169A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for</w:t>
      </w:r>
      <w:r w:rsidRPr="00352AE5">
        <w:rPr>
          <w:rFonts w:ascii="Consolas" w:eastAsia="Times New Roman" w:hAnsi="Consolas" w:cs="Times New Roman"/>
          <w:color w:val="D4D4D4"/>
          <w:sz w:val="24"/>
          <w:szCs w:val="24"/>
          <w:lang w:eastAsia="en-IN" w:bidi="hi-IN"/>
        </w:rPr>
        <w:t>(j=</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;j&lt;=</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2</w:t>
      </w:r>
      <w:r w:rsidRPr="00352AE5">
        <w:rPr>
          <w:rFonts w:ascii="Consolas" w:eastAsia="Times New Roman" w:hAnsi="Consolas" w:cs="Times New Roman"/>
          <w:color w:val="D4D4D4"/>
          <w:sz w:val="24"/>
          <w:szCs w:val="24"/>
          <w:lang w:eastAsia="en-IN" w:bidi="hi-IN"/>
        </w:rPr>
        <w:t>;j++)</w:t>
      </w:r>
    </w:p>
    <w:p w14:paraId="315FE35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46A27EF7"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62EDA032"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i%j</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51278F8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5BA276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tag=</w:t>
      </w:r>
      <w:r w:rsidRPr="00352AE5">
        <w:rPr>
          <w:rFonts w:ascii="Consolas" w:eastAsia="Times New Roman" w:hAnsi="Consolas" w:cs="Times New Roman"/>
          <w:color w:val="B5CEA8"/>
          <w:sz w:val="24"/>
          <w:szCs w:val="24"/>
          <w:lang w:eastAsia="en-IN" w:bidi="hi-IN"/>
        </w:rPr>
        <w:t>0</w:t>
      </w:r>
      <w:r w:rsidRPr="00352AE5">
        <w:rPr>
          <w:rFonts w:ascii="Consolas" w:eastAsia="Times New Roman" w:hAnsi="Consolas" w:cs="Times New Roman"/>
          <w:color w:val="D4D4D4"/>
          <w:sz w:val="24"/>
          <w:szCs w:val="24"/>
          <w:lang w:eastAsia="en-IN" w:bidi="hi-IN"/>
        </w:rPr>
        <w:t>;</w:t>
      </w:r>
    </w:p>
    <w:p w14:paraId="01876455"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break</w:t>
      </w:r>
      <w:r w:rsidRPr="00352AE5">
        <w:rPr>
          <w:rFonts w:ascii="Consolas" w:eastAsia="Times New Roman" w:hAnsi="Consolas" w:cs="Times New Roman"/>
          <w:color w:val="D4D4D4"/>
          <w:sz w:val="24"/>
          <w:szCs w:val="24"/>
          <w:lang w:eastAsia="en-IN" w:bidi="hi-IN"/>
        </w:rPr>
        <w:t>;</w:t>
      </w:r>
    </w:p>
    <w:p w14:paraId="4220BB5D"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7CC0B83F"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08694FE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r w:rsidRPr="00352AE5">
        <w:rPr>
          <w:rFonts w:ascii="Consolas" w:eastAsia="Times New Roman" w:hAnsi="Consolas" w:cs="Times New Roman"/>
          <w:color w:val="C586C0"/>
          <w:sz w:val="24"/>
          <w:szCs w:val="24"/>
          <w:lang w:eastAsia="en-IN" w:bidi="hi-IN"/>
        </w:rPr>
        <w:t>if</w:t>
      </w:r>
      <w:r w:rsidRPr="00352AE5">
        <w:rPr>
          <w:rFonts w:ascii="Consolas" w:eastAsia="Times New Roman" w:hAnsi="Consolas" w:cs="Times New Roman"/>
          <w:color w:val="D4D4D4"/>
          <w:sz w:val="24"/>
          <w:szCs w:val="24"/>
          <w:lang w:eastAsia="en-IN" w:bidi="hi-IN"/>
        </w:rPr>
        <w:t>(tag==</w:t>
      </w:r>
      <w:r w:rsidRPr="00352AE5">
        <w:rPr>
          <w:rFonts w:ascii="Consolas" w:eastAsia="Times New Roman" w:hAnsi="Consolas" w:cs="Times New Roman"/>
          <w:color w:val="B5CEA8"/>
          <w:sz w:val="24"/>
          <w:szCs w:val="24"/>
          <w:lang w:eastAsia="en-IN" w:bidi="hi-IN"/>
        </w:rPr>
        <w:t>1</w:t>
      </w:r>
      <w:r w:rsidRPr="00352AE5">
        <w:rPr>
          <w:rFonts w:ascii="Consolas" w:eastAsia="Times New Roman" w:hAnsi="Consolas" w:cs="Times New Roman"/>
          <w:color w:val="D4D4D4"/>
          <w:sz w:val="24"/>
          <w:szCs w:val="24"/>
          <w:lang w:eastAsia="en-IN" w:bidi="hi-IN"/>
        </w:rPr>
        <w:t>)</w:t>
      </w:r>
    </w:p>
    <w:p w14:paraId="4B2B5D68"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roofErr w:type="spellStart"/>
      <w:r w:rsidRPr="00352AE5">
        <w:rPr>
          <w:rFonts w:ascii="Consolas" w:eastAsia="Times New Roman" w:hAnsi="Consolas" w:cs="Times New Roman"/>
          <w:color w:val="DCDCAA"/>
          <w:sz w:val="24"/>
          <w:szCs w:val="24"/>
          <w:lang w:eastAsia="en-IN" w:bidi="hi-IN"/>
        </w:rPr>
        <w:t>printf</w:t>
      </w:r>
      <w:proofErr w:type="spellEnd"/>
      <w:r w:rsidRPr="00352AE5">
        <w:rPr>
          <w:rFonts w:ascii="Consolas" w:eastAsia="Times New Roman" w:hAnsi="Consolas" w:cs="Times New Roman"/>
          <w:color w:val="D4D4D4"/>
          <w:sz w:val="24"/>
          <w:szCs w:val="24"/>
          <w:lang w:eastAsia="en-IN" w:bidi="hi-IN"/>
        </w:rPr>
        <w: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9CDCFE"/>
          <w:sz w:val="24"/>
          <w:szCs w:val="24"/>
          <w:lang w:eastAsia="en-IN" w:bidi="hi-IN"/>
        </w:rPr>
        <w:t>%d</w:t>
      </w:r>
      <w:r w:rsidRPr="00352AE5">
        <w:rPr>
          <w:rFonts w:ascii="Consolas" w:eastAsia="Times New Roman" w:hAnsi="Consolas" w:cs="Times New Roman"/>
          <w:color w:val="D7BA7D"/>
          <w:sz w:val="24"/>
          <w:szCs w:val="24"/>
          <w:lang w:eastAsia="en-IN" w:bidi="hi-IN"/>
        </w:rPr>
        <w:t>\t</w:t>
      </w:r>
      <w:r w:rsidRPr="00352AE5">
        <w:rPr>
          <w:rFonts w:ascii="Consolas" w:eastAsia="Times New Roman" w:hAnsi="Consolas" w:cs="Times New Roman"/>
          <w:color w:val="CE9178"/>
          <w:sz w:val="24"/>
          <w:szCs w:val="24"/>
          <w:lang w:eastAsia="en-IN" w:bidi="hi-IN"/>
        </w:rPr>
        <w:t>"</w:t>
      </w:r>
      <w:r w:rsidRPr="00352AE5">
        <w:rPr>
          <w:rFonts w:ascii="Consolas" w:eastAsia="Times New Roman" w:hAnsi="Consolas" w:cs="Times New Roman"/>
          <w:color w:val="D4D4D4"/>
          <w:sz w:val="24"/>
          <w:szCs w:val="24"/>
          <w:lang w:eastAsia="en-IN" w:bidi="hi-IN"/>
        </w:rPr>
        <w:t>,</w:t>
      </w:r>
      <w:proofErr w:type="spellStart"/>
      <w:r w:rsidRPr="00352AE5">
        <w:rPr>
          <w:rFonts w:ascii="Consolas" w:eastAsia="Times New Roman" w:hAnsi="Consolas" w:cs="Times New Roman"/>
          <w:color w:val="D4D4D4"/>
          <w:sz w:val="24"/>
          <w:szCs w:val="24"/>
          <w:lang w:eastAsia="en-IN" w:bidi="hi-IN"/>
        </w:rPr>
        <w:t>i</w:t>
      </w:r>
      <w:proofErr w:type="spellEnd"/>
      <w:r w:rsidRPr="00352AE5">
        <w:rPr>
          <w:rFonts w:ascii="Consolas" w:eastAsia="Times New Roman" w:hAnsi="Consolas" w:cs="Times New Roman"/>
          <w:color w:val="D4D4D4"/>
          <w:sz w:val="24"/>
          <w:szCs w:val="24"/>
          <w:lang w:eastAsia="en-IN" w:bidi="hi-IN"/>
        </w:rPr>
        <w:t>);</w:t>
      </w:r>
    </w:p>
    <w:p w14:paraId="59AB4EB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    }</w:t>
      </w:r>
    </w:p>
    <w:p w14:paraId="1BF7F749"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r w:rsidRPr="00352AE5">
        <w:rPr>
          <w:rFonts w:ascii="Consolas" w:eastAsia="Times New Roman" w:hAnsi="Consolas" w:cs="Times New Roman"/>
          <w:color w:val="D4D4D4"/>
          <w:sz w:val="24"/>
          <w:szCs w:val="24"/>
          <w:lang w:eastAsia="en-IN" w:bidi="hi-IN"/>
        </w:rPr>
        <w:t>}</w:t>
      </w:r>
    </w:p>
    <w:p w14:paraId="12D66A76" w14:textId="77777777" w:rsidR="00352AE5" w:rsidRPr="00352AE5" w:rsidRDefault="00352AE5" w:rsidP="00352AE5">
      <w:pPr>
        <w:shd w:val="clear" w:color="auto" w:fill="1E1E1E"/>
        <w:spacing w:after="0" w:line="330" w:lineRule="atLeast"/>
        <w:rPr>
          <w:rFonts w:ascii="Consolas" w:eastAsia="Times New Roman" w:hAnsi="Consolas" w:cs="Times New Roman"/>
          <w:color w:val="D4D4D4"/>
          <w:sz w:val="24"/>
          <w:szCs w:val="24"/>
          <w:lang w:eastAsia="en-IN" w:bidi="hi-IN"/>
        </w:rPr>
      </w:pPr>
    </w:p>
    <w:p w14:paraId="0C766BC2" w14:textId="77777777" w:rsidR="00044DD2" w:rsidRDefault="00044DD2" w:rsidP="003A0E16"/>
    <w:p w14:paraId="4E9E1497" w14:textId="3FB7E26E" w:rsidR="003A0E16" w:rsidRPr="00DE7458" w:rsidRDefault="00DC6808" w:rsidP="003A0E16">
      <w:r>
        <w:rPr>
          <w:noProof/>
        </w:rPr>
        <w:drawing>
          <wp:inline distT="0" distB="0" distL="0" distR="0" wp14:anchorId="181668D0" wp14:editId="6678105B">
            <wp:extent cx="5728970" cy="394970"/>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394970"/>
                    </a:xfrm>
                    <a:prstGeom prst="rect">
                      <a:avLst/>
                    </a:prstGeom>
                    <a:noFill/>
                    <a:ln>
                      <a:noFill/>
                    </a:ln>
                  </pic:spPr>
                </pic:pic>
              </a:graphicData>
            </a:graphic>
          </wp:inline>
        </w:drawing>
      </w:r>
    </w:p>
    <w:p w14:paraId="6FBC4FA6" w14:textId="41EF12FB" w:rsidR="00DE7458" w:rsidRPr="00DE7458" w:rsidRDefault="00DE7458" w:rsidP="00DE7458">
      <w:pPr>
        <w:rPr>
          <w:b/>
          <w:bCs/>
          <w:sz w:val="24"/>
          <w:szCs w:val="24"/>
        </w:rPr>
      </w:pPr>
      <w:r w:rsidRPr="00DE7458">
        <w:rPr>
          <w:b/>
          <w:bCs/>
          <w:sz w:val="24"/>
          <w:szCs w:val="24"/>
        </w:rPr>
        <w:t>Q5. a) WAP to print the following pyramids using numbers</w:t>
      </w:r>
    </w:p>
    <w:p w14:paraId="0BB80094" w14:textId="2DE24D3E" w:rsidR="00DE7458" w:rsidRPr="00DE7458" w:rsidRDefault="00DE7458" w:rsidP="00DE7458">
      <w:pPr>
        <w:jc w:val="center"/>
        <w:rPr>
          <w:b/>
          <w:bCs/>
          <w:sz w:val="24"/>
          <w:szCs w:val="24"/>
        </w:rPr>
      </w:pPr>
      <w:r w:rsidRPr="00DE7458">
        <w:rPr>
          <w:b/>
          <w:bCs/>
          <w:sz w:val="24"/>
          <w:szCs w:val="24"/>
        </w:rPr>
        <w:t>1</w:t>
      </w:r>
    </w:p>
    <w:p w14:paraId="5DBA0F80" w14:textId="4E705243" w:rsidR="00DE7458" w:rsidRPr="00DE7458" w:rsidRDefault="00DE7458" w:rsidP="00DE7458">
      <w:pPr>
        <w:jc w:val="center"/>
        <w:rPr>
          <w:b/>
          <w:bCs/>
          <w:sz w:val="24"/>
          <w:szCs w:val="24"/>
        </w:rPr>
      </w:pPr>
      <w:r w:rsidRPr="00DE7458">
        <w:rPr>
          <w:b/>
          <w:bCs/>
          <w:sz w:val="24"/>
          <w:szCs w:val="24"/>
        </w:rPr>
        <w:t>2 3 2</w:t>
      </w:r>
    </w:p>
    <w:p w14:paraId="1089166A" w14:textId="03240CE7" w:rsidR="00DE7458" w:rsidRPr="00DE7458" w:rsidRDefault="00DE7458" w:rsidP="00DE7458">
      <w:pPr>
        <w:jc w:val="center"/>
        <w:rPr>
          <w:b/>
          <w:bCs/>
          <w:sz w:val="24"/>
          <w:szCs w:val="24"/>
        </w:rPr>
      </w:pPr>
      <w:r w:rsidRPr="00DE7458">
        <w:rPr>
          <w:b/>
          <w:bCs/>
          <w:sz w:val="24"/>
          <w:szCs w:val="24"/>
        </w:rPr>
        <w:t>3 4 5 4 3</w:t>
      </w:r>
    </w:p>
    <w:p w14:paraId="190FB736" w14:textId="7A3D8D7C" w:rsidR="00DE7458" w:rsidRPr="00DE7458" w:rsidRDefault="00DE7458" w:rsidP="00DE7458">
      <w:pPr>
        <w:jc w:val="center"/>
        <w:rPr>
          <w:b/>
          <w:bCs/>
          <w:sz w:val="24"/>
          <w:szCs w:val="24"/>
        </w:rPr>
      </w:pPr>
      <w:r w:rsidRPr="00DE7458">
        <w:rPr>
          <w:b/>
          <w:bCs/>
          <w:sz w:val="24"/>
          <w:szCs w:val="24"/>
        </w:rPr>
        <w:t>4 5 6 7 6 5 4</w:t>
      </w:r>
    </w:p>
    <w:p w14:paraId="2669D25F" w14:textId="3FFDBB15" w:rsidR="00DE7458" w:rsidRDefault="00DE7458" w:rsidP="00DE7458">
      <w:pPr>
        <w:jc w:val="center"/>
        <w:rPr>
          <w:b/>
          <w:bCs/>
          <w:sz w:val="24"/>
          <w:szCs w:val="24"/>
        </w:rPr>
      </w:pPr>
      <w:r w:rsidRPr="00DE7458">
        <w:rPr>
          <w:b/>
          <w:bCs/>
          <w:sz w:val="24"/>
          <w:szCs w:val="24"/>
        </w:rPr>
        <w:t>5 6 7 8 9 8 7 6 5</w:t>
      </w:r>
    </w:p>
    <w:p w14:paraId="14BF184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C586C0"/>
          <w:sz w:val="24"/>
          <w:szCs w:val="24"/>
          <w:lang w:eastAsia="en-IN" w:bidi="hi-IN"/>
        </w:rPr>
        <w:t>#include</w:t>
      </w:r>
      <w:r w:rsidRPr="00044DD2">
        <w:rPr>
          <w:rFonts w:ascii="Consolas" w:eastAsia="Times New Roman" w:hAnsi="Consolas" w:cs="Times New Roman"/>
          <w:color w:val="CE9178"/>
          <w:sz w:val="24"/>
          <w:szCs w:val="24"/>
          <w:lang w:eastAsia="en-IN" w:bidi="hi-IN"/>
        </w:rPr>
        <w:t>&lt;stdio.h&gt;</w:t>
      </w:r>
    </w:p>
    <w:p w14:paraId="0212ED08"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p>
    <w:p w14:paraId="2B1BF6D7"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569CD6"/>
          <w:sz w:val="24"/>
          <w:szCs w:val="24"/>
          <w:lang w:eastAsia="en-IN" w:bidi="hi-IN"/>
        </w:rPr>
        <w:t>void</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DCDCAA"/>
          <w:sz w:val="24"/>
          <w:szCs w:val="24"/>
          <w:lang w:eastAsia="en-IN" w:bidi="hi-IN"/>
        </w:rPr>
        <w:t>main</w:t>
      </w:r>
      <w:r w:rsidRPr="00044DD2">
        <w:rPr>
          <w:rFonts w:ascii="Consolas" w:eastAsia="Times New Roman" w:hAnsi="Consolas" w:cs="Times New Roman"/>
          <w:color w:val="D4D4D4"/>
          <w:sz w:val="24"/>
          <w:szCs w:val="24"/>
          <w:lang w:eastAsia="en-IN" w:bidi="hi-IN"/>
        </w:rPr>
        <w:t>()</w:t>
      </w:r>
    </w:p>
    <w:p w14:paraId="6AD97304"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w:t>
      </w:r>
    </w:p>
    <w:p w14:paraId="331E5A4A"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aftermid</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p>
    <w:p w14:paraId="2E7A89D9"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lastRenderedPageBreak/>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"enter the row number to make </w:t>
      </w:r>
      <w:proofErr w:type="spellStart"/>
      <w:r w:rsidRPr="00044DD2">
        <w:rPr>
          <w:rFonts w:ascii="Consolas" w:eastAsia="Times New Roman" w:hAnsi="Consolas" w:cs="Times New Roman"/>
          <w:color w:val="CE9178"/>
          <w:sz w:val="24"/>
          <w:szCs w:val="24"/>
          <w:lang w:eastAsia="en-IN" w:bidi="hi-IN"/>
        </w:rPr>
        <w:t>pyrimid</w:t>
      </w:r>
      <w:proofErr w:type="spellEnd"/>
      <w:r w:rsidRPr="00044DD2">
        <w:rPr>
          <w:rFonts w:ascii="Consolas" w:eastAsia="Times New Roman" w:hAnsi="Consolas" w:cs="Times New Roman"/>
          <w:color w:val="CE9178"/>
          <w:sz w:val="24"/>
          <w:szCs w:val="24"/>
          <w:lang w:eastAsia="en-IN" w:bidi="hi-IN"/>
        </w:rPr>
        <w:t> :</w:t>
      </w:r>
      <w:r w:rsidRPr="00044DD2">
        <w:rPr>
          <w:rFonts w:ascii="Consolas" w:eastAsia="Times New Roman" w:hAnsi="Consolas" w:cs="Times New Roman"/>
          <w:color w:val="D7BA7D"/>
          <w:sz w:val="24"/>
          <w:szCs w:val="24"/>
          <w:lang w:eastAsia="en-IN" w:bidi="hi-IN"/>
        </w:rPr>
        <w:t>\n</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p>
    <w:p w14:paraId="2E070FD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scanf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,&amp;</w:t>
      </w:r>
      <w:r w:rsidRPr="00044DD2">
        <w:rPr>
          <w:rFonts w:ascii="Consolas" w:eastAsia="Times New Roman" w:hAnsi="Consolas" w:cs="Times New Roman"/>
          <w:color w:val="9CDCFE"/>
          <w:sz w:val="24"/>
          <w:szCs w:val="24"/>
          <w:lang w:eastAsia="en-IN" w:bidi="hi-IN"/>
        </w:rPr>
        <w:t>n</w:t>
      </w:r>
      <w:proofErr w:type="spellEnd"/>
      <w:r w:rsidRPr="00044DD2">
        <w:rPr>
          <w:rFonts w:ascii="Consolas" w:eastAsia="Times New Roman" w:hAnsi="Consolas" w:cs="Times New Roman"/>
          <w:color w:val="D4D4D4"/>
          <w:sz w:val="24"/>
          <w:szCs w:val="24"/>
          <w:lang w:eastAsia="en-IN" w:bidi="hi-IN"/>
        </w:rPr>
        <w:t>);</w:t>
      </w:r>
    </w:p>
    <w:p w14:paraId="5FF6916D"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this loop is for rows</w:t>
      </w:r>
    </w:p>
    <w:p w14:paraId="1135EDE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5CF4483A"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this loop is for spaces</w:t>
      </w:r>
    </w:p>
    <w:p w14:paraId="2283B157"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31370909"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 "</w:t>
      </w:r>
      <w:r w:rsidRPr="00044DD2">
        <w:rPr>
          <w:rFonts w:ascii="Consolas" w:eastAsia="Times New Roman" w:hAnsi="Consolas" w:cs="Times New Roman"/>
          <w:color w:val="D4D4D4"/>
          <w:sz w:val="24"/>
          <w:szCs w:val="24"/>
          <w:lang w:eastAsia="en-IN" w:bidi="hi-IN"/>
        </w:rPr>
        <w:t>);</w:t>
      </w:r>
    </w:p>
    <w:p w14:paraId="27625B1D"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p>
    <w:p w14:paraId="034E2DE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  </w:t>
      </w:r>
    </w:p>
    <w:p w14:paraId="6943732B"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B5CEA8"/>
          <w:sz w:val="24"/>
          <w:szCs w:val="24"/>
          <w:lang w:eastAsia="en-IN" w:bidi="hi-IN"/>
        </w:rPr>
        <w:t>2</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this loop is for enrting numbers or stars</w:t>
      </w:r>
    </w:p>
    <w:p w14:paraId="5BA635AD"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126624C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if</w:t>
      </w:r>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p>
    <w:p w14:paraId="739D0A6E"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6AA603A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DCDCAA"/>
          <w:sz w:val="24"/>
          <w:szCs w:val="24"/>
          <w:lang w:eastAsia="en-IN" w:bidi="hi-IN"/>
        </w:rPr>
        <w:t>printf</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for printing number till middle </w:t>
      </w:r>
    </w:p>
    <w:p w14:paraId="7DE670C8"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p>
    <w:p w14:paraId="0C81B06E"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665A2488"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else</w:t>
      </w:r>
    </w:p>
    <w:p w14:paraId="2B38549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2B110C6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aftermid</w:t>
      </w:r>
      <w:proofErr w:type="spellEnd"/>
      <w:r w:rsidRPr="00044DD2">
        <w:rPr>
          <w:rFonts w:ascii="Consolas" w:eastAsia="Times New Roman" w:hAnsi="Consolas" w:cs="Times New Roman"/>
          <w:color w:val="D4D4D4"/>
          <w:sz w:val="24"/>
          <w:szCs w:val="24"/>
          <w:lang w:eastAsia="en-IN" w:bidi="hi-IN"/>
        </w:rPr>
        <w:t>++;</w:t>
      </w:r>
    </w:p>
    <w:p w14:paraId="4814A69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2</w:t>
      </w:r>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aftermid</w:t>
      </w:r>
      <w:proofErr w:type="spellEnd"/>
      <w:r w:rsidRPr="00044DD2">
        <w:rPr>
          <w:rFonts w:ascii="Consolas" w:eastAsia="Times New Roman" w:hAnsi="Consolas" w:cs="Times New Roman"/>
          <w:color w:val="D4D4D4"/>
          <w:sz w:val="24"/>
          <w:szCs w:val="24"/>
          <w:lang w:eastAsia="en-IN" w:bidi="hi-IN"/>
        </w:rPr>
        <w:t>)));</w:t>
      </w:r>
    </w:p>
    <w:p w14:paraId="5B473E3A"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572B1554"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2ADE24B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7BA7D"/>
          <w:sz w:val="24"/>
          <w:szCs w:val="24"/>
          <w:lang w:eastAsia="en-IN" w:bidi="hi-IN"/>
        </w:rPr>
        <w:t>\n</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p>
    <w:p w14:paraId="2732405E"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aftermid</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p>
    <w:p w14:paraId="4DDC141D"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0EFC7EB2"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w:t>
      </w:r>
    </w:p>
    <w:p w14:paraId="07952432"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p>
    <w:p w14:paraId="1C45CDF3" w14:textId="77777777" w:rsidR="00044DD2" w:rsidRDefault="00044DD2" w:rsidP="00DE7458"/>
    <w:p w14:paraId="03FED9DE" w14:textId="5D2D8986" w:rsidR="00DE7458" w:rsidRPr="00DE7458" w:rsidRDefault="00044DD2" w:rsidP="00DE7458">
      <w:r>
        <w:rPr>
          <w:noProof/>
        </w:rPr>
        <w:drawing>
          <wp:inline distT="0" distB="0" distL="0" distR="0" wp14:anchorId="19075ABE" wp14:editId="1E2A7093">
            <wp:extent cx="3371215" cy="120078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6488BB7" w14:textId="72A54B1A" w:rsidR="00DE7458" w:rsidRPr="00DE7458" w:rsidRDefault="00DE7458" w:rsidP="00DE7458">
      <w:pPr>
        <w:rPr>
          <w:b/>
          <w:bCs/>
          <w:sz w:val="24"/>
          <w:szCs w:val="24"/>
        </w:rPr>
      </w:pPr>
      <w:r w:rsidRPr="00DE7458">
        <w:rPr>
          <w:b/>
          <w:bCs/>
          <w:sz w:val="24"/>
          <w:szCs w:val="24"/>
        </w:rPr>
        <w:t>b) WAP to print the following pascal’s triangle using numbers.</w:t>
      </w:r>
    </w:p>
    <w:p w14:paraId="4A3F26F8" w14:textId="2FDD7390" w:rsidR="00DE7458" w:rsidRPr="00DE7458" w:rsidRDefault="00DE7458" w:rsidP="00DE7458">
      <w:pPr>
        <w:jc w:val="center"/>
        <w:rPr>
          <w:b/>
          <w:bCs/>
          <w:sz w:val="24"/>
          <w:szCs w:val="24"/>
        </w:rPr>
      </w:pPr>
      <w:r w:rsidRPr="00DE7458">
        <w:rPr>
          <w:b/>
          <w:bCs/>
          <w:sz w:val="24"/>
          <w:szCs w:val="24"/>
        </w:rPr>
        <w:t>1</w:t>
      </w:r>
    </w:p>
    <w:p w14:paraId="5DA72D0F" w14:textId="5C2009FC" w:rsidR="00DE7458" w:rsidRPr="00DE7458" w:rsidRDefault="00DE7458" w:rsidP="00DE7458">
      <w:pPr>
        <w:jc w:val="center"/>
        <w:rPr>
          <w:b/>
          <w:bCs/>
          <w:sz w:val="24"/>
          <w:szCs w:val="24"/>
        </w:rPr>
      </w:pPr>
      <w:r w:rsidRPr="00DE7458">
        <w:rPr>
          <w:b/>
          <w:bCs/>
          <w:sz w:val="24"/>
          <w:szCs w:val="24"/>
        </w:rPr>
        <w:t>1       1</w:t>
      </w:r>
    </w:p>
    <w:p w14:paraId="742528A6" w14:textId="322B868D" w:rsidR="00DE7458" w:rsidRPr="00DE7458" w:rsidRDefault="00DE7458" w:rsidP="00DE7458">
      <w:pPr>
        <w:jc w:val="center"/>
        <w:rPr>
          <w:b/>
          <w:bCs/>
          <w:sz w:val="24"/>
          <w:szCs w:val="24"/>
        </w:rPr>
      </w:pPr>
      <w:r w:rsidRPr="00DE7458">
        <w:rPr>
          <w:b/>
          <w:bCs/>
          <w:sz w:val="24"/>
          <w:szCs w:val="24"/>
        </w:rPr>
        <w:t>1      2      1</w:t>
      </w:r>
    </w:p>
    <w:p w14:paraId="017A9903" w14:textId="4A3DFE80" w:rsidR="00DE7458" w:rsidRPr="00DE7458" w:rsidRDefault="00DE7458" w:rsidP="00DE7458">
      <w:pPr>
        <w:jc w:val="center"/>
        <w:rPr>
          <w:b/>
          <w:bCs/>
          <w:sz w:val="24"/>
          <w:szCs w:val="24"/>
        </w:rPr>
      </w:pPr>
      <w:r w:rsidRPr="00DE7458">
        <w:rPr>
          <w:b/>
          <w:bCs/>
          <w:sz w:val="24"/>
          <w:szCs w:val="24"/>
        </w:rPr>
        <w:lastRenderedPageBreak/>
        <w:t>1      3       3      1</w:t>
      </w:r>
    </w:p>
    <w:p w14:paraId="474DE875" w14:textId="36B98CCE" w:rsidR="00DE7458" w:rsidRPr="00DE7458" w:rsidRDefault="00DE7458" w:rsidP="00DE7458">
      <w:pPr>
        <w:jc w:val="center"/>
        <w:rPr>
          <w:b/>
          <w:bCs/>
          <w:sz w:val="24"/>
          <w:szCs w:val="24"/>
        </w:rPr>
      </w:pPr>
      <w:r w:rsidRPr="00DE7458">
        <w:rPr>
          <w:b/>
          <w:bCs/>
          <w:sz w:val="24"/>
          <w:szCs w:val="24"/>
        </w:rPr>
        <w:t>1       4       6       4      1</w:t>
      </w:r>
    </w:p>
    <w:p w14:paraId="54B01CDD" w14:textId="62F8C6D4" w:rsidR="00DE7458" w:rsidRDefault="00DE7458" w:rsidP="00DE7458">
      <w:pPr>
        <w:jc w:val="center"/>
        <w:rPr>
          <w:b/>
          <w:bCs/>
          <w:sz w:val="24"/>
          <w:szCs w:val="24"/>
        </w:rPr>
      </w:pPr>
      <w:r w:rsidRPr="00DE7458">
        <w:rPr>
          <w:b/>
          <w:bCs/>
          <w:sz w:val="24"/>
          <w:szCs w:val="24"/>
        </w:rPr>
        <w:t>1    5     10      10     5     1</w:t>
      </w:r>
    </w:p>
    <w:p w14:paraId="46FFC27D"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C586C0"/>
          <w:sz w:val="24"/>
          <w:szCs w:val="24"/>
          <w:lang w:eastAsia="en-IN" w:bidi="hi-IN"/>
        </w:rPr>
        <w:t>#include</w:t>
      </w:r>
      <w:r w:rsidRPr="00984C65">
        <w:rPr>
          <w:rFonts w:ascii="Consolas" w:eastAsia="Times New Roman" w:hAnsi="Consolas" w:cs="Times New Roman"/>
          <w:color w:val="569CD6"/>
          <w:sz w:val="24"/>
          <w:szCs w:val="24"/>
          <w:lang w:eastAsia="en-IN" w:bidi="hi-IN"/>
        </w:rPr>
        <w:t> </w:t>
      </w:r>
      <w:r w:rsidRPr="00984C65">
        <w:rPr>
          <w:rFonts w:ascii="Consolas" w:eastAsia="Times New Roman" w:hAnsi="Consolas" w:cs="Times New Roman"/>
          <w:color w:val="CE9178"/>
          <w:sz w:val="24"/>
          <w:szCs w:val="24"/>
          <w:lang w:eastAsia="en-IN" w:bidi="hi-IN"/>
        </w:rPr>
        <w:t>&lt;</w:t>
      </w:r>
      <w:proofErr w:type="spellStart"/>
      <w:r w:rsidRPr="00984C65">
        <w:rPr>
          <w:rFonts w:ascii="Consolas" w:eastAsia="Times New Roman" w:hAnsi="Consolas" w:cs="Times New Roman"/>
          <w:color w:val="CE9178"/>
          <w:sz w:val="24"/>
          <w:szCs w:val="24"/>
          <w:lang w:eastAsia="en-IN" w:bidi="hi-IN"/>
        </w:rPr>
        <w:t>stdio.h</w:t>
      </w:r>
      <w:proofErr w:type="spellEnd"/>
      <w:r w:rsidRPr="00984C65">
        <w:rPr>
          <w:rFonts w:ascii="Consolas" w:eastAsia="Times New Roman" w:hAnsi="Consolas" w:cs="Times New Roman"/>
          <w:color w:val="CE9178"/>
          <w:sz w:val="24"/>
          <w:szCs w:val="24"/>
          <w:lang w:eastAsia="en-IN" w:bidi="hi-IN"/>
        </w:rPr>
        <w:t>&gt;</w:t>
      </w:r>
    </w:p>
    <w:p w14:paraId="5CD51983"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7640AA34"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DCDCAA"/>
          <w:sz w:val="24"/>
          <w:szCs w:val="24"/>
          <w:lang w:eastAsia="en-IN" w:bidi="hi-IN"/>
        </w:rPr>
        <w:t>factorial</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w:t>
      </w:r>
    </w:p>
    <w:p w14:paraId="29CE7125"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DCDCAA"/>
          <w:sz w:val="24"/>
          <w:szCs w:val="24"/>
          <w:lang w:eastAsia="en-IN" w:bidi="hi-IN"/>
        </w:rPr>
        <w:t>ncr</w:t>
      </w:r>
      <w:proofErr w:type="spellEnd"/>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569CD6"/>
          <w:sz w:val="24"/>
          <w:szCs w:val="24"/>
          <w:lang w:eastAsia="en-IN" w:bidi="hi-IN"/>
        </w:rPr>
        <w:t>int</w:t>
      </w:r>
      <w:proofErr w:type="spellEnd"/>
      <w:r w:rsidRPr="00984C65">
        <w:rPr>
          <w:rFonts w:ascii="Consolas" w:eastAsia="Times New Roman" w:hAnsi="Consolas" w:cs="Times New Roman"/>
          <w:color w:val="D4D4D4"/>
          <w:sz w:val="24"/>
          <w:szCs w:val="24"/>
          <w:lang w:eastAsia="en-IN" w:bidi="hi-IN"/>
        </w:rPr>
        <w:t>);</w:t>
      </w:r>
    </w:p>
    <w:p w14:paraId="6FD773C7"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3781833E"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569CD6"/>
          <w:sz w:val="24"/>
          <w:szCs w:val="24"/>
          <w:lang w:eastAsia="en-IN" w:bidi="hi-IN"/>
        </w:rPr>
        <w:t>void</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DCDCAA"/>
          <w:sz w:val="24"/>
          <w:szCs w:val="24"/>
          <w:lang w:eastAsia="en-IN" w:bidi="hi-IN"/>
        </w:rPr>
        <w:t>main</w:t>
      </w:r>
      <w:r w:rsidRPr="00984C65">
        <w:rPr>
          <w:rFonts w:ascii="Consolas" w:eastAsia="Times New Roman" w:hAnsi="Consolas" w:cs="Times New Roman"/>
          <w:color w:val="D4D4D4"/>
          <w:sz w:val="24"/>
          <w:szCs w:val="24"/>
          <w:lang w:eastAsia="en-IN" w:bidi="hi-IN"/>
        </w:rPr>
        <w:t>()</w:t>
      </w:r>
    </w:p>
    <w:p w14:paraId="7E94B55D"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w:t>
      </w:r>
    </w:p>
    <w:p w14:paraId="29FEBACE"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9CDCFE"/>
          <w:sz w:val="24"/>
          <w:szCs w:val="24"/>
          <w:lang w:eastAsia="en-IN" w:bidi="hi-IN"/>
        </w:rPr>
        <w:t>num</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proofErr w:type="spellEnd"/>
      <w:r w:rsidRPr="00984C65">
        <w:rPr>
          <w:rFonts w:ascii="Consolas" w:eastAsia="Times New Roman" w:hAnsi="Consolas" w:cs="Times New Roman"/>
          <w:color w:val="D4D4D4"/>
          <w:sz w:val="24"/>
          <w:szCs w:val="24"/>
          <w:lang w:eastAsia="en-IN" w:bidi="hi-IN"/>
        </w:rPr>
        <w:t>;</w:t>
      </w:r>
    </w:p>
    <w:p w14:paraId="2C513ACB"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43493BF0"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DCDCAA"/>
          <w:sz w:val="24"/>
          <w:szCs w:val="24"/>
          <w:lang w:eastAsia="en-IN" w:bidi="hi-IN"/>
        </w:rPr>
        <w:t>printf</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CE9178"/>
          <w:sz w:val="24"/>
          <w:szCs w:val="24"/>
          <w:lang w:eastAsia="en-IN" w:bidi="hi-IN"/>
        </w:rPr>
        <w:t>"Enter the number of rows you want to print in pascal triangle :</w:t>
      </w:r>
      <w:r w:rsidRPr="00984C65">
        <w:rPr>
          <w:rFonts w:ascii="Consolas" w:eastAsia="Times New Roman" w:hAnsi="Consolas" w:cs="Times New Roman"/>
          <w:color w:val="D7BA7D"/>
          <w:sz w:val="24"/>
          <w:szCs w:val="24"/>
          <w:lang w:eastAsia="en-IN" w:bidi="hi-IN"/>
        </w:rPr>
        <w:t>\n</w:t>
      </w:r>
      <w:r w:rsidRPr="00984C65">
        <w:rPr>
          <w:rFonts w:ascii="Consolas" w:eastAsia="Times New Roman" w:hAnsi="Consolas" w:cs="Times New Roman"/>
          <w:color w:val="CE9178"/>
          <w:sz w:val="24"/>
          <w:szCs w:val="24"/>
          <w:lang w:eastAsia="en-IN" w:bidi="hi-IN"/>
        </w:rPr>
        <w:t>"</w:t>
      </w:r>
      <w:r w:rsidRPr="00984C65">
        <w:rPr>
          <w:rFonts w:ascii="Consolas" w:eastAsia="Times New Roman" w:hAnsi="Consolas" w:cs="Times New Roman"/>
          <w:color w:val="D4D4D4"/>
          <w:sz w:val="24"/>
          <w:szCs w:val="24"/>
          <w:lang w:eastAsia="en-IN" w:bidi="hi-IN"/>
        </w:rPr>
        <w:t>);</w:t>
      </w:r>
    </w:p>
    <w:p w14:paraId="6B8D36E2"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DCDCAA"/>
          <w:sz w:val="24"/>
          <w:szCs w:val="24"/>
          <w:lang w:eastAsia="en-IN" w:bidi="hi-IN"/>
        </w:rPr>
        <w:t>scanf</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CE9178"/>
          <w:sz w:val="24"/>
          <w:szCs w:val="24"/>
          <w:lang w:eastAsia="en-IN" w:bidi="hi-IN"/>
        </w:rPr>
        <w:t>"</w:t>
      </w:r>
      <w:r w:rsidRPr="00984C65">
        <w:rPr>
          <w:rFonts w:ascii="Consolas" w:eastAsia="Times New Roman" w:hAnsi="Consolas" w:cs="Times New Roman"/>
          <w:color w:val="9CDCFE"/>
          <w:sz w:val="24"/>
          <w:szCs w:val="24"/>
          <w:lang w:eastAsia="en-IN" w:bidi="hi-IN"/>
        </w:rPr>
        <w:t>%d</w:t>
      </w:r>
      <w:r w:rsidRPr="00984C65">
        <w:rPr>
          <w:rFonts w:ascii="Consolas" w:eastAsia="Times New Roman" w:hAnsi="Consolas" w:cs="Times New Roman"/>
          <w:color w:val="CE9178"/>
          <w:sz w:val="24"/>
          <w:szCs w:val="24"/>
          <w:lang w:eastAsia="en-IN" w:bidi="hi-IN"/>
        </w:rPr>
        <w:t>"</w:t>
      </w:r>
      <w:r w:rsidRPr="00984C65">
        <w:rPr>
          <w:rFonts w:ascii="Consolas" w:eastAsia="Times New Roman" w:hAnsi="Consolas" w:cs="Times New Roman"/>
          <w:color w:val="D4D4D4"/>
          <w:sz w:val="24"/>
          <w:szCs w:val="24"/>
          <w:lang w:eastAsia="en-IN" w:bidi="hi-IN"/>
        </w:rPr>
        <w:t>,&amp;</w:t>
      </w:r>
      <w:proofErr w:type="spellStart"/>
      <w:r w:rsidRPr="00984C65">
        <w:rPr>
          <w:rFonts w:ascii="Consolas" w:eastAsia="Times New Roman" w:hAnsi="Consolas" w:cs="Times New Roman"/>
          <w:color w:val="9CDCFE"/>
          <w:sz w:val="24"/>
          <w:szCs w:val="24"/>
          <w:lang w:eastAsia="en-IN" w:bidi="hi-IN"/>
        </w:rPr>
        <w:t>num</w:t>
      </w:r>
      <w:proofErr w:type="spellEnd"/>
      <w:r w:rsidRPr="00984C65">
        <w:rPr>
          <w:rFonts w:ascii="Consolas" w:eastAsia="Times New Roman" w:hAnsi="Consolas" w:cs="Times New Roman"/>
          <w:color w:val="D4D4D4"/>
          <w:sz w:val="24"/>
          <w:szCs w:val="24"/>
          <w:lang w:eastAsia="en-IN" w:bidi="hi-IN"/>
        </w:rPr>
        <w:t>);</w:t>
      </w:r>
    </w:p>
    <w:p w14:paraId="237F6DFF"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6AAB86B5"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C586C0"/>
          <w:sz w:val="24"/>
          <w:szCs w:val="24"/>
          <w:lang w:eastAsia="en-IN" w:bidi="hi-IN"/>
        </w:rPr>
        <w:t>for</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B5CEA8"/>
          <w:sz w:val="24"/>
          <w:szCs w:val="24"/>
          <w:lang w:eastAsia="en-IN" w:bidi="hi-IN"/>
        </w:rPr>
        <w:t>0</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&lt;</w:t>
      </w:r>
      <w:proofErr w:type="spellStart"/>
      <w:r w:rsidRPr="00984C65">
        <w:rPr>
          <w:rFonts w:ascii="Consolas" w:eastAsia="Times New Roman" w:hAnsi="Consolas" w:cs="Times New Roman"/>
          <w:color w:val="9CDCFE"/>
          <w:sz w:val="24"/>
          <w:szCs w:val="24"/>
          <w:lang w:eastAsia="en-IN" w:bidi="hi-IN"/>
        </w:rPr>
        <w:t>num</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p>
    <w:p w14:paraId="515BBB00"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4721C265"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6A9955"/>
          <w:sz w:val="24"/>
          <w:szCs w:val="24"/>
          <w:lang w:eastAsia="en-IN" w:bidi="hi-IN"/>
        </w:rPr>
        <w:t>//loop for spaces</w:t>
      </w:r>
    </w:p>
    <w:p w14:paraId="752B7CE5"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C586C0"/>
          <w:sz w:val="24"/>
          <w:szCs w:val="24"/>
          <w:lang w:eastAsia="en-IN" w:bidi="hi-IN"/>
        </w:rPr>
        <w:t>for</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B5CEA8"/>
          <w:sz w:val="24"/>
          <w:szCs w:val="24"/>
          <w:lang w:eastAsia="en-IN" w:bidi="hi-IN"/>
        </w:rPr>
        <w:t>0</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&lt;=(</w:t>
      </w:r>
      <w:r w:rsidRPr="00984C65">
        <w:rPr>
          <w:rFonts w:ascii="Consolas" w:eastAsia="Times New Roman" w:hAnsi="Consolas" w:cs="Times New Roman"/>
          <w:color w:val="9CDCFE"/>
          <w:sz w:val="24"/>
          <w:szCs w:val="24"/>
          <w:lang w:eastAsia="en-IN" w:bidi="hi-IN"/>
        </w:rPr>
        <w:t>num</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B5CEA8"/>
          <w:sz w:val="24"/>
          <w:szCs w:val="24"/>
          <w:lang w:eastAsia="en-IN" w:bidi="hi-IN"/>
        </w:rPr>
        <w:t>2</w:t>
      </w:r>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w:t>
      </w:r>
      <w:proofErr w:type="spellEnd"/>
      <w:r w:rsidRPr="00984C65">
        <w:rPr>
          <w:rFonts w:ascii="Consolas" w:eastAsia="Times New Roman" w:hAnsi="Consolas" w:cs="Times New Roman"/>
          <w:color w:val="D4D4D4"/>
          <w:sz w:val="24"/>
          <w:szCs w:val="24"/>
          <w:lang w:eastAsia="en-IN" w:bidi="hi-IN"/>
        </w:rPr>
        <w:t>)</w:t>
      </w:r>
    </w:p>
    <w:p w14:paraId="20636616"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DCDCAA"/>
          <w:sz w:val="24"/>
          <w:szCs w:val="24"/>
          <w:lang w:eastAsia="en-IN" w:bidi="hi-IN"/>
        </w:rPr>
        <w:t>printf</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CE9178"/>
          <w:sz w:val="24"/>
          <w:szCs w:val="24"/>
          <w:lang w:eastAsia="en-IN" w:bidi="hi-IN"/>
        </w:rPr>
        <w:t>" "</w:t>
      </w:r>
      <w:r w:rsidRPr="00984C65">
        <w:rPr>
          <w:rFonts w:ascii="Consolas" w:eastAsia="Times New Roman" w:hAnsi="Consolas" w:cs="Times New Roman"/>
          <w:color w:val="D4D4D4"/>
          <w:sz w:val="24"/>
          <w:szCs w:val="24"/>
          <w:lang w:eastAsia="en-IN" w:bidi="hi-IN"/>
        </w:rPr>
        <w:t>);</w:t>
      </w:r>
    </w:p>
    <w:p w14:paraId="20502E70"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3F124D5D"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6A9955"/>
          <w:sz w:val="24"/>
          <w:szCs w:val="24"/>
          <w:lang w:eastAsia="en-IN" w:bidi="hi-IN"/>
        </w:rPr>
        <w:t>//loop for numbers</w:t>
      </w:r>
    </w:p>
    <w:p w14:paraId="3C2EB7FC"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C586C0"/>
          <w:sz w:val="24"/>
          <w:szCs w:val="24"/>
          <w:lang w:eastAsia="en-IN" w:bidi="hi-IN"/>
        </w:rPr>
        <w:t>for</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B5CEA8"/>
          <w:sz w:val="24"/>
          <w:szCs w:val="24"/>
          <w:lang w:eastAsia="en-IN" w:bidi="hi-IN"/>
        </w:rPr>
        <w:t>0</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&lt;=</w:t>
      </w:r>
      <w:proofErr w:type="spellStart"/>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proofErr w:type="spellEnd"/>
      <w:r w:rsidRPr="00984C65">
        <w:rPr>
          <w:rFonts w:ascii="Consolas" w:eastAsia="Times New Roman" w:hAnsi="Consolas" w:cs="Times New Roman"/>
          <w:color w:val="D4D4D4"/>
          <w:sz w:val="24"/>
          <w:szCs w:val="24"/>
          <w:lang w:eastAsia="en-IN" w:bidi="hi-IN"/>
        </w:rPr>
        <w:t>++)</w:t>
      </w:r>
    </w:p>
    <w:p w14:paraId="67551829"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DCDCAA"/>
          <w:sz w:val="24"/>
          <w:szCs w:val="24"/>
          <w:lang w:eastAsia="en-IN" w:bidi="hi-IN"/>
        </w:rPr>
        <w:t>printf</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CE9178"/>
          <w:sz w:val="24"/>
          <w:szCs w:val="24"/>
          <w:lang w:eastAsia="en-IN" w:bidi="hi-IN"/>
        </w:rPr>
        <w:t>"</w:t>
      </w:r>
      <w:r w:rsidRPr="00984C65">
        <w:rPr>
          <w:rFonts w:ascii="Consolas" w:eastAsia="Times New Roman" w:hAnsi="Consolas" w:cs="Times New Roman"/>
          <w:color w:val="9CDCFE"/>
          <w:sz w:val="24"/>
          <w:szCs w:val="24"/>
          <w:lang w:eastAsia="en-IN" w:bidi="hi-IN"/>
        </w:rPr>
        <w:t>%d</w:t>
      </w:r>
      <w:r w:rsidRPr="00984C65">
        <w:rPr>
          <w:rFonts w:ascii="Consolas" w:eastAsia="Times New Roman" w:hAnsi="Consolas" w:cs="Times New Roman"/>
          <w:color w:val="CE9178"/>
          <w:sz w:val="24"/>
          <w:szCs w:val="24"/>
          <w:lang w:eastAsia="en-IN" w:bidi="hi-IN"/>
        </w:rPr>
        <w:t> "</w:t>
      </w:r>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DCDCAA"/>
          <w:sz w:val="24"/>
          <w:szCs w:val="24"/>
          <w:lang w:eastAsia="en-IN" w:bidi="hi-IN"/>
        </w:rPr>
        <w:t>ncr</w:t>
      </w:r>
      <w:proofErr w:type="spellEnd"/>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proofErr w:type="spellEnd"/>
      <w:r w:rsidRPr="00984C65">
        <w:rPr>
          <w:rFonts w:ascii="Consolas" w:eastAsia="Times New Roman" w:hAnsi="Consolas" w:cs="Times New Roman"/>
          <w:color w:val="D4D4D4"/>
          <w:sz w:val="24"/>
          <w:szCs w:val="24"/>
          <w:lang w:eastAsia="en-IN" w:bidi="hi-IN"/>
        </w:rPr>
        <w:t>));</w:t>
      </w:r>
    </w:p>
    <w:p w14:paraId="468CC006"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20AF8BEF"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DCDCAA"/>
          <w:sz w:val="24"/>
          <w:szCs w:val="24"/>
          <w:lang w:eastAsia="en-IN" w:bidi="hi-IN"/>
        </w:rPr>
        <w:t>printf</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CE9178"/>
          <w:sz w:val="24"/>
          <w:szCs w:val="24"/>
          <w:lang w:eastAsia="en-IN" w:bidi="hi-IN"/>
        </w:rPr>
        <w:t>"</w:t>
      </w:r>
      <w:r w:rsidRPr="00984C65">
        <w:rPr>
          <w:rFonts w:ascii="Consolas" w:eastAsia="Times New Roman" w:hAnsi="Consolas" w:cs="Times New Roman"/>
          <w:color w:val="D7BA7D"/>
          <w:sz w:val="24"/>
          <w:szCs w:val="24"/>
          <w:lang w:eastAsia="en-IN" w:bidi="hi-IN"/>
        </w:rPr>
        <w:t>\n</w:t>
      </w:r>
      <w:r w:rsidRPr="00984C65">
        <w:rPr>
          <w:rFonts w:ascii="Consolas" w:eastAsia="Times New Roman" w:hAnsi="Consolas" w:cs="Times New Roman"/>
          <w:color w:val="CE9178"/>
          <w:sz w:val="24"/>
          <w:szCs w:val="24"/>
          <w:lang w:eastAsia="en-IN" w:bidi="hi-IN"/>
        </w:rPr>
        <w:t>"</w:t>
      </w:r>
      <w:r w:rsidRPr="00984C65">
        <w:rPr>
          <w:rFonts w:ascii="Consolas" w:eastAsia="Times New Roman" w:hAnsi="Consolas" w:cs="Times New Roman"/>
          <w:color w:val="D4D4D4"/>
          <w:sz w:val="24"/>
          <w:szCs w:val="24"/>
          <w:lang w:eastAsia="en-IN" w:bidi="hi-IN"/>
        </w:rPr>
        <w:t>);</w:t>
      </w:r>
    </w:p>
    <w:p w14:paraId="09981CEE"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2B9A866B"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w:t>
      </w:r>
    </w:p>
    <w:p w14:paraId="622373F0"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05239974"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DCDCAA"/>
          <w:sz w:val="24"/>
          <w:szCs w:val="24"/>
          <w:lang w:eastAsia="en-IN" w:bidi="hi-IN"/>
        </w:rPr>
        <w:t>factorial</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n</w:t>
      </w:r>
      <w:r w:rsidRPr="00984C65">
        <w:rPr>
          <w:rFonts w:ascii="Consolas" w:eastAsia="Times New Roman" w:hAnsi="Consolas" w:cs="Times New Roman"/>
          <w:color w:val="D4D4D4"/>
          <w:sz w:val="24"/>
          <w:szCs w:val="24"/>
          <w:lang w:eastAsia="en-IN" w:bidi="hi-IN"/>
        </w:rPr>
        <w:t>)</w:t>
      </w:r>
    </w:p>
    <w:p w14:paraId="41C2B3C2"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w:t>
      </w:r>
    </w:p>
    <w:p w14:paraId="6576F14A"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p>
    <w:p w14:paraId="1F139F97"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fact</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B5CEA8"/>
          <w:sz w:val="24"/>
          <w:szCs w:val="24"/>
          <w:lang w:eastAsia="en-IN" w:bidi="hi-IN"/>
        </w:rPr>
        <w:t>1</w:t>
      </w:r>
      <w:r w:rsidRPr="00984C65">
        <w:rPr>
          <w:rFonts w:ascii="Consolas" w:eastAsia="Times New Roman" w:hAnsi="Consolas" w:cs="Times New Roman"/>
          <w:color w:val="D4D4D4"/>
          <w:sz w:val="24"/>
          <w:szCs w:val="24"/>
          <w:lang w:eastAsia="en-IN" w:bidi="hi-IN"/>
        </w:rPr>
        <w:t>;</w:t>
      </w:r>
    </w:p>
    <w:p w14:paraId="4EDE396C"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3E4DCEB5"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C586C0"/>
          <w:sz w:val="24"/>
          <w:szCs w:val="24"/>
          <w:lang w:eastAsia="en-IN" w:bidi="hi-IN"/>
        </w:rPr>
        <w:t>for</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B5CEA8"/>
          <w:sz w:val="24"/>
          <w:szCs w:val="24"/>
          <w:lang w:eastAsia="en-IN" w:bidi="hi-IN"/>
        </w:rPr>
        <w:t>1</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&lt;=</w:t>
      </w:r>
      <w:proofErr w:type="spellStart"/>
      <w:r w:rsidRPr="00984C65">
        <w:rPr>
          <w:rFonts w:ascii="Consolas" w:eastAsia="Times New Roman" w:hAnsi="Consolas" w:cs="Times New Roman"/>
          <w:color w:val="9CDCFE"/>
          <w:sz w:val="24"/>
          <w:szCs w:val="24"/>
          <w:lang w:eastAsia="en-IN" w:bidi="hi-IN"/>
        </w:rPr>
        <w:t>n</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p>
    <w:p w14:paraId="49FFD3DD"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fact</w:t>
      </w:r>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p>
    <w:p w14:paraId="766FA484"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p>
    <w:p w14:paraId="340756FD"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C586C0"/>
          <w:sz w:val="24"/>
          <w:szCs w:val="24"/>
          <w:lang w:eastAsia="en-IN" w:bidi="hi-IN"/>
        </w:rPr>
        <w:t>return</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fact</w:t>
      </w:r>
      <w:r w:rsidRPr="00984C65">
        <w:rPr>
          <w:rFonts w:ascii="Consolas" w:eastAsia="Times New Roman" w:hAnsi="Consolas" w:cs="Times New Roman"/>
          <w:color w:val="D4D4D4"/>
          <w:sz w:val="24"/>
          <w:szCs w:val="24"/>
          <w:lang w:eastAsia="en-IN" w:bidi="hi-IN"/>
        </w:rPr>
        <w:t>;</w:t>
      </w:r>
    </w:p>
    <w:p w14:paraId="18A0E547"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w:t>
      </w:r>
    </w:p>
    <w:p w14:paraId="6F88A590"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p>
    <w:p w14:paraId="68447E2B"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DCDCAA"/>
          <w:sz w:val="24"/>
          <w:szCs w:val="24"/>
          <w:lang w:eastAsia="en-IN" w:bidi="hi-IN"/>
        </w:rPr>
        <w:t>ncr</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569CD6"/>
          <w:sz w:val="24"/>
          <w:szCs w:val="24"/>
          <w:lang w:eastAsia="en-IN" w:bidi="hi-IN"/>
        </w:rPr>
        <w:t>int</w:t>
      </w:r>
      <w:r w:rsidRPr="00984C65">
        <w:rPr>
          <w:rFonts w:ascii="Consolas" w:eastAsia="Times New Roman" w:hAnsi="Consolas" w:cs="Times New Roman"/>
          <w:color w:val="D4D4D4"/>
          <w:sz w:val="24"/>
          <w:szCs w:val="24"/>
          <w:lang w:eastAsia="en-IN" w:bidi="hi-IN"/>
        </w:rPr>
        <w:t> </w:t>
      </w:r>
      <w:proofErr w:type="spellStart"/>
      <w:r w:rsidRPr="00984C65">
        <w:rPr>
          <w:rFonts w:ascii="Consolas" w:eastAsia="Times New Roman" w:hAnsi="Consolas" w:cs="Times New Roman"/>
          <w:color w:val="9CDCFE"/>
          <w:sz w:val="24"/>
          <w:szCs w:val="24"/>
          <w:lang w:eastAsia="en-IN" w:bidi="hi-IN"/>
        </w:rPr>
        <w:t>i</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569CD6"/>
          <w:sz w:val="24"/>
          <w:szCs w:val="24"/>
          <w:lang w:eastAsia="en-IN" w:bidi="hi-IN"/>
        </w:rPr>
        <w:t>int</w:t>
      </w:r>
      <w:proofErr w:type="spellEnd"/>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w:t>
      </w:r>
    </w:p>
    <w:p w14:paraId="26A93760"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w:t>
      </w:r>
    </w:p>
    <w:p w14:paraId="44BE2C1A"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C586C0"/>
          <w:sz w:val="24"/>
          <w:szCs w:val="24"/>
          <w:lang w:eastAsia="en-IN" w:bidi="hi-IN"/>
        </w:rPr>
        <w:t>return</w:t>
      </w:r>
      <w:r w:rsidRPr="00984C65">
        <w:rPr>
          <w:rFonts w:ascii="Consolas" w:eastAsia="Times New Roman" w:hAnsi="Consolas" w:cs="Times New Roman"/>
          <w:color w:val="D4D4D4"/>
          <w:sz w:val="24"/>
          <w:szCs w:val="24"/>
          <w:lang w:eastAsia="en-IN" w:bidi="hi-IN"/>
        </w:rPr>
        <w:t> </w:t>
      </w:r>
      <w:r w:rsidRPr="00984C65">
        <w:rPr>
          <w:rFonts w:ascii="Consolas" w:eastAsia="Times New Roman" w:hAnsi="Consolas" w:cs="Times New Roman"/>
          <w:color w:val="DCDCAA"/>
          <w:sz w:val="24"/>
          <w:szCs w:val="24"/>
          <w:lang w:eastAsia="en-IN" w:bidi="hi-IN"/>
        </w:rPr>
        <w:t>factorial</w:t>
      </w:r>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DCDCAA"/>
          <w:sz w:val="24"/>
          <w:szCs w:val="24"/>
          <w:lang w:eastAsia="en-IN" w:bidi="hi-IN"/>
        </w:rPr>
        <w:t>factorial</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DCDCAA"/>
          <w:sz w:val="24"/>
          <w:szCs w:val="24"/>
          <w:lang w:eastAsia="en-IN" w:bidi="hi-IN"/>
        </w:rPr>
        <w:t>factorial</w:t>
      </w:r>
      <w:r w:rsidRPr="00984C65">
        <w:rPr>
          <w:rFonts w:ascii="Consolas" w:eastAsia="Times New Roman" w:hAnsi="Consolas" w:cs="Times New Roman"/>
          <w:color w:val="D4D4D4"/>
          <w:sz w:val="24"/>
          <w:szCs w:val="24"/>
          <w:lang w:eastAsia="en-IN" w:bidi="hi-IN"/>
        </w:rPr>
        <w:t>(</w:t>
      </w:r>
      <w:proofErr w:type="spellStart"/>
      <w:r w:rsidRPr="00984C65">
        <w:rPr>
          <w:rFonts w:ascii="Consolas" w:eastAsia="Times New Roman" w:hAnsi="Consolas" w:cs="Times New Roman"/>
          <w:color w:val="9CDCFE"/>
          <w:sz w:val="24"/>
          <w:szCs w:val="24"/>
          <w:lang w:eastAsia="en-IN" w:bidi="hi-IN"/>
        </w:rPr>
        <w:t>i</w:t>
      </w:r>
      <w:proofErr w:type="spellEnd"/>
      <w:r w:rsidRPr="00984C65">
        <w:rPr>
          <w:rFonts w:ascii="Consolas" w:eastAsia="Times New Roman" w:hAnsi="Consolas" w:cs="Times New Roman"/>
          <w:color w:val="D4D4D4"/>
          <w:sz w:val="24"/>
          <w:szCs w:val="24"/>
          <w:lang w:eastAsia="en-IN" w:bidi="hi-IN"/>
        </w:rPr>
        <w:t>-</w:t>
      </w:r>
      <w:r w:rsidRPr="00984C65">
        <w:rPr>
          <w:rFonts w:ascii="Consolas" w:eastAsia="Times New Roman" w:hAnsi="Consolas" w:cs="Times New Roman"/>
          <w:color w:val="9CDCFE"/>
          <w:sz w:val="24"/>
          <w:szCs w:val="24"/>
          <w:lang w:eastAsia="en-IN" w:bidi="hi-IN"/>
        </w:rPr>
        <w:t>j</w:t>
      </w:r>
      <w:r w:rsidRPr="00984C65">
        <w:rPr>
          <w:rFonts w:ascii="Consolas" w:eastAsia="Times New Roman" w:hAnsi="Consolas" w:cs="Times New Roman"/>
          <w:color w:val="D4D4D4"/>
          <w:sz w:val="24"/>
          <w:szCs w:val="24"/>
          <w:lang w:eastAsia="en-IN" w:bidi="hi-IN"/>
        </w:rPr>
        <w:t>));</w:t>
      </w:r>
    </w:p>
    <w:p w14:paraId="4EAEAD32" w14:textId="77777777" w:rsidR="00984C65" w:rsidRPr="00984C65" w:rsidRDefault="00984C65" w:rsidP="00984C65">
      <w:pPr>
        <w:shd w:val="clear" w:color="auto" w:fill="1E1E1E"/>
        <w:spacing w:after="0" w:line="330" w:lineRule="atLeast"/>
        <w:rPr>
          <w:rFonts w:ascii="Consolas" w:eastAsia="Times New Roman" w:hAnsi="Consolas" w:cs="Times New Roman"/>
          <w:color w:val="D4D4D4"/>
          <w:sz w:val="24"/>
          <w:szCs w:val="24"/>
          <w:lang w:eastAsia="en-IN" w:bidi="hi-IN"/>
        </w:rPr>
      </w:pPr>
      <w:r w:rsidRPr="00984C65">
        <w:rPr>
          <w:rFonts w:ascii="Consolas" w:eastAsia="Times New Roman" w:hAnsi="Consolas" w:cs="Times New Roman"/>
          <w:color w:val="D4D4D4"/>
          <w:sz w:val="24"/>
          <w:szCs w:val="24"/>
          <w:lang w:eastAsia="en-IN" w:bidi="hi-IN"/>
        </w:rPr>
        <w:t>}</w:t>
      </w:r>
    </w:p>
    <w:p w14:paraId="7CF0A128" w14:textId="700E13D9" w:rsidR="00DE7458" w:rsidRDefault="00DE7458" w:rsidP="00E55521"/>
    <w:p w14:paraId="671C6357" w14:textId="4693194F" w:rsidR="002D68BD" w:rsidRPr="00E55521" w:rsidRDefault="002D68BD" w:rsidP="00E55521">
      <w:r>
        <w:rPr>
          <w:noProof/>
        </w:rPr>
        <w:drawing>
          <wp:inline distT="0" distB="0" distL="0" distR="0" wp14:anchorId="065C843B" wp14:editId="6DBB5404">
            <wp:extent cx="5730240" cy="14554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824C16C" w14:textId="41BA7BC0" w:rsidR="00DE7458" w:rsidRPr="00DE7458" w:rsidRDefault="00DE7458" w:rsidP="00DE7458">
      <w:pPr>
        <w:rPr>
          <w:b/>
          <w:bCs/>
          <w:sz w:val="24"/>
          <w:szCs w:val="24"/>
        </w:rPr>
      </w:pPr>
      <w:r w:rsidRPr="00DE7458">
        <w:rPr>
          <w:b/>
          <w:bCs/>
          <w:sz w:val="24"/>
          <w:szCs w:val="24"/>
        </w:rPr>
        <w:t>c) WAP to print the following Floyd’s triangle using numbers.</w:t>
      </w:r>
    </w:p>
    <w:p w14:paraId="120E5EE2" w14:textId="516C417A" w:rsidR="00DE7458" w:rsidRPr="00DE7458" w:rsidRDefault="00DE7458" w:rsidP="00DE7458">
      <w:pPr>
        <w:rPr>
          <w:b/>
          <w:bCs/>
          <w:sz w:val="24"/>
          <w:szCs w:val="24"/>
        </w:rPr>
      </w:pPr>
      <w:r w:rsidRPr="00DE7458">
        <w:rPr>
          <w:b/>
          <w:bCs/>
          <w:sz w:val="24"/>
          <w:szCs w:val="24"/>
        </w:rPr>
        <w:t>1</w:t>
      </w:r>
    </w:p>
    <w:p w14:paraId="4118C8FA" w14:textId="1A7A5790" w:rsidR="00DE7458" w:rsidRPr="00DE7458" w:rsidRDefault="00DE7458" w:rsidP="00DE7458">
      <w:pPr>
        <w:rPr>
          <w:b/>
          <w:bCs/>
          <w:sz w:val="24"/>
          <w:szCs w:val="24"/>
        </w:rPr>
      </w:pPr>
      <w:r w:rsidRPr="00DE7458">
        <w:rPr>
          <w:b/>
          <w:bCs/>
          <w:sz w:val="24"/>
          <w:szCs w:val="24"/>
        </w:rPr>
        <w:t>2   3</w:t>
      </w:r>
    </w:p>
    <w:p w14:paraId="627DDF91" w14:textId="134A75A0" w:rsidR="00DE7458" w:rsidRPr="00DE7458" w:rsidRDefault="00DE7458" w:rsidP="00DE7458">
      <w:pPr>
        <w:rPr>
          <w:b/>
          <w:bCs/>
          <w:sz w:val="24"/>
          <w:szCs w:val="24"/>
        </w:rPr>
      </w:pPr>
      <w:r w:rsidRPr="00DE7458">
        <w:rPr>
          <w:b/>
          <w:bCs/>
          <w:sz w:val="24"/>
          <w:szCs w:val="24"/>
        </w:rPr>
        <w:t>4   5   6</w:t>
      </w:r>
    </w:p>
    <w:p w14:paraId="2A8F3366" w14:textId="13A7612F" w:rsidR="00DE7458" w:rsidRDefault="00DE7458" w:rsidP="00DE7458">
      <w:pPr>
        <w:rPr>
          <w:b/>
          <w:bCs/>
          <w:sz w:val="24"/>
          <w:szCs w:val="24"/>
        </w:rPr>
      </w:pPr>
      <w:r w:rsidRPr="00DE7458">
        <w:rPr>
          <w:b/>
          <w:bCs/>
          <w:sz w:val="24"/>
          <w:szCs w:val="24"/>
        </w:rPr>
        <w:t>7   8   9  10</w:t>
      </w:r>
    </w:p>
    <w:p w14:paraId="097894C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C586C0"/>
          <w:sz w:val="24"/>
          <w:szCs w:val="24"/>
          <w:lang w:eastAsia="en-IN" w:bidi="hi-IN"/>
        </w:rPr>
        <w:t>#include</w:t>
      </w:r>
      <w:r w:rsidRPr="002D68BD">
        <w:rPr>
          <w:rFonts w:ascii="Consolas" w:eastAsia="Times New Roman" w:hAnsi="Consolas" w:cs="Times New Roman"/>
          <w:color w:val="CE9178"/>
          <w:sz w:val="24"/>
          <w:szCs w:val="24"/>
          <w:lang w:eastAsia="en-IN" w:bidi="hi-IN"/>
        </w:rPr>
        <w:t>&lt;stdio.h&gt;</w:t>
      </w:r>
    </w:p>
    <w:p w14:paraId="71F12BA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4C257652"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569CD6"/>
          <w:sz w:val="24"/>
          <w:szCs w:val="24"/>
          <w:lang w:eastAsia="en-IN" w:bidi="hi-IN"/>
        </w:rPr>
        <w:t>void</w:t>
      </w: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DCDCAA"/>
          <w:sz w:val="24"/>
          <w:szCs w:val="24"/>
          <w:lang w:eastAsia="en-IN" w:bidi="hi-IN"/>
        </w:rPr>
        <w:t>main</w:t>
      </w:r>
      <w:r w:rsidRPr="002D68BD">
        <w:rPr>
          <w:rFonts w:ascii="Consolas" w:eastAsia="Times New Roman" w:hAnsi="Consolas" w:cs="Times New Roman"/>
          <w:color w:val="D4D4D4"/>
          <w:sz w:val="24"/>
          <w:szCs w:val="24"/>
          <w:lang w:eastAsia="en-IN" w:bidi="hi-IN"/>
        </w:rPr>
        <w:t>()</w:t>
      </w:r>
    </w:p>
    <w:p w14:paraId="543905F9"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w:t>
      </w:r>
    </w:p>
    <w:p w14:paraId="2AA707A9"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569CD6"/>
          <w:sz w:val="24"/>
          <w:szCs w:val="24"/>
          <w:lang w:eastAsia="en-IN" w:bidi="hi-IN"/>
        </w:rPr>
        <w:t>int</w:t>
      </w: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p>
    <w:p w14:paraId="64DDAEF1"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"enter the number of rows :</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278D3782"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scanf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9CDCFE"/>
          <w:sz w:val="24"/>
          <w:szCs w:val="24"/>
          <w:lang w:eastAsia="en-IN" w:bidi="hi-IN"/>
        </w:rPr>
        <w:t>%d</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,&amp;</w:t>
      </w:r>
      <w:proofErr w:type="spellStart"/>
      <w:r w:rsidRPr="002D68BD">
        <w:rPr>
          <w:rFonts w:ascii="Consolas" w:eastAsia="Times New Roman" w:hAnsi="Consolas" w:cs="Times New Roman"/>
          <w:color w:val="9CDCFE"/>
          <w:sz w:val="24"/>
          <w:szCs w:val="24"/>
          <w:lang w:eastAsia="en-IN" w:bidi="hi-IN"/>
        </w:rPr>
        <w:t>num</w:t>
      </w:r>
      <w:proofErr w:type="spellEnd"/>
      <w:r w:rsidRPr="002D68BD">
        <w:rPr>
          <w:rFonts w:ascii="Consolas" w:eastAsia="Times New Roman" w:hAnsi="Consolas" w:cs="Times New Roman"/>
          <w:color w:val="D4D4D4"/>
          <w:sz w:val="24"/>
          <w:szCs w:val="24"/>
          <w:lang w:eastAsia="en-IN" w:bidi="hi-IN"/>
        </w:rPr>
        <w:t>);</w:t>
      </w:r>
    </w:p>
    <w:p w14:paraId="6F97358A"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proofErr w:type="spellStart"/>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p>
    <w:p w14:paraId="16EDDBA2"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3E0F89E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r w:rsidRPr="002D68BD">
        <w:rPr>
          <w:rFonts w:ascii="Consolas" w:eastAsia="Times New Roman" w:hAnsi="Consolas" w:cs="Times New Roman"/>
          <w:color w:val="D4D4D4"/>
          <w:sz w:val="24"/>
          <w:szCs w:val="24"/>
          <w:lang w:eastAsia="en-IN" w:bidi="hi-IN"/>
        </w:rPr>
        <w:t>++)</w:t>
      </w:r>
    </w:p>
    <w:p w14:paraId="752B2C26"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9CDCFE"/>
          <w:sz w:val="24"/>
          <w:szCs w:val="24"/>
          <w:lang w:eastAsia="en-IN" w:bidi="hi-IN"/>
        </w:rPr>
        <w:t>%d</w:t>
      </w:r>
      <w:r w:rsidRPr="002D68BD">
        <w:rPr>
          <w:rFonts w:ascii="Consolas" w:eastAsia="Times New Roman" w:hAnsi="Consolas" w:cs="Times New Roman"/>
          <w:color w:val="CE9178"/>
          <w:sz w:val="24"/>
          <w:szCs w:val="24"/>
          <w:lang w:eastAsia="en-IN" w:bidi="hi-IN"/>
        </w:rPr>
        <w:t> "</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r w:rsidRPr="002D68BD">
        <w:rPr>
          <w:rFonts w:ascii="Consolas" w:eastAsia="Times New Roman" w:hAnsi="Consolas" w:cs="Times New Roman"/>
          <w:color w:val="D4D4D4"/>
          <w:sz w:val="24"/>
          <w:szCs w:val="24"/>
          <w:lang w:eastAsia="en-IN" w:bidi="hi-IN"/>
        </w:rPr>
        <w:t>);</w:t>
      </w:r>
    </w:p>
    <w:p w14:paraId="1449B2F5"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6A630BF0"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74CDD318"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w:t>
      </w:r>
    </w:p>
    <w:p w14:paraId="1747F94E" w14:textId="172848EA" w:rsidR="00E55521" w:rsidRDefault="00E55521" w:rsidP="00DE7458"/>
    <w:p w14:paraId="7F8202F5" w14:textId="7B9127E7" w:rsidR="002D68BD" w:rsidRPr="00E55521" w:rsidRDefault="002D68BD" w:rsidP="00DE7458">
      <w:r>
        <w:rPr>
          <w:noProof/>
        </w:rPr>
        <w:lastRenderedPageBreak/>
        <w:drawing>
          <wp:inline distT="0" distB="0" distL="0" distR="0" wp14:anchorId="2288D9BB" wp14:editId="170A2744">
            <wp:extent cx="371856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8560" cy="2095500"/>
                    </a:xfrm>
                    <a:prstGeom prst="rect">
                      <a:avLst/>
                    </a:prstGeom>
                    <a:noFill/>
                    <a:ln>
                      <a:noFill/>
                    </a:ln>
                  </pic:spPr>
                </pic:pic>
              </a:graphicData>
            </a:graphic>
          </wp:inline>
        </w:drawing>
      </w:r>
    </w:p>
    <w:p w14:paraId="3696CBB0" w14:textId="12958B5A" w:rsidR="00DE7458" w:rsidRPr="00E55521" w:rsidRDefault="00DE7458" w:rsidP="00DE7458">
      <w:pPr>
        <w:rPr>
          <w:b/>
          <w:bCs/>
          <w:sz w:val="48"/>
          <w:szCs w:val="48"/>
          <w:u w:val="single"/>
        </w:rPr>
      </w:pPr>
      <w:r w:rsidRPr="00E55521">
        <w:rPr>
          <w:b/>
          <w:bCs/>
          <w:sz w:val="48"/>
          <w:szCs w:val="48"/>
          <w:u w:val="single"/>
        </w:rPr>
        <w:t>Practice Assignment</w:t>
      </w:r>
      <w:r w:rsidR="00E55521">
        <w:rPr>
          <w:b/>
          <w:bCs/>
          <w:sz w:val="48"/>
          <w:szCs w:val="48"/>
          <w:u w:val="single"/>
        </w:rPr>
        <w:t>:</w:t>
      </w:r>
    </w:p>
    <w:p w14:paraId="0C4181F2" w14:textId="6AAAD011" w:rsidR="00DE7458" w:rsidRDefault="00DE7458" w:rsidP="00DE7458">
      <w:pPr>
        <w:rPr>
          <w:b/>
          <w:bCs/>
          <w:sz w:val="24"/>
          <w:szCs w:val="24"/>
        </w:rPr>
      </w:pPr>
      <w:r w:rsidRPr="00DE7458">
        <w:rPr>
          <w:b/>
          <w:bCs/>
          <w:sz w:val="24"/>
          <w:szCs w:val="24"/>
        </w:rPr>
        <w:t>1. WAP that reads 10 different numbers and compute the sum of all odd and even numbers separately. Use for loop, while loop and do-while loop each separately for this program.</w:t>
      </w:r>
    </w:p>
    <w:p w14:paraId="35FD19E8" w14:textId="77777777" w:rsidR="00E55521" w:rsidRPr="00E55521" w:rsidRDefault="00E55521" w:rsidP="00DE7458"/>
    <w:p w14:paraId="7C51A574" w14:textId="0447BDCB" w:rsidR="00DE7458" w:rsidRDefault="00DE7458" w:rsidP="00DE7458">
      <w:pPr>
        <w:rPr>
          <w:b/>
          <w:bCs/>
          <w:sz w:val="24"/>
          <w:szCs w:val="24"/>
        </w:rPr>
      </w:pPr>
      <w:r w:rsidRPr="00DE7458">
        <w:rPr>
          <w:b/>
          <w:bCs/>
          <w:sz w:val="24"/>
          <w:szCs w:val="24"/>
        </w:rPr>
        <w:t>2. WAP to find the binary equivalent of an integer number entered from user also count the number of 1’s and number of 0’s in the resultant binary number.</w:t>
      </w:r>
    </w:p>
    <w:p w14:paraId="4F48B6C3" w14:textId="77777777" w:rsidR="00E55521" w:rsidRPr="00E55521" w:rsidRDefault="00E55521" w:rsidP="00DE7458"/>
    <w:p w14:paraId="634542C8" w14:textId="77777777" w:rsidR="00DE7458" w:rsidRPr="00DE7458" w:rsidRDefault="00DE7458" w:rsidP="00DE7458">
      <w:pPr>
        <w:rPr>
          <w:b/>
          <w:bCs/>
          <w:sz w:val="24"/>
          <w:szCs w:val="24"/>
        </w:rPr>
      </w:pPr>
      <w:r w:rsidRPr="00DE7458">
        <w:rPr>
          <w:b/>
          <w:bCs/>
          <w:sz w:val="24"/>
          <w:szCs w:val="24"/>
        </w:rPr>
        <w:t>3. Write programs to print following patterns-</w:t>
      </w:r>
    </w:p>
    <w:p w14:paraId="731FE55E" w14:textId="77777777" w:rsidR="00DE7458" w:rsidRPr="00DE7458" w:rsidRDefault="00DE7458" w:rsidP="00DE7458">
      <w:pPr>
        <w:jc w:val="center"/>
        <w:rPr>
          <w:b/>
          <w:bCs/>
          <w:sz w:val="24"/>
          <w:szCs w:val="24"/>
        </w:rPr>
      </w:pPr>
      <w:r w:rsidRPr="00DE7458">
        <w:rPr>
          <w:b/>
          <w:bCs/>
          <w:sz w:val="24"/>
          <w:szCs w:val="24"/>
        </w:rPr>
        <w:t>*</w:t>
      </w:r>
    </w:p>
    <w:p w14:paraId="29AF4AE0" w14:textId="77777777" w:rsidR="00DE7458" w:rsidRPr="00DE7458" w:rsidRDefault="00DE7458" w:rsidP="00DE7458">
      <w:pPr>
        <w:jc w:val="center"/>
        <w:rPr>
          <w:b/>
          <w:bCs/>
          <w:sz w:val="24"/>
          <w:szCs w:val="24"/>
        </w:rPr>
      </w:pPr>
      <w:r w:rsidRPr="00DE7458">
        <w:rPr>
          <w:b/>
          <w:bCs/>
          <w:sz w:val="24"/>
          <w:szCs w:val="24"/>
        </w:rPr>
        <w:t>* * *</w:t>
      </w:r>
    </w:p>
    <w:p w14:paraId="44D83370" w14:textId="77777777" w:rsidR="00DE7458" w:rsidRPr="00DE7458" w:rsidRDefault="00DE7458" w:rsidP="00DE7458">
      <w:pPr>
        <w:jc w:val="center"/>
        <w:rPr>
          <w:b/>
          <w:bCs/>
          <w:sz w:val="24"/>
          <w:szCs w:val="24"/>
        </w:rPr>
      </w:pPr>
      <w:r w:rsidRPr="00DE7458">
        <w:rPr>
          <w:b/>
          <w:bCs/>
          <w:sz w:val="24"/>
          <w:szCs w:val="24"/>
        </w:rPr>
        <w:t>* * * * *</w:t>
      </w:r>
    </w:p>
    <w:p w14:paraId="353A3524" w14:textId="33984283" w:rsidR="00DE7458" w:rsidRDefault="00DE7458" w:rsidP="00DE7458">
      <w:pPr>
        <w:jc w:val="center"/>
        <w:rPr>
          <w:b/>
          <w:bCs/>
          <w:sz w:val="24"/>
          <w:szCs w:val="24"/>
        </w:rPr>
      </w:pPr>
      <w:r w:rsidRPr="00DE7458">
        <w:rPr>
          <w:b/>
          <w:bCs/>
          <w:sz w:val="24"/>
          <w:szCs w:val="24"/>
        </w:rPr>
        <w:t>* * * * * * *</w:t>
      </w:r>
    </w:p>
    <w:p w14:paraId="6ECA571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C586C0"/>
          <w:sz w:val="24"/>
          <w:szCs w:val="24"/>
          <w:lang w:eastAsia="en-IN" w:bidi="hi-IN"/>
        </w:rPr>
        <w:t>#include</w:t>
      </w:r>
      <w:r w:rsidRPr="00044DD2">
        <w:rPr>
          <w:rFonts w:ascii="Consolas" w:eastAsia="Times New Roman" w:hAnsi="Consolas" w:cs="Times New Roman"/>
          <w:color w:val="CE9178"/>
          <w:sz w:val="24"/>
          <w:szCs w:val="24"/>
          <w:lang w:eastAsia="en-IN" w:bidi="hi-IN"/>
        </w:rPr>
        <w:t>&lt;stdio.h&gt;</w:t>
      </w:r>
    </w:p>
    <w:p w14:paraId="637B6604"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p>
    <w:p w14:paraId="100599DF"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569CD6"/>
          <w:sz w:val="24"/>
          <w:szCs w:val="24"/>
          <w:lang w:eastAsia="en-IN" w:bidi="hi-IN"/>
        </w:rPr>
        <w:t>void</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DCDCAA"/>
          <w:sz w:val="24"/>
          <w:szCs w:val="24"/>
          <w:lang w:eastAsia="en-IN" w:bidi="hi-IN"/>
        </w:rPr>
        <w:t>main</w:t>
      </w:r>
      <w:r w:rsidRPr="00044DD2">
        <w:rPr>
          <w:rFonts w:ascii="Consolas" w:eastAsia="Times New Roman" w:hAnsi="Consolas" w:cs="Times New Roman"/>
          <w:color w:val="D4D4D4"/>
          <w:sz w:val="24"/>
          <w:szCs w:val="24"/>
          <w:lang w:eastAsia="en-IN" w:bidi="hi-IN"/>
        </w:rPr>
        <w:t>()</w:t>
      </w:r>
    </w:p>
    <w:p w14:paraId="41ECC18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w:t>
      </w:r>
    </w:p>
    <w:p w14:paraId="32C81BE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n;</w:t>
      </w:r>
    </w:p>
    <w:p w14:paraId="41E31C9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"enter the number of rows to make pyramids :"</w:t>
      </w:r>
      <w:r w:rsidRPr="00044DD2">
        <w:rPr>
          <w:rFonts w:ascii="Consolas" w:eastAsia="Times New Roman" w:hAnsi="Consolas" w:cs="Times New Roman"/>
          <w:color w:val="D4D4D4"/>
          <w:sz w:val="24"/>
          <w:szCs w:val="24"/>
          <w:lang w:eastAsia="en-IN" w:bidi="hi-IN"/>
        </w:rPr>
        <w:t>);</w:t>
      </w:r>
    </w:p>
    <w:p w14:paraId="40CBFAF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scanf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,&amp;n</w:t>
      </w:r>
      <w:proofErr w:type="spellEnd"/>
      <w:r w:rsidRPr="00044DD2">
        <w:rPr>
          <w:rFonts w:ascii="Consolas" w:eastAsia="Times New Roman" w:hAnsi="Consolas" w:cs="Times New Roman"/>
          <w:color w:val="D4D4D4"/>
          <w:sz w:val="24"/>
          <w:szCs w:val="24"/>
          <w:lang w:eastAsia="en-IN" w:bidi="hi-IN"/>
        </w:rPr>
        <w:t>);</w:t>
      </w:r>
    </w:p>
    <w:p w14:paraId="6C6774C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4D4D4"/>
          <w:sz w:val="24"/>
          <w:szCs w:val="24"/>
          <w:lang w:eastAsia="en-IN" w:bidi="hi-IN"/>
        </w:rPr>
        <w:t>i</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;i&lt;</w:t>
      </w:r>
      <w:proofErr w:type="spellStart"/>
      <w:r w:rsidRPr="00044DD2">
        <w:rPr>
          <w:rFonts w:ascii="Consolas" w:eastAsia="Times New Roman" w:hAnsi="Consolas" w:cs="Times New Roman"/>
          <w:color w:val="D4D4D4"/>
          <w:sz w:val="24"/>
          <w:szCs w:val="24"/>
          <w:lang w:eastAsia="en-IN" w:bidi="hi-IN"/>
        </w:rPr>
        <w:t>n;i</w:t>
      </w:r>
      <w:proofErr w:type="spellEnd"/>
      <w:r w:rsidRPr="00044DD2">
        <w:rPr>
          <w:rFonts w:ascii="Consolas" w:eastAsia="Times New Roman" w:hAnsi="Consolas" w:cs="Times New Roman"/>
          <w:color w:val="D4D4D4"/>
          <w:sz w:val="24"/>
          <w:szCs w:val="24"/>
          <w:lang w:eastAsia="en-IN" w:bidi="hi-IN"/>
        </w:rPr>
        <w:t>++)</w:t>
      </w:r>
    </w:p>
    <w:p w14:paraId="57F6CB3B"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31DF7C6A"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j=</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;j&lt;(n-</w:t>
      </w:r>
      <w:proofErr w:type="spellStart"/>
      <w:r w:rsidRPr="00044DD2">
        <w:rPr>
          <w:rFonts w:ascii="Consolas" w:eastAsia="Times New Roman" w:hAnsi="Consolas" w:cs="Times New Roman"/>
          <w:color w:val="D4D4D4"/>
          <w:sz w:val="24"/>
          <w:szCs w:val="24"/>
          <w:lang w:eastAsia="en-IN" w:bidi="hi-IN"/>
        </w:rPr>
        <w:t>i</w:t>
      </w:r>
      <w:proofErr w:type="spellEnd"/>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D4D4D4"/>
          <w:sz w:val="24"/>
          <w:szCs w:val="24"/>
          <w:lang w:eastAsia="en-IN" w:bidi="hi-IN"/>
        </w:rPr>
        <w:t>j++</w:t>
      </w:r>
      <w:proofErr w:type="spellEnd"/>
      <w:r w:rsidRPr="00044DD2">
        <w:rPr>
          <w:rFonts w:ascii="Consolas" w:eastAsia="Times New Roman" w:hAnsi="Consolas" w:cs="Times New Roman"/>
          <w:color w:val="D4D4D4"/>
          <w:sz w:val="24"/>
          <w:szCs w:val="24"/>
          <w:lang w:eastAsia="en-IN" w:bidi="hi-IN"/>
        </w:rPr>
        <w:t>)</w:t>
      </w:r>
    </w:p>
    <w:p w14:paraId="65B4AA2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 "</w:t>
      </w:r>
      <w:r w:rsidRPr="00044DD2">
        <w:rPr>
          <w:rFonts w:ascii="Consolas" w:eastAsia="Times New Roman" w:hAnsi="Consolas" w:cs="Times New Roman"/>
          <w:color w:val="D4D4D4"/>
          <w:sz w:val="24"/>
          <w:szCs w:val="24"/>
          <w:lang w:eastAsia="en-IN" w:bidi="hi-IN"/>
        </w:rPr>
        <w:t>);</w:t>
      </w:r>
    </w:p>
    <w:p w14:paraId="5EF0641F"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j=</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;j&lt;((</w:t>
      </w:r>
      <w:r w:rsidRPr="00044DD2">
        <w:rPr>
          <w:rFonts w:ascii="Consolas" w:eastAsia="Times New Roman" w:hAnsi="Consolas" w:cs="Times New Roman"/>
          <w:color w:val="B5CEA8"/>
          <w:sz w:val="24"/>
          <w:szCs w:val="24"/>
          <w:lang w:eastAsia="en-IN" w:bidi="hi-IN"/>
        </w:rPr>
        <w:t>2</w:t>
      </w:r>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D4D4D4"/>
          <w:sz w:val="24"/>
          <w:szCs w:val="24"/>
          <w:lang w:eastAsia="en-IN" w:bidi="hi-IN"/>
        </w:rPr>
        <w:t>i</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D4D4D4"/>
          <w:sz w:val="24"/>
          <w:szCs w:val="24"/>
          <w:lang w:eastAsia="en-IN" w:bidi="hi-IN"/>
        </w:rPr>
        <w:t>j++</w:t>
      </w:r>
      <w:proofErr w:type="spellEnd"/>
      <w:r w:rsidRPr="00044DD2">
        <w:rPr>
          <w:rFonts w:ascii="Consolas" w:eastAsia="Times New Roman" w:hAnsi="Consolas" w:cs="Times New Roman"/>
          <w:color w:val="D4D4D4"/>
          <w:sz w:val="24"/>
          <w:szCs w:val="24"/>
          <w:lang w:eastAsia="en-IN" w:bidi="hi-IN"/>
        </w:rPr>
        <w:t>)</w:t>
      </w:r>
    </w:p>
    <w:p w14:paraId="473DDDD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p>
    <w:p w14:paraId="2B736BA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lastRenderedPageBreak/>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7BA7D"/>
          <w:sz w:val="24"/>
          <w:szCs w:val="24"/>
          <w:lang w:eastAsia="en-IN" w:bidi="hi-IN"/>
        </w:rPr>
        <w:t>\n</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p>
    <w:p w14:paraId="05F4A4A8"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p>
    <w:p w14:paraId="155D781B"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3DD56AB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w:t>
      </w:r>
    </w:p>
    <w:p w14:paraId="640B1BE4" w14:textId="77777777" w:rsidR="00044DD2" w:rsidRDefault="00044DD2" w:rsidP="00C053D2">
      <w:pPr>
        <w:rPr>
          <w:rFonts w:ascii="Consolas" w:eastAsia="Times New Roman" w:hAnsi="Consolas" w:cs="Times New Roman"/>
          <w:color w:val="D4D4D4"/>
          <w:sz w:val="24"/>
          <w:szCs w:val="24"/>
          <w:lang w:eastAsia="en-IN" w:bidi="hi-IN"/>
        </w:rPr>
      </w:pPr>
    </w:p>
    <w:p w14:paraId="3775BE23" w14:textId="0BF8D4DF" w:rsidR="00C053D2" w:rsidRPr="00E55521" w:rsidRDefault="00C053D2" w:rsidP="00C053D2">
      <w:pPr>
        <w:rPr>
          <w:ins w:id="0" w:author="ABHISHEK KUMAR" w:date="2021-07-26T18:55:00Z"/>
        </w:rPr>
      </w:pPr>
      <w:ins w:id="1" w:author="ABHISHEK KUMAR" w:date="2021-07-26T18:55:00Z">
        <w:r>
          <w:rPr>
            <w:noProof/>
          </w:rPr>
          <w:drawing>
            <wp:inline distT="0" distB="0" distL="0" distR="0" wp14:anchorId="3ACCC4CC" wp14:editId="51BB3840">
              <wp:extent cx="4052570" cy="1219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2570" cy="1219200"/>
                      </a:xfrm>
                      <a:prstGeom prst="rect">
                        <a:avLst/>
                      </a:prstGeom>
                      <a:noFill/>
                      <a:ln>
                        <a:noFill/>
                      </a:ln>
                    </pic:spPr>
                  </pic:pic>
                </a:graphicData>
              </a:graphic>
            </wp:inline>
          </w:drawing>
        </w:r>
      </w:ins>
    </w:p>
    <w:p w14:paraId="15157DAC" w14:textId="77777777" w:rsidR="00DE7458" w:rsidRPr="00DE7458" w:rsidRDefault="00DE7458" w:rsidP="00DE7458">
      <w:pPr>
        <w:jc w:val="center"/>
        <w:rPr>
          <w:b/>
          <w:bCs/>
          <w:sz w:val="24"/>
          <w:szCs w:val="24"/>
        </w:rPr>
      </w:pPr>
      <w:r w:rsidRPr="00DE7458">
        <w:rPr>
          <w:b/>
          <w:bCs/>
          <w:sz w:val="24"/>
          <w:szCs w:val="24"/>
        </w:rPr>
        <w:t>0</w:t>
      </w:r>
    </w:p>
    <w:p w14:paraId="7482EFEB" w14:textId="77777777" w:rsidR="00DE7458" w:rsidRPr="00DE7458" w:rsidRDefault="00DE7458" w:rsidP="00DE7458">
      <w:pPr>
        <w:jc w:val="center"/>
        <w:rPr>
          <w:b/>
          <w:bCs/>
          <w:sz w:val="24"/>
          <w:szCs w:val="24"/>
        </w:rPr>
      </w:pPr>
      <w:r w:rsidRPr="00DE7458">
        <w:rPr>
          <w:b/>
          <w:bCs/>
          <w:sz w:val="24"/>
          <w:szCs w:val="24"/>
        </w:rPr>
        <w:t>1 0 1</w:t>
      </w:r>
    </w:p>
    <w:p w14:paraId="5E3B12AA" w14:textId="77777777" w:rsidR="00DE7458" w:rsidRPr="00DE7458" w:rsidRDefault="00DE7458" w:rsidP="00DE7458">
      <w:pPr>
        <w:jc w:val="center"/>
        <w:rPr>
          <w:b/>
          <w:bCs/>
          <w:sz w:val="24"/>
          <w:szCs w:val="24"/>
        </w:rPr>
      </w:pPr>
      <w:r w:rsidRPr="00DE7458">
        <w:rPr>
          <w:b/>
          <w:bCs/>
          <w:sz w:val="24"/>
          <w:szCs w:val="24"/>
        </w:rPr>
        <w:t>2 1 0 1 2</w:t>
      </w:r>
    </w:p>
    <w:p w14:paraId="1B47ED2F" w14:textId="4B8F39EF" w:rsidR="00DE7458" w:rsidRDefault="00DE7458" w:rsidP="00DE7458">
      <w:pPr>
        <w:jc w:val="center"/>
        <w:rPr>
          <w:b/>
          <w:bCs/>
          <w:sz w:val="24"/>
          <w:szCs w:val="24"/>
        </w:rPr>
      </w:pPr>
      <w:r w:rsidRPr="00DE7458">
        <w:rPr>
          <w:b/>
          <w:bCs/>
          <w:sz w:val="24"/>
          <w:szCs w:val="24"/>
        </w:rPr>
        <w:t>3 2 1 0 1 2 3</w:t>
      </w:r>
    </w:p>
    <w:p w14:paraId="0EA4D994"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C586C0"/>
          <w:sz w:val="24"/>
          <w:szCs w:val="24"/>
          <w:lang w:eastAsia="en-IN" w:bidi="hi-IN"/>
        </w:rPr>
        <w:t>#include</w:t>
      </w:r>
      <w:r w:rsidRPr="00204EE1">
        <w:rPr>
          <w:rFonts w:ascii="Consolas" w:eastAsia="Times New Roman" w:hAnsi="Consolas" w:cs="Times New Roman"/>
          <w:color w:val="569CD6"/>
          <w:sz w:val="24"/>
          <w:szCs w:val="24"/>
          <w:lang w:eastAsia="en-IN" w:bidi="hi-IN"/>
        </w:rPr>
        <w:t> </w:t>
      </w:r>
      <w:r w:rsidRPr="00204EE1">
        <w:rPr>
          <w:rFonts w:ascii="Consolas" w:eastAsia="Times New Roman" w:hAnsi="Consolas" w:cs="Times New Roman"/>
          <w:color w:val="CE9178"/>
          <w:sz w:val="24"/>
          <w:szCs w:val="24"/>
          <w:lang w:eastAsia="en-IN" w:bidi="hi-IN"/>
        </w:rPr>
        <w:t>&lt;</w:t>
      </w:r>
      <w:proofErr w:type="spellStart"/>
      <w:r w:rsidRPr="00204EE1">
        <w:rPr>
          <w:rFonts w:ascii="Consolas" w:eastAsia="Times New Roman" w:hAnsi="Consolas" w:cs="Times New Roman"/>
          <w:color w:val="CE9178"/>
          <w:sz w:val="24"/>
          <w:szCs w:val="24"/>
          <w:lang w:eastAsia="en-IN" w:bidi="hi-IN"/>
        </w:rPr>
        <w:t>stdio.h</w:t>
      </w:r>
      <w:proofErr w:type="spellEnd"/>
      <w:r w:rsidRPr="00204EE1">
        <w:rPr>
          <w:rFonts w:ascii="Consolas" w:eastAsia="Times New Roman" w:hAnsi="Consolas" w:cs="Times New Roman"/>
          <w:color w:val="CE9178"/>
          <w:sz w:val="24"/>
          <w:szCs w:val="24"/>
          <w:lang w:eastAsia="en-IN" w:bidi="hi-IN"/>
        </w:rPr>
        <w:t>&gt;</w:t>
      </w:r>
      <w:r w:rsidRPr="00204EE1">
        <w:rPr>
          <w:rFonts w:ascii="Consolas" w:eastAsia="Times New Roman" w:hAnsi="Consolas" w:cs="Times New Roman"/>
          <w:color w:val="569CD6"/>
          <w:sz w:val="24"/>
          <w:szCs w:val="24"/>
          <w:lang w:eastAsia="en-IN" w:bidi="hi-IN"/>
        </w:rPr>
        <w:t> </w:t>
      </w:r>
    </w:p>
    <w:p w14:paraId="653BAAB3"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569CD6"/>
          <w:sz w:val="24"/>
          <w:szCs w:val="24"/>
          <w:lang w:eastAsia="en-IN" w:bidi="hi-IN"/>
        </w:rPr>
        <w:t>int</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DCDCAA"/>
          <w:sz w:val="24"/>
          <w:szCs w:val="24"/>
          <w:lang w:eastAsia="en-IN" w:bidi="hi-IN"/>
        </w:rPr>
        <w:t>main</w:t>
      </w:r>
      <w:r w:rsidRPr="00204EE1">
        <w:rPr>
          <w:rFonts w:ascii="Consolas" w:eastAsia="Times New Roman" w:hAnsi="Consolas" w:cs="Times New Roman"/>
          <w:color w:val="D4D4D4"/>
          <w:sz w:val="24"/>
          <w:szCs w:val="24"/>
          <w:lang w:eastAsia="en-IN" w:bidi="hi-IN"/>
        </w:rPr>
        <w:t>()</w:t>
      </w:r>
    </w:p>
    <w:p w14:paraId="3D108E1D"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569CD6"/>
          <w:sz w:val="24"/>
          <w:szCs w:val="24"/>
          <w:lang w:eastAsia="en-IN" w:bidi="hi-IN"/>
        </w:rPr>
        <w:t>int</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9CDCFE"/>
          <w:sz w:val="24"/>
          <w:szCs w:val="24"/>
          <w:lang w:eastAsia="en-IN" w:bidi="hi-IN"/>
        </w:rPr>
        <w:t>l</w:t>
      </w:r>
      <w:r w:rsidRPr="00204EE1">
        <w:rPr>
          <w:rFonts w:ascii="Consolas" w:eastAsia="Times New Roman" w:hAnsi="Consolas" w:cs="Times New Roman"/>
          <w:color w:val="D4D4D4"/>
          <w:sz w:val="24"/>
          <w:szCs w:val="24"/>
          <w:lang w:eastAsia="en-IN" w:bidi="hi-IN"/>
        </w:rPr>
        <w:t>;</w:t>
      </w:r>
    </w:p>
    <w:p w14:paraId="3F28B664"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C586C0"/>
          <w:sz w:val="24"/>
          <w:szCs w:val="24"/>
          <w:lang w:eastAsia="en-IN" w:bidi="hi-IN"/>
        </w:rPr>
        <w:t>for</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569CD6"/>
          <w:sz w:val="24"/>
          <w:szCs w:val="24"/>
          <w:lang w:eastAsia="en-IN" w:bidi="hi-IN"/>
        </w:rPr>
        <w:t>int</w:t>
      </w:r>
      <w:r w:rsidRPr="00204EE1">
        <w:rPr>
          <w:rFonts w:ascii="Consolas" w:eastAsia="Times New Roman" w:hAnsi="Consolas" w:cs="Times New Roman"/>
          <w:color w:val="D4D4D4"/>
          <w:sz w:val="24"/>
          <w:szCs w:val="24"/>
          <w:lang w:eastAsia="en-IN" w:bidi="hi-IN"/>
        </w:rPr>
        <w:t> </w:t>
      </w:r>
      <w:proofErr w:type="spellStart"/>
      <w:r w:rsidRPr="00204EE1">
        <w:rPr>
          <w:rFonts w:ascii="Consolas" w:eastAsia="Times New Roman" w:hAnsi="Consolas" w:cs="Times New Roman"/>
          <w:color w:val="9CDCFE"/>
          <w:sz w:val="24"/>
          <w:szCs w:val="24"/>
          <w:lang w:eastAsia="en-IN" w:bidi="hi-IN"/>
        </w:rPr>
        <w:t>i</w:t>
      </w:r>
      <w:proofErr w:type="spellEnd"/>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B5CEA8"/>
          <w:sz w:val="24"/>
          <w:szCs w:val="24"/>
          <w:lang w:eastAsia="en-IN" w:bidi="hi-IN"/>
        </w:rPr>
        <w:t>1</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i</w:t>
      </w:r>
      <w:r w:rsidRPr="00204EE1">
        <w:rPr>
          <w:rFonts w:ascii="Consolas" w:eastAsia="Times New Roman" w:hAnsi="Consolas" w:cs="Times New Roman"/>
          <w:color w:val="D4D4D4"/>
          <w:sz w:val="24"/>
          <w:szCs w:val="24"/>
          <w:lang w:eastAsia="en-IN" w:bidi="hi-IN"/>
        </w:rPr>
        <w:t>&lt;=</w:t>
      </w:r>
      <w:r w:rsidRPr="00204EE1">
        <w:rPr>
          <w:rFonts w:ascii="Consolas" w:eastAsia="Times New Roman" w:hAnsi="Consolas" w:cs="Times New Roman"/>
          <w:color w:val="B5CEA8"/>
          <w:sz w:val="24"/>
          <w:szCs w:val="24"/>
          <w:lang w:eastAsia="en-IN" w:bidi="hi-IN"/>
        </w:rPr>
        <w:t>5</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i</w:t>
      </w:r>
      <w:r w:rsidRPr="00204EE1">
        <w:rPr>
          <w:rFonts w:ascii="Consolas" w:eastAsia="Times New Roman" w:hAnsi="Consolas" w:cs="Times New Roman"/>
          <w:color w:val="D4D4D4"/>
          <w:sz w:val="24"/>
          <w:szCs w:val="24"/>
          <w:lang w:eastAsia="en-IN" w:bidi="hi-IN"/>
        </w:rPr>
        <w:t>++)</w:t>
      </w:r>
    </w:p>
    <w:p w14:paraId="17E9FB96"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p>
    <w:p w14:paraId="06657A7E"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p>
    <w:p w14:paraId="7E18F4CF"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C586C0"/>
          <w:sz w:val="24"/>
          <w:szCs w:val="24"/>
          <w:lang w:eastAsia="en-IN" w:bidi="hi-IN"/>
        </w:rPr>
        <w:t>for</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569CD6"/>
          <w:sz w:val="24"/>
          <w:szCs w:val="24"/>
          <w:lang w:eastAsia="en-IN" w:bidi="hi-IN"/>
        </w:rPr>
        <w:t>int</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9CDCFE"/>
          <w:sz w:val="24"/>
          <w:szCs w:val="24"/>
          <w:lang w:eastAsia="en-IN" w:bidi="hi-IN"/>
        </w:rPr>
        <w:t>j</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B5CEA8"/>
          <w:sz w:val="24"/>
          <w:szCs w:val="24"/>
          <w:lang w:eastAsia="en-IN" w:bidi="hi-IN"/>
        </w:rPr>
        <w:t>5</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j</w:t>
      </w:r>
      <w:r w:rsidRPr="00204EE1">
        <w:rPr>
          <w:rFonts w:ascii="Consolas" w:eastAsia="Times New Roman" w:hAnsi="Consolas" w:cs="Times New Roman"/>
          <w:color w:val="D4D4D4"/>
          <w:sz w:val="24"/>
          <w:szCs w:val="24"/>
          <w:lang w:eastAsia="en-IN" w:bidi="hi-IN"/>
        </w:rPr>
        <w:t>&gt;</w:t>
      </w:r>
      <w:proofErr w:type="spellStart"/>
      <w:r w:rsidRPr="00204EE1">
        <w:rPr>
          <w:rFonts w:ascii="Consolas" w:eastAsia="Times New Roman" w:hAnsi="Consolas" w:cs="Times New Roman"/>
          <w:color w:val="9CDCFE"/>
          <w:sz w:val="24"/>
          <w:szCs w:val="24"/>
          <w:lang w:eastAsia="en-IN" w:bidi="hi-IN"/>
        </w:rPr>
        <w:t>i</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j</w:t>
      </w:r>
      <w:proofErr w:type="spellEnd"/>
      <w:r w:rsidRPr="00204EE1">
        <w:rPr>
          <w:rFonts w:ascii="Consolas" w:eastAsia="Times New Roman" w:hAnsi="Consolas" w:cs="Times New Roman"/>
          <w:color w:val="D4D4D4"/>
          <w:sz w:val="24"/>
          <w:szCs w:val="24"/>
          <w:lang w:eastAsia="en-IN" w:bidi="hi-IN"/>
        </w:rPr>
        <w:t>--)</w:t>
      </w:r>
    </w:p>
    <w:p w14:paraId="1E749C84"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proofErr w:type="spellStart"/>
      <w:r w:rsidRPr="00204EE1">
        <w:rPr>
          <w:rFonts w:ascii="Consolas" w:eastAsia="Times New Roman" w:hAnsi="Consolas" w:cs="Times New Roman"/>
          <w:color w:val="DCDCAA"/>
          <w:sz w:val="24"/>
          <w:szCs w:val="24"/>
          <w:lang w:eastAsia="en-IN" w:bidi="hi-IN"/>
        </w:rPr>
        <w:t>printf</w:t>
      </w:r>
      <w:proofErr w:type="spellEnd"/>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CE9178"/>
          <w:sz w:val="24"/>
          <w:szCs w:val="24"/>
          <w:lang w:eastAsia="en-IN" w:bidi="hi-IN"/>
        </w:rPr>
        <w:t>" "</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9CDCFE"/>
          <w:sz w:val="24"/>
          <w:szCs w:val="24"/>
          <w:lang w:eastAsia="en-IN" w:bidi="hi-IN"/>
        </w:rPr>
        <w:t>l</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i</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B5CEA8"/>
          <w:sz w:val="24"/>
          <w:szCs w:val="24"/>
          <w:lang w:eastAsia="en-IN" w:bidi="hi-IN"/>
        </w:rPr>
        <w:t>1</w:t>
      </w:r>
      <w:r w:rsidRPr="00204EE1">
        <w:rPr>
          <w:rFonts w:ascii="Consolas" w:eastAsia="Times New Roman" w:hAnsi="Consolas" w:cs="Times New Roman"/>
          <w:color w:val="D4D4D4"/>
          <w:sz w:val="24"/>
          <w:szCs w:val="24"/>
          <w:lang w:eastAsia="en-IN" w:bidi="hi-IN"/>
        </w:rPr>
        <w:t>;</w:t>
      </w:r>
    </w:p>
    <w:p w14:paraId="7AA53C68"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C586C0"/>
          <w:sz w:val="24"/>
          <w:szCs w:val="24"/>
          <w:lang w:eastAsia="en-IN" w:bidi="hi-IN"/>
        </w:rPr>
        <w:t>for</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569CD6"/>
          <w:sz w:val="24"/>
          <w:szCs w:val="24"/>
          <w:lang w:eastAsia="en-IN" w:bidi="hi-IN"/>
        </w:rPr>
        <w:t>int</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9CDCFE"/>
          <w:sz w:val="24"/>
          <w:szCs w:val="24"/>
          <w:lang w:eastAsia="en-IN" w:bidi="hi-IN"/>
        </w:rPr>
        <w:t>k</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B5CEA8"/>
          <w:sz w:val="24"/>
          <w:szCs w:val="24"/>
          <w:lang w:eastAsia="en-IN" w:bidi="hi-IN"/>
        </w:rPr>
        <w:t>1</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k</w:t>
      </w:r>
      <w:r w:rsidRPr="00204EE1">
        <w:rPr>
          <w:rFonts w:ascii="Consolas" w:eastAsia="Times New Roman" w:hAnsi="Consolas" w:cs="Times New Roman"/>
          <w:color w:val="D4D4D4"/>
          <w:sz w:val="24"/>
          <w:szCs w:val="24"/>
          <w:lang w:eastAsia="en-IN" w:bidi="hi-IN"/>
        </w:rPr>
        <w:t>&lt;=</w:t>
      </w:r>
      <w:proofErr w:type="spellStart"/>
      <w:r w:rsidRPr="00204EE1">
        <w:rPr>
          <w:rFonts w:ascii="Consolas" w:eastAsia="Times New Roman" w:hAnsi="Consolas" w:cs="Times New Roman"/>
          <w:color w:val="9CDCFE"/>
          <w:sz w:val="24"/>
          <w:szCs w:val="24"/>
          <w:lang w:eastAsia="en-IN" w:bidi="hi-IN"/>
        </w:rPr>
        <w:t>i</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k</w:t>
      </w:r>
      <w:proofErr w:type="spellEnd"/>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l</w:t>
      </w:r>
      <w:r w:rsidRPr="00204EE1">
        <w:rPr>
          <w:rFonts w:ascii="Consolas" w:eastAsia="Times New Roman" w:hAnsi="Consolas" w:cs="Times New Roman"/>
          <w:color w:val="D4D4D4"/>
          <w:sz w:val="24"/>
          <w:szCs w:val="24"/>
          <w:lang w:eastAsia="en-IN" w:bidi="hi-IN"/>
        </w:rPr>
        <w:t>--)</w:t>
      </w:r>
    </w:p>
    <w:p w14:paraId="300B546C"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proofErr w:type="spellStart"/>
      <w:r w:rsidRPr="00204EE1">
        <w:rPr>
          <w:rFonts w:ascii="Consolas" w:eastAsia="Times New Roman" w:hAnsi="Consolas" w:cs="Times New Roman"/>
          <w:color w:val="DCDCAA"/>
          <w:sz w:val="24"/>
          <w:szCs w:val="24"/>
          <w:lang w:eastAsia="en-IN" w:bidi="hi-IN"/>
        </w:rPr>
        <w:t>printf</w:t>
      </w:r>
      <w:proofErr w:type="spellEnd"/>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CE9178"/>
          <w:sz w:val="24"/>
          <w:szCs w:val="24"/>
          <w:lang w:eastAsia="en-IN" w:bidi="hi-IN"/>
        </w:rPr>
        <w:t>"</w:t>
      </w:r>
      <w:r w:rsidRPr="00204EE1">
        <w:rPr>
          <w:rFonts w:ascii="Consolas" w:eastAsia="Times New Roman" w:hAnsi="Consolas" w:cs="Times New Roman"/>
          <w:color w:val="9CDCFE"/>
          <w:sz w:val="24"/>
          <w:szCs w:val="24"/>
          <w:lang w:eastAsia="en-IN" w:bidi="hi-IN"/>
        </w:rPr>
        <w:t>%d</w:t>
      </w:r>
      <w:r w:rsidRPr="00204EE1">
        <w:rPr>
          <w:rFonts w:ascii="Consolas" w:eastAsia="Times New Roman" w:hAnsi="Consolas" w:cs="Times New Roman"/>
          <w:color w:val="CE9178"/>
          <w:sz w:val="24"/>
          <w:szCs w:val="24"/>
          <w:lang w:eastAsia="en-IN" w:bidi="hi-IN"/>
        </w:rPr>
        <w:t> "</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l</w:t>
      </w:r>
      <w:r w:rsidRPr="00204EE1">
        <w:rPr>
          <w:rFonts w:ascii="Consolas" w:eastAsia="Times New Roman" w:hAnsi="Consolas" w:cs="Times New Roman"/>
          <w:color w:val="D4D4D4"/>
          <w:sz w:val="24"/>
          <w:szCs w:val="24"/>
          <w:lang w:eastAsia="en-IN" w:bidi="hi-IN"/>
        </w:rPr>
        <w:t>);</w:t>
      </w:r>
    </w:p>
    <w:p w14:paraId="3DB289C7"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9CDCFE"/>
          <w:sz w:val="24"/>
          <w:szCs w:val="24"/>
          <w:lang w:eastAsia="en-IN" w:bidi="hi-IN"/>
        </w:rPr>
        <w:t>l</w:t>
      </w:r>
      <w:r w:rsidRPr="00204EE1">
        <w:rPr>
          <w:rFonts w:ascii="Consolas" w:eastAsia="Times New Roman" w:hAnsi="Consolas" w:cs="Times New Roman"/>
          <w:color w:val="D4D4D4"/>
          <w:sz w:val="24"/>
          <w:szCs w:val="24"/>
          <w:lang w:eastAsia="en-IN" w:bidi="hi-IN"/>
        </w:rPr>
        <w:t>++;</w:t>
      </w:r>
    </w:p>
    <w:p w14:paraId="055C6945"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C586C0"/>
          <w:sz w:val="24"/>
          <w:szCs w:val="24"/>
          <w:lang w:eastAsia="en-IN" w:bidi="hi-IN"/>
        </w:rPr>
        <w:t>for</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569CD6"/>
          <w:sz w:val="24"/>
          <w:szCs w:val="24"/>
          <w:lang w:eastAsia="en-IN" w:bidi="hi-IN"/>
        </w:rPr>
        <w:t>int</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9CDCFE"/>
          <w:sz w:val="24"/>
          <w:szCs w:val="24"/>
          <w:lang w:eastAsia="en-IN" w:bidi="hi-IN"/>
        </w:rPr>
        <w:t>k</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B5CEA8"/>
          <w:sz w:val="24"/>
          <w:szCs w:val="24"/>
          <w:lang w:eastAsia="en-IN" w:bidi="hi-IN"/>
        </w:rPr>
        <w:t>1</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k</w:t>
      </w:r>
      <w:r w:rsidRPr="00204EE1">
        <w:rPr>
          <w:rFonts w:ascii="Consolas" w:eastAsia="Times New Roman" w:hAnsi="Consolas" w:cs="Times New Roman"/>
          <w:color w:val="D4D4D4"/>
          <w:sz w:val="24"/>
          <w:szCs w:val="24"/>
          <w:lang w:eastAsia="en-IN" w:bidi="hi-IN"/>
        </w:rPr>
        <w:t>&lt;=</w:t>
      </w:r>
      <w:r w:rsidRPr="00204EE1">
        <w:rPr>
          <w:rFonts w:ascii="Consolas" w:eastAsia="Times New Roman" w:hAnsi="Consolas" w:cs="Times New Roman"/>
          <w:color w:val="9CDCFE"/>
          <w:sz w:val="24"/>
          <w:szCs w:val="24"/>
          <w:lang w:eastAsia="en-IN" w:bidi="hi-IN"/>
        </w:rPr>
        <w:t>i</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B5CEA8"/>
          <w:sz w:val="24"/>
          <w:szCs w:val="24"/>
          <w:lang w:eastAsia="en-IN" w:bidi="hi-IN"/>
        </w:rPr>
        <w:t>1</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k</w:t>
      </w:r>
      <w:r w:rsidRPr="00204EE1">
        <w:rPr>
          <w:rFonts w:ascii="Consolas" w:eastAsia="Times New Roman" w:hAnsi="Consolas" w:cs="Times New Roman"/>
          <w:color w:val="D4D4D4"/>
          <w:sz w:val="24"/>
          <w:szCs w:val="24"/>
          <w:lang w:eastAsia="en-IN" w:bidi="hi-IN"/>
        </w:rPr>
        <w:t>++)</w:t>
      </w:r>
    </w:p>
    <w:p w14:paraId="453F249A"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proofErr w:type="spellStart"/>
      <w:r w:rsidRPr="00204EE1">
        <w:rPr>
          <w:rFonts w:ascii="Consolas" w:eastAsia="Times New Roman" w:hAnsi="Consolas" w:cs="Times New Roman"/>
          <w:color w:val="DCDCAA"/>
          <w:sz w:val="24"/>
          <w:szCs w:val="24"/>
          <w:lang w:eastAsia="en-IN" w:bidi="hi-IN"/>
        </w:rPr>
        <w:t>printf</w:t>
      </w:r>
      <w:proofErr w:type="spellEnd"/>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CE9178"/>
          <w:sz w:val="24"/>
          <w:szCs w:val="24"/>
          <w:lang w:eastAsia="en-IN" w:bidi="hi-IN"/>
        </w:rPr>
        <w:t>"</w:t>
      </w:r>
      <w:r w:rsidRPr="00204EE1">
        <w:rPr>
          <w:rFonts w:ascii="Consolas" w:eastAsia="Times New Roman" w:hAnsi="Consolas" w:cs="Times New Roman"/>
          <w:color w:val="9CDCFE"/>
          <w:sz w:val="24"/>
          <w:szCs w:val="24"/>
          <w:lang w:eastAsia="en-IN" w:bidi="hi-IN"/>
        </w:rPr>
        <w:t>%d</w:t>
      </w:r>
      <w:r w:rsidRPr="00204EE1">
        <w:rPr>
          <w:rFonts w:ascii="Consolas" w:eastAsia="Times New Roman" w:hAnsi="Consolas" w:cs="Times New Roman"/>
          <w:color w:val="CE9178"/>
          <w:sz w:val="24"/>
          <w:szCs w:val="24"/>
          <w:lang w:eastAsia="en-IN" w:bidi="hi-IN"/>
        </w:rPr>
        <w:t> "</w:t>
      </w:r>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9CDCFE"/>
          <w:sz w:val="24"/>
          <w:szCs w:val="24"/>
          <w:lang w:eastAsia="en-IN" w:bidi="hi-IN"/>
        </w:rPr>
        <w:t>l</w:t>
      </w:r>
      <w:r w:rsidRPr="00204EE1">
        <w:rPr>
          <w:rFonts w:ascii="Consolas" w:eastAsia="Times New Roman" w:hAnsi="Consolas" w:cs="Times New Roman"/>
          <w:color w:val="D4D4D4"/>
          <w:sz w:val="24"/>
          <w:szCs w:val="24"/>
          <w:lang w:eastAsia="en-IN" w:bidi="hi-IN"/>
        </w:rPr>
        <w:t>);</w:t>
      </w:r>
    </w:p>
    <w:p w14:paraId="226C0C0D"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   </w:t>
      </w:r>
      <w:proofErr w:type="spellStart"/>
      <w:r w:rsidRPr="00204EE1">
        <w:rPr>
          <w:rFonts w:ascii="Consolas" w:eastAsia="Times New Roman" w:hAnsi="Consolas" w:cs="Times New Roman"/>
          <w:color w:val="DCDCAA"/>
          <w:sz w:val="24"/>
          <w:szCs w:val="24"/>
          <w:lang w:eastAsia="en-IN" w:bidi="hi-IN"/>
        </w:rPr>
        <w:t>printf</w:t>
      </w:r>
      <w:proofErr w:type="spellEnd"/>
      <w:r w:rsidRPr="00204EE1">
        <w:rPr>
          <w:rFonts w:ascii="Consolas" w:eastAsia="Times New Roman" w:hAnsi="Consolas" w:cs="Times New Roman"/>
          <w:color w:val="D4D4D4"/>
          <w:sz w:val="24"/>
          <w:szCs w:val="24"/>
          <w:lang w:eastAsia="en-IN" w:bidi="hi-IN"/>
        </w:rPr>
        <w:t>(</w:t>
      </w:r>
      <w:r w:rsidRPr="00204EE1">
        <w:rPr>
          <w:rFonts w:ascii="Consolas" w:eastAsia="Times New Roman" w:hAnsi="Consolas" w:cs="Times New Roman"/>
          <w:color w:val="CE9178"/>
          <w:sz w:val="24"/>
          <w:szCs w:val="24"/>
          <w:lang w:eastAsia="en-IN" w:bidi="hi-IN"/>
        </w:rPr>
        <w:t>"</w:t>
      </w:r>
      <w:r w:rsidRPr="00204EE1">
        <w:rPr>
          <w:rFonts w:ascii="Consolas" w:eastAsia="Times New Roman" w:hAnsi="Consolas" w:cs="Times New Roman"/>
          <w:color w:val="D7BA7D"/>
          <w:sz w:val="24"/>
          <w:szCs w:val="24"/>
          <w:lang w:eastAsia="en-IN" w:bidi="hi-IN"/>
        </w:rPr>
        <w:t>\n</w:t>
      </w:r>
      <w:r w:rsidRPr="00204EE1">
        <w:rPr>
          <w:rFonts w:ascii="Consolas" w:eastAsia="Times New Roman" w:hAnsi="Consolas" w:cs="Times New Roman"/>
          <w:color w:val="CE9178"/>
          <w:sz w:val="24"/>
          <w:szCs w:val="24"/>
          <w:lang w:eastAsia="en-IN" w:bidi="hi-IN"/>
        </w:rPr>
        <w:t>"</w:t>
      </w:r>
      <w:r w:rsidRPr="00204EE1">
        <w:rPr>
          <w:rFonts w:ascii="Consolas" w:eastAsia="Times New Roman" w:hAnsi="Consolas" w:cs="Times New Roman"/>
          <w:color w:val="D4D4D4"/>
          <w:sz w:val="24"/>
          <w:szCs w:val="24"/>
          <w:lang w:eastAsia="en-IN" w:bidi="hi-IN"/>
        </w:rPr>
        <w:t>);</w:t>
      </w:r>
    </w:p>
    <w:p w14:paraId="5F9903B6" w14:textId="03357A39" w:rsidR="00204EE1" w:rsidRPr="00204EE1" w:rsidRDefault="00204EE1" w:rsidP="00204EE1">
      <w:pPr>
        <w:shd w:val="clear" w:color="auto" w:fill="1E1E1E"/>
        <w:spacing w:after="240" w:line="330" w:lineRule="atLeast"/>
        <w:rPr>
          <w:rFonts w:ascii="Consolas" w:eastAsia="Times New Roman" w:hAnsi="Consolas" w:cs="Times New Roman"/>
          <w:color w:val="D4D4D4"/>
          <w:sz w:val="24"/>
          <w:szCs w:val="24"/>
          <w:lang w:eastAsia="en-IN" w:bidi="hi-IN"/>
        </w:rPr>
      </w:pPr>
      <w:r>
        <w:rPr>
          <w:rFonts w:ascii="Consolas" w:eastAsia="Times New Roman" w:hAnsi="Consolas" w:cs="Times New Roman"/>
          <w:color w:val="D4D4D4"/>
          <w:sz w:val="24"/>
          <w:szCs w:val="24"/>
          <w:lang w:eastAsia="en-IN" w:bidi="hi-IN"/>
        </w:rPr>
        <w:t xml:space="preserve">   }</w:t>
      </w:r>
    </w:p>
    <w:p w14:paraId="0C30384F"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C586C0"/>
          <w:sz w:val="24"/>
          <w:szCs w:val="24"/>
          <w:lang w:eastAsia="en-IN" w:bidi="hi-IN"/>
        </w:rPr>
        <w:t>return</w:t>
      </w:r>
      <w:r w:rsidRPr="00204EE1">
        <w:rPr>
          <w:rFonts w:ascii="Consolas" w:eastAsia="Times New Roman" w:hAnsi="Consolas" w:cs="Times New Roman"/>
          <w:color w:val="D4D4D4"/>
          <w:sz w:val="24"/>
          <w:szCs w:val="24"/>
          <w:lang w:eastAsia="en-IN" w:bidi="hi-IN"/>
        </w:rPr>
        <w:t> </w:t>
      </w:r>
      <w:r w:rsidRPr="00204EE1">
        <w:rPr>
          <w:rFonts w:ascii="Consolas" w:eastAsia="Times New Roman" w:hAnsi="Consolas" w:cs="Times New Roman"/>
          <w:color w:val="B5CEA8"/>
          <w:sz w:val="24"/>
          <w:szCs w:val="24"/>
          <w:lang w:eastAsia="en-IN" w:bidi="hi-IN"/>
        </w:rPr>
        <w:t>0</w:t>
      </w:r>
      <w:r w:rsidRPr="00204EE1">
        <w:rPr>
          <w:rFonts w:ascii="Consolas" w:eastAsia="Times New Roman" w:hAnsi="Consolas" w:cs="Times New Roman"/>
          <w:color w:val="D4D4D4"/>
          <w:sz w:val="24"/>
          <w:szCs w:val="24"/>
          <w:lang w:eastAsia="en-IN" w:bidi="hi-IN"/>
        </w:rPr>
        <w:t>;</w:t>
      </w:r>
    </w:p>
    <w:p w14:paraId="30ECE459"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r w:rsidRPr="00204EE1">
        <w:rPr>
          <w:rFonts w:ascii="Consolas" w:eastAsia="Times New Roman" w:hAnsi="Consolas" w:cs="Times New Roman"/>
          <w:color w:val="D4D4D4"/>
          <w:sz w:val="24"/>
          <w:szCs w:val="24"/>
          <w:lang w:eastAsia="en-IN" w:bidi="hi-IN"/>
        </w:rPr>
        <w:t>}</w:t>
      </w:r>
    </w:p>
    <w:p w14:paraId="0B010646" w14:textId="77777777" w:rsidR="00204EE1" w:rsidRPr="00204EE1" w:rsidRDefault="00204EE1" w:rsidP="00204EE1">
      <w:pPr>
        <w:shd w:val="clear" w:color="auto" w:fill="1E1E1E"/>
        <w:spacing w:after="0" w:line="330" w:lineRule="atLeast"/>
        <w:rPr>
          <w:rFonts w:ascii="Consolas" w:eastAsia="Times New Roman" w:hAnsi="Consolas" w:cs="Times New Roman"/>
          <w:color w:val="D4D4D4"/>
          <w:sz w:val="24"/>
          <w:szCs w:val="24"/>
          <w:lang w:eastAsia="en-IN" w:bidi="hi-IN"/>
        </w:rPr>
      </w:pPr>
    </w:p>
    <w:p w14:paraId="50AE6CB3" w14:textId="1CCA7F7B" w:rsidR="00204EE1" w:rsidRDefault="00204EE1" w:rsidP="00204EE1">
      <w:pPr>
        <w:rPr>
          <w:b/>
          <w:bCs/>
          <w:sz w:val="24"/>
          <w:szCs w:val="24"/>
        </w:rPr>
      </w:pPr>
    </w:p>
    <w:p w14:paraId="1F895FE9" w14:textId="561F0697" w:rsidR="00204EE1" w:rsidRDefault="00204EE1" w:rsidP="00204EE1">
      <w:pPr>
        <w:rPr>
          <w:b/>
          <w:bCs/>
          <w:sz w:val="24"/>
          <w:szCs w:val="24"/>
        </w:rPr>
      </w:pPr>
      <w:r>
        <w:rPr>
          <w:b/>
          <w:bCs/>
          <w:noProof/>
          <w:sz w:val="24"/>
          <w:szCs w:val="24"/>
        </w:rPr>
        <w:drawing>
          <wp:inline distT="0" distB="0" distL="0" distR="0" wp14:anchorId="4858BF23" wp14:editId="641A0AD9">
            <wp:extent cx="2598420" cy="8534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8420" cy="853440"/>
                    </a:xfrm>
                    <a:prstGeom prst="rect">
                      <a:avLst/>
                    </a:prstGeom>
                    <a:noFill/>
                    <a:ln>
                      <a:noFill/>
                    </a:ln>
                  </pic:spPr>
                </pic:pic>
              </a:graphicData>
            </a:graphic>
          </wp:inline>
        </w:drawing>
      </w:r>
    </w:p>
    <w:p w14:paraId="3162ED5B" w14:textId="4837CB72" w:rsidR="00DE7458" w:rsidRPr="00DE7458" w:rsidRDefault="00DE7458" w:rsidP="00DE7458">
      <w:pPr>
        <w:jc w:val="center"/>
        <w:rPr>
          <w:b/>
          <w:bCs/>
          <w:sz w:val="24"/>
          <w:szCs w:val="24"/>
        </w:rPr>
      </w:pPr>
      <w:r w:rsidRPr="00DE7458">
        <w:rPr>
          <w:b/>
          <w:bCs/>
          <w:sz w:val="24"/>
          <w:szCs w:val="24"/>
        </w:rPr>
        <w:lastRenderedPageBreak/>
        <w:t>1</w:t>
      </w:r>
    </w:p>
    <w:p w14:paraId="3B388843" w14:textId="1F84B9F2" w:rsidR="00DE7458" w:rsidRPr="00DE7458" w:rsidRDefault="00DE7458" w:rsidP="00DE7458">
      <w:pPr>
        <w:jc w:val="center"/>
        <w:rPr>
          <w:b/>
          <w:bCs/>
          <w:sz w:val="24"/>
          <w:szCs w:val="24"/>
        </w:rPr>
      </w:pPr>
      <w:r w:rsidRPr="00DE7458">
        <w:rPr>
          <w:b/>
          <w:bCs/>
          <w:sz w:val="24"/>
          <w:szCs w:val="24"/>
        </w:rPr>
        <w:t>2 2</w:t>
      </w:r>
    </w:p>
    <w:p w14:paraId="02D041C5" w14:textId="41DE311C" w:rsidR="00DE7458" w:rsidRPr="00DE7458" w:rsidRDefault="00DE7458" w:rsidP="00DE7458">
      <w:pPr>
        <w:jc w:val="center"/>
        <w:rPr>
          <w:b/>
          <w:bCs/>
          <w:sz w:val="24"/>
          <w:szCs w:val="24"/>
        </w:rPr>
      </w:pPr>
      <w:r w:rsidRPr="00DE7458">
        <w:rPr>
          <w:b/>
          <w:bCs/>
          <w:sz w:val="24"/>
          <w:szCs w:val="24"/>
        </w:rPr>
        <w:t>3 3 3</w:t>
      </w:r>
    </w:p>
    <w:p w14:paraId="0A77C45D" w14:textId="040EE1DB" w:rsidR="00DE7458" w:rsidRPr="00DE7458" w:rsidRDefault="00DE7458" w:rsidP="00DE7458">
      <w:pPr>
        <w:jc w:val="center"/>
        <w:rPr>
          <w:b/>
          <w:bCs/>
          <w:sz w:val="24"/>
          <w:szCs w:val="24"/>
        </w:rPr>
      </w:pPr>
      <w:r w:rsidRPr="00DE7458">
        <w:rPr>
          <w:b/>
          <w:bCs/>
          <w:sz w:val="24"/>
          <w:szCs w:val="24"/>
        </w:rPr>
        <w:t>4 4 4 4</w:t>
      </w:r>
    </w:p>
    <w:p w14:paraId="2FB4D431" w14:textId="61752884" w:rsidR="00DE7458" w:rsidRDefault="00DE7458" w:rsidP="00DE7458">
      <w:pPr>
        <w:jc w:val="center"/>
        <w:rPr>
          <w:b/>
          <w:bCs/>
          <w:sz w:val="24"/>
          <w:szCs w:val="24"/>
        </w:rPr>
      </w:pPr>
      <w:r w:rsidRPr="00DE7458">
        <w:rPr>
          <w:b/>
          <w:bCs/>
          <w:sz w:val="24"/>
          <w:szCs w:val="24"/>
        </w:rPr>
        <w:t>5 5 5 5 5</w:t>
      </w:r>
    </w:p>
    <w:p w14:paraId="1065D02B"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C586C0"/>
          <w:sz w:val="24"/>
          <w:szCs w:val="24"/>
          <w:lang w:eastAsia="en-IN" w:bidi="hi-IN"/>
        </w:rPr>
        <w:t>#include</w:t>
      </w:r>
      <w:r w:rsidRPr="002D68BD">
        <w:rPr>
          <w:rFonts w:ascii="Consolas" w:eastAsia="Times New Roman" w:hAnsi="Consolas" w:cs="Times New Roman"/>
          <w:color w:val="CE9178"/>
          <w:sz w:val="24"/>
          <w:szCs w:val="24"/>
          <w:lang w:eastAsia="en-IN" w:bidi="hi-IN"/>
        </w:rPr>
        <w:t>&lt;stdio.h&gt;</w:t>
      </w:r>
    </w:p>
    <w:p w14:paraId="2CEFC01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04A9DEBF"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569CD6"/>
          <w:sz w:val="24"/>
          <w:szCs w:val="24"/>
          <w:lang w:eastAsia="en-IN" w:bidi="hi-IN"/>
        </w:rPr>
        <w:t>void</w:t>
      </w: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DCDCAA"/>
          <w:sz w:val="24"/>
          <w:szCs w:val="24"/>
          <w:lang w:eastAsia="en-IN" w:bidi="hi-IN"/>
        </w:rPr>
        <w:t>main</w:t>
      </w:r>
      <w:r w:rsidRPr="002D68BD">
        <w:rPr>
          <w:rFonts w:ascii="Consolas" w:eastAsia="Times New Roman" w:hAnsi="Consolas" w:cs="Times New Roman"/>
          <w:color w:val="D4D4D4"/>
          <w:sz w:val="24"/>
          <w:szCs w:val="24"/>
          <w:lang w:eastAsia="en-IN" w:bidi="hi-IN"/>
        </w:rPr>
        <w:t>()</w:t>
      </w:r>
    </w:p>
    <w:p w14:paraId="03D3006F"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w:t>
      </w:r>
    </w:p>
    <w:p w14:paraId="50C45AE5"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569CD6"/>
          <w:sz w:val="24"/>
          <w:szCs w:val="24"/>
          <w:lang w:eastAsia="en-IN" w:bidi="hi-IN"/>
        </w:rPr>
        <w:t>int</w:t>
      </w: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proofErr w:type="spellEnd"/>
      <w:r w:rsidRPr="002D68BD">
        <w:rPr>
          <w:rFonts w:ascii="Consolas" w:eastAsia="Times New Roman" w:hAnsi="Consolas" w:cs="Times New Roman"/>
          <w:color w:val="D4D4D4"/>
          <w:sz w:val="24"/>
          <w:szCs w:val="24"/>
          <w:lang w:eastAsia="en-IN" w:bidi="hi-IN"/>
        </w:rPr>
        <w:t>;</w:t>
      </w:r>
    </w:p>
    <w:p w14:paraId="17DFE25A"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"enter the number of rows :</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02FB6466"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scanf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9CDCFE"/>
          <w:sz w:val="24"/>
          <w:szCs w:val="24"/>
          <w:lang w:eastAsia="en-IN" w:bidi="hi-IN"/>
        </w:rPr>
        <w:t>%d</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,&amp;</w:t>
      </w:r>
      <w:proofErr w:type="spellStart"/>
      <w:r w:rsidRPr="002D68BD">
        <w:rPr>
          <w:rFonts w:ascii="Consolas" w:eastAsia="Times New Roman" w:hAnsi="Consolas" w:cs="Times New Roman"/>
          <w:color w:val="9CDCFE"/>
          <w:sz w:val="24"/>
          <w:szCs w:val="24"/>
          <w:lang w:eastAsia="en-IN" w:bidi="hi-IN"/>
        </w:rPr>
        <w:t>num</w:t>
      </w:r>
      <w:proofErr w:type="spellEnd"/>
      <w:r w:rsidRPr="002D68BD">
        <w:rPr>
          <w:rFonts w:ascii="Consolas" w:eastAsia="Times New Roman" w:hAnsi="Consolas" w:cs="Times New Roman"/>
          <w:color w:val="D4D4D4"/>
          <w:sz w:val="24"/>
          <w:szCs w:val="24"/>
          <w:lang w:eastAsia="en-IN" w:bidi="hi-IN"/>
        </w:rPr>
        <w:t>);</w:t>
      </w:r>
    </w:p>
    <w:p w14:paraId="01475E65"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proofErr w:type="spellStart"/>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p>
    <w:p w14:paraId="29FD0B28"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6BA1CC6C"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6A9955"/>
          <w:sz w:val="24"/>
          <w:szCs w:val="24"/>
          <w:lang w:eastAsia="en-IN" w:bidi="hi-IN"/>
        </w:rPr>
        <w:t>//loop for spaces</w:t>
      </w:r>
    </w:p>
    <w:p w14:paraId="392C428F"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r w:rsidRPr="002D68BD">
        <w:rPr>
          <w:rFonts w:ascii="Consolas" w:eastAsia="Times New Roman" w:hAnsi="Consolas" w:cs="Times New Roman"/>
          <w:color w:val="D4D4D4"/>
          <w:sz w:val="24"/>
          <w:szCs w:val="24"/>
          <w:lang w:eastAsia="en-IN" w:bidi="hi-IN"/>
        </w:rPr>
        <w:t>&gt;=</w:t>
      </w:r>
      <w:proofErr w:type="spellStart"/>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proofErr w:type="spellEnd"/>
      <w:r w:rsidRPr="002D68BD">
        <w:rPr>
          <w:rFonts w:ascii="Consolas" w:eastAsia="Times New Roman" w:hAnsi="Consolas" w:cs="Times New Roman"/>
          <w:color w:val="D4D4D4"/>
          <w:sz w:val="24"/>
          <w:szCs w:val="24"/>
          <w:lang w:eastAsia="en-IN" w:bidi="hi-IN"/>
        </w:rPr>
        <w:t>--)</w:t>
      </w:r>
    </w:p>
    <w:p w14:paraId="720238CB"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 "</w:t>
      </w:r>
      <w:r w:rsidRPr="002D68BD">
        <w:rPr>
          <w:rFonts w:ascii="Consolas" w:eastAsia="Times New Roman" w:hAnsi="Consolas" w:cs="Times New Roman"/>
          <w:color w:val="D4D4D4"/>
          <w:sz w:val="24"/>
          <w:szCs w:val="24"/>
          <w:lang w:eastAsia="en-IN" w:bidi="hi-IN"/>
        </w:rPr>
        <w:t>);</w:t>
      </w:r>
    </w:p>
    <w:p w14:paraId="5A49C393"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6A9955"/>
          <w:sz w:val="24"/>
          <w:szCs w:val="24"/>
          <w:lang w:eastAsia="en-IN" w:bidi="hi-IN"/>
        </w:rPr>
        <w:t>//loop for numbers in rows</w:t>
      </w:r>
    </w:p>
    <w:p w14:paraId="5AE0B3BF"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proofErr w:type="spellEnd"/>
      <w:r w:rsidRPr="002D68BD">
        <w:rPr>
          <w:rFonts w:ascii="Consolas" w:eastAsia="Times New Roman" w:hAnsi="Consolas" w:cs="Times New Roman"/>
          <w:color w:val="D4D4D4"/>
          <w:sz w:val="24"/>
          <w:szCs w:val="24"/>
          <w:lang w:eastAsia="en-IN" w:bidi="hi-IN"/>
        </w:rPr>
        <w:t>++)</w:t>
      </w:r>
    </w:p>
    <w:p w14:paraId="795C7BF4"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9CDCFE"/>
          <w:sz w:val="24"/>
          <w:szCs w:val="24"/>
          <w:lang w:eastAsia="en-IN" w:bidi="hi-IN"/>
        </w:rPr>
        <w:t>%d</w:t>
      </w:r>
      <w:r w:rsidRPr="002D68BD">
        <w:rPr>
          <w:rFonts w:ascii="Consolas" w:eastAsia="Times New Roman" w:hAnsi="Consolas" w:cs="Times New Roman"/>
          <w:color w:val="CE9178"/>
          <w:sz w:val="24"/>
          <w:szCs w:val="24"/>
          <w:lang w:eastAsia="en-IN" w:bidi="hi-IN"/>
        </w:rPr>
        <w:t> "</w:t>
      </w:r>
      <w:r w:rsidRPr="002D68BD">
        <w:rPr>
          <w:rFonts w:ascii="Consolas" w:eastAsia="Times New Roman" w:hAnsi="Consolas" w:cs="Times New Roman"/>
          <w:color w:val="D4D4D4"/>
          <w:sz w:val="24"/>
          <w:szCs w:val="24"/>
          <w:lang w:eastAsia="en-IN" w:bidi="hi-IN"/>
        </w:rPr>
        <w:t>,</w:t>
      </w:r>
      <w:proofErr w:type="spellStart"/>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p>
    <w:p w14:paraId="6C0C2A1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29B878B9"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24FC111F"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7529A9C6"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w:t>
      </w:r>
    </w:p>
    <w:p w14:paraId="5A631720" w14:textId="77777777" w:rsidR="002D68BD" w:rsidRDefault="002D68BD" w:rsidP="002D68BD"/>
    <w:p w14:paraId="267B0CC1" w14:textId="77777777" w:rsidR="002D68BD" w:rsidRPr="00E55521" w:rsidRDefault="002D68BD" w:rsidP="002D68BD">
      <w:r>
        <w:rPr>
          <w:noProof/>
        </w:rPr>
        <w:drawing>
          <wp:inline distT="0" distB="0" distL="0" distR="0" wp14:anchorId="59A511B1" wp14:editId="2CA49B61">
            <wp:extent cx="3070860" cy="1760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0860" cy="1760220"/>
                    </a:xfrm>
                    <a:prstGeom prst="rect">
                      <a:avLst/>
                    </a:prstGeom>
                    <a:noFill/>
                    <a:ln>
                      <a:noFill/>
                    </a:ln>
                  </pic:spPr>
                </pic:pic>
              </a:graphicData>
            </a:graphic>
          </wp:inline>
        </w:drawing>
      </w:r>
    </w:p>
    <w:p w14:paraId="66A04B95" w14:textId="77777777" w:rsidR="00E55521" w:rsidRPr="00E55521" w:rsidRDefault="00E55521" w:rsidP="00E55521"/>
    <w:p w14:paraId="473D334F" w14:textId="4865F654" w:rsidR="00DE7458" w:rsidRPr="00DE7458" w:rsidRDefault="00DE7458" w:rsidP="00DE7458">
      <w:pPr>
        <w:jc w:val="center"/>
        <w:rPr>
          <w:b/>
          <w:bCs/>
          <w:sz w:val="24"/>
          <w:szCs w:val="24"/>
        </w:rPr>
      </w:pPr>
      <w:r w:rsidRPr="00DE7458">
        <w:rPr>
          <w:b/>
          <w:bCs/>
          <w:sz w:val="24"/>
          <w:szCs w:val="24"/>
        </w:rPr>
        <w:t>1</w:t>
      </w:r>
    </w:p>
    <w:p w14:paraId="11E62E4A" w14:textId="0AA7C897" w:rsidR="00DE7458" w:rsidRPr="00DE7458" w:rsidRDefault="00DE7458" w:rsidP="00DE7458">
      <w:pPr>
        <w:jc w:val="center"/>
        <w:rPr>
          <w:b/>
          <w:bCs/>
          <w:sz w:val="24"/>
          <w:szCs w:val="24"/>
        </w:rPr>
      </w:pPr>
      <w:r w:rsidRPr="00DE7458">
        <w:rPr>
          <w:b/>
          <w:bCs/>
          <w:sz w:val="24"/>
          <w:szCs w:val="24"/>
        </w:rPr>
        <w:t>232</w:t>
      </w:r>
    </w:p>
    <w:p w14:paraId="468A7ABD" w14:textId="61C6F4B0" w:rsidR="00DE7458" w:rsidRPr="00DE7458" w:rsidRDefault="00DE7458" w:rsidP="00DE7458">
      <w:pPr>
        <w:jc w:val="center"/>
        <w:rPr>
          <w:b/>
          <w:bCs/>
          <w:sz w:val="24"/>
          <w:szCs w:val="24"/>
        </w:rPr>
      </w:pPr>
      <w:r w:rsidRPr="00DE7458">
        <w:rPr>
          <w:b/>
          <w:bCs/>
          <w:sz w:val="24"/>
          <w:szCs w:val="24"/>
        </w:rPr>
        <w:t>34543</w:t>
      </w:r>
    </w:p>
    <w:p w14:paraId="499384CB" w14:textId="2E808818" w:rsidR="00DE7458" w:rsidRDefault="00DE7458" w:rsidP="00DE7458">
      <w:pPr>
        <w:jc w:val="center"/>
        <w:rPr>
          <w:b/>
          <w:bCs/>
          <w:sz w:val="24"/>
          <w:szCs w:val="24"/>
        </w:rPr>
      </w:pPr>
      <w:r w:rsidRPr="00DE7458">
        <w:rPr>
          <w:b/>
          <w:bCs/>
          <w:sz w:val="24"/>
          <w:szCs w:val="24"/>
        </w:rPr>
        <w:lastRenderedPageBreak/>
        <w:t>4567654</w:t>
      </w:r>
    </w:p>
    <w:p w14:paraId="457C3C7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C586C0"/>
          <w:sz w:val="24"/>
          <w:szCs w:val="24"/>
          <w:lang w:eastAsia="en-IN" w:bidi="hi-IN"/>
        </w:rPr>
        <w:t>#include</w:t>
      </w:r>
      <w:r w:rsidRPr="00044DD2">
        <w:rPr>
          <w:rFonts w:ascii="Consolas" w:eastAsia="Times New Roman" w:hAnsi="Consolas" w:cs="Times New Roman"/>
          <w:color w:val="CE9178"/>
          <w:sz w:val="24"/>
          <w:szCs w:val="24"/>
          <w:lang w:eastAsia="en-IN" w:bidi="hi-IN"/>
        </w:rPr>
        <w:t>&lt;stdio.h&gt;</w:t>
      </w:r>
    </w:p>
    <w:p w14:paraId="4A27D6E7"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p>
    <w:p w14:paraId="756C2E9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569CD6"/>
          <w:sz w:val="24"/>
          <w:szCs w:val="24"/>
          <w:lang w:eastAsia="en-IN" w:bidi="hi-IN"/>
        </w:rPr>
        <w:t>void</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DCDCAA"/>
          <w:sz w:val="24"/>
          <w:szCs w:val="24"/>
          <w:lang w:eastAsia="en-IN" w:bidi="hi-IN"/>
        </w:rPr>
        <w:t>main</w:t>
      </w:r>
      <w:r w:rsidRPr="00044DD2">
        <w:rPr>
          <w:rFonts w:ascii="Consolas" w:eastAsia="Times New Roman" w:hAnsi="Consolas" w:cs="Times New Roman"/>
          <w:color w:val="D4D4D4"/>
          <w:sz w:val="24"/>
          <w:szCs w:val="24"/>
          <w:lang w:eastAsia="en-IN" w:bidi="hi-IN"/>
        </w:rPr>
        <w:t>()</w:t>
      </w:r>
    </w:p>
    <w:p w14:paraId="5243319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w:t>
      </w:r>
    </w:p>
    <w:p w14:paraId="76D146D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aftermid</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p>
    <w:p w14:paraId="559784AA"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"enter the row number to make </w:t>
      </w:r>
      <w:proofErr w:type="spellStart"/>
      <w:r w:rsidRPr="00044DD2">
        <w:rPr>
          <w:rFonts w:ascii="Consolas" w:eastAsia="Times New Roman" w:hAnsi="Consolas" w:cs="Times New Roman"/>
          <w:color w:val="CE9178"/>
          <w:sz w:val="24"/>
          <w:szCs w:val="24"/>
          <w:lang w:eastAsia="en-IN" w:bidi="hi-IN"/>
        </w:rPr>
        <w:t>pyrimid</w:t>
      </w:r>
      <w:proofErr w:type="spellEnd"/>
      <w:r w:rsidRPr="00044DD2">
        <w:rPr>
          <w:rFonts w:ascii="Consolas" w:eastAsia="Times New Roman" w:hAnsi="Consolas" w:cs="Times New Roman"/>
          <w:color w:val="CE9178"/>
          <w:sz w:val="24"/>
          <w:szCs w:val="24"/>
          <w:lang w:eastAsia="en-IN" w:bidi="hi-IN"/>
        </w:rPr>
        <w:t> :</w:t>
      </w:r>
      <w:r w:rsidRPr="00044DD2">
        <w:rPr>
          <w:rFonts w:ascii="Consolas" w:eastAsia="Times New Roman" w:hAnsi="Consolas" w:cs="Times New Roman"/>
          <w:color w:val="D7BA7D"/>
          <w:sz w:val="24"/>
          <w:szCs w:val="24"/>
          <w:lang w:eastAsia="en-IN" w:bidi="hi-IN"/>
        </w:rPr>
        <w:t>\n</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p>
    <w:p w14:paraId="30C95097"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scanf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,&amp;</w:t>
      </w:r>
      <w:r w:rsidRPr="00044DD2">
        <w:rPr>
          <w:rFonts w:ascii="Consolas" w:eastAsia="Times New Roman" w:hAnsi="Consolas" w:cs="Times New Roman"/>
          <w:color w:val="9CDCFE"/>
          <w:sz w:val="24"/>
          <w:szCs w:val="24"/>
          <w:lang w:eastAsia="en-IN" w:bidi="hi-IN"/>
        </w:rPr>
        <w:t>n</w:t>
      </w:r>
      <w:proofErr w:type="spellEnd"/>
      <w:r w:rsidRPr="00044DD2">
        <w:rPr>
          <w:rFonts w:ascii="Consolas" w:eastAsia="Times New Roman" w:hAnsi="Consolas" w:cs="Times New Roman"/>
          <w:color w:val="D4D4D4"/>
          <w:sz w:val="24"/>
          <w:szCs w:val="24"/>
          <w:lang w:eastAsia="en-IN" w:bidi="hi-IN"/>
        </w:rPr>
        <w:t>);</w:t>
      </w:r>
    </w:p>
    <w:p w14:paraId="36257ABC"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this loop is for rows</w:t>
      </w:r>
    </w:p>
    <w:p w14:paraId="56E25BE2"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44EBC1EC"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this loop is for spaces</w:t>
      </w:r>
    </w:p>
    <w:p w14:paraId="237B45E4"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4B34F66C"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 "</w:t>
      </w:r>
      <w:r w:rsidRPr="00044DD2">
        <w:rPr>
          <w:rFonts w:ascii="Consolas" w:eastAsia="Times New Roman" w:hAnsi="Consolas" w:cs="Times New Roman"/>
          <w:color w:val="D4D4D4"/>
          <w:sz w:val="24"/>
          <w:szCs w:val="24"/>
          <w:lang w:eastAsia="en-IN" w:bidi="hi-IN"/>
        </w:rPr>
        <w:t>);</w:t>
      </w:r>
    </w:p>
    <w:p w14:paraId="49DE68B9"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p>
    <w:p w14:paraId="746452BA"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  </w:t>
      </w:r>
    </w:p>
    <w:p w14:paraId="47C69B6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for</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569CD6"/>
          <w:sz w:val="24"/>
          <w:szCs w:val="24"/>
          <w:lang w:eastAsia="en-IN" w:bidi="hi-IN"/>
        </w:rPr>
        <w:t>int</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B5CEA8"/>
          <w:sz w:val="24"/>
          <w:szCs w:val="24"/>
          <w:lang w:eastAsia="en-IN" w:bidi="hi-IN"/>
        </w:rPr>
        <w:t>2</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this loop is for enrting numbers or stars</w:t>
      </w:r>
    </w:p>
    <w:p w14:paraId="2943FB82"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30147C3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if</w:t>
      </w:r>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&lt;=(</w:t>
      </w:r>
      <w:r w:rsidRPr="00044DD2">
        <w:rPr>
          <w:rFonts w:ascii="Consolas" w:eastAsia="Times New Roman" w:hAnsi="Consolas" w:cs="Times New Roman"/>
          <w:color w:val="9CDCFE"/>
          <w:sz w:val="24"/>
          <w:szCs w:val="24"/>
          <w:lang w:eastAsia="en-IN" w:bidi="hi-IN"/>
        </w:rPr>
        <w:t>n</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p>
    <w:p w14:paraId="1CED7F6E"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5E3E5CB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DCDCAA"/>
          <w:sz w:val="24"/>
          <w:szCs w:val="24"/>
          <w:lang w:eastAsia="en-IN" w:bidi="hi-IN"/>
        </w:rPr>
        <w:t>printf</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6A9955"/>
          <w:sz w:val="24"/>
          <w:szCs w:val="24"/>
          <w:lang w:eastAsia="en-IN" w:bidi="hi-IN"/>
        </w:rPr>
        <w:t>// for printing number till middle </w:t>
      </w:r>
    </w:p>
    <w:p w14:paraId="197732A5"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p>
    <w:p w14:paraId="0CDEA1D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53F3439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r w:rsidRPr="00044DD2">
        <w:rPr>
          <w:rFonts w:ascii="Consolas" w:eastAsia="Times New Roman" w:hAnsi="Consolas" w:cs="Times New Roman"/>
          <w:color w:val="C586C0"/>
          <w:sz w:val="24"/>
          <w:szCs w:val="24"/>
          <w:lang w:eastAsia="en-IN" w:bidi="hi-IN"/>
        </w:rPr>
        <w:t>else</w:t>
      </w:r>
    </w:p>
    <w:p w14:paraId="3673EDB0"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187254E1"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aftermid</w:t>
      </w:r>
      <w:proofErr w:type="spellEnd"/>
      <w:r w:rsidRPr="00044DD2">
        <w:rPr>
          <w:rFonts w:ascii="Consolas" w:eastAsia="Times New Roman" w:hAnsi="Consolas" w:cs="Times New Roman"/>
          <w:color w:val="D4D4D4"/>
          <w:sz w:val="24"/>
          <w:szCs w:val="24"/>
          <w:lang w:eastAsia="en-IN" w:bidi="hi-IN"/>
        </w:rPr>
        <w:t>++;</w:t>
      </w:r>
    </w:p>
    <w:p w14:paraId="752EEA57"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9CDCFE"/>
          <w:sz w:val="24"/>
          <w:szCs w:val="24"/>
          <w:lang w:eastAsia="en-IN" w:bidi="hi-IN"/>
        </w:rPr>
        <w:t>%d</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i</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1</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9CDCFE"/>
          <w:sz w:val="24"/>
          <w:szCs w:val="24"/>
          <w:lang w:eastAsia="en-IN" w:bidi="hi-IN"/>
        </w:rPr>
        <w:t>j</w:t>
      </w:r>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2</w:t>
      </w:r>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aftermid</w:t>
      </w:r>
      <w:proofErr w:type="spellEnd"/>
      <w:r w:rsidRPr="00044DD2">
        <w:rPr>
          <w:rFonts w:ascii="Consolas" w:eastAsia="Times New Roman" w:hAnsi="Consolas" w:cs="Times New Roman"/>
          <w:color w:val="D4D4D4"/>
          <w:sz w:val="24"/>
          <w:szCs w:val="24"/>
          <w:lang w:eastAsia="en-IN" w:bidi="hi-IN"/>
        </w:rPr>
        <w:t>)));</w:t>
      </w:r>
    </w:p>
    <w:p w14:paraId="23E10B0F"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0B72173E"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32F2625E"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DCDCAA"/>
          <w:sz w:val="24"/>
          <w:szCs w:val="24"/>
          <w:lang w:eastAsia="en-IN" w:bidi="hi-IN"/>
        </w:rPr>
        <w:t>printf</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7BA7D"/>
          <w:sz w:val="24"/>
          <w:szCs w:val="24"/>
          <w:lang w:eastAsia="en-IN" w:bidi="hi-IN"/>
        </w:rPr>
        <w:t>\n</w:t>
      </w:r>
      <w:r w:rsidRPr="00044DD2">
        <w:rPr>
          <w:rFonts w:ascii="Consolas" w:eastAsia="Times New Roman" w:hAnsi="Consolas" w:cs="Times New Roman"/>
          <w:color w:val="CE9178"/>
          <w:sz w:val="24"/>
          <w:szCs w:val="24"/>
          <w:lang w:eastAsia="en-IN" w:bidi="hi-IN"/>
        </w:rPr>
        <w:t>"</w:t>
      </w:r>
      <w:r w:rsidRPr="00044DD2">
        <w:rPr>
          <w:rFonts w:ascii="Consolas" w:eastAsia="Times New Roman" w:hAnsi="Consolas" w:cs="Times New Roman"/>
          <w:color w:val="D4D4D4"/>
          <w:sz w:val="24"/>
          <w:szCs w:val="24"/>
          <w:lang w:eastAsia="en-IN" w:bidi="hi-IN"/>
        </w:rPr>
        <w:t>);</w:t>
      </w:r>
    </w:p>
    <w:p w14:paraId="17B47682"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roofErr w:type="spellStart"/>
      <w:r w:rsidRPr="00044DD2">
        <w:rPr>
          <w:rFonts w:ascii="Consolas" w:eastAsia="Times New Roman" w:hAnsi="Consolas" w:cs="Times New Roman"/>
          <w:color w:val="9CDCFE"/>
          <w:sz w:val="24"/>
          <w:szCs w:val="24"/>
          <w:lang w:eastAsia="en-IN" w:bidi="hi-IN"/>
        </w:rPr>
        <w:t>countspace</w:t>
      </w:r>
      <w:proofErr w:type="spellEnd"/>
      <w:r w:rsidRPr="00044DD2">
        <w:rPr>
          <w:rFonts w:ascii="Consolas" w:eastAsia="Times New Roman" w:hAnsi="Consolas" w:cs="Times New Roman"/>
          <w:color w:val="D4D4D4"/>
          <w:sz w:val="24"/>
          <w:szCs w:val="24"/>
          <w:lang w:eastAsia="en-IN" w:bidi="hi-IN"/>
        </w:rPr>
        <w:t>=</w:t>
      </w:r>
      <w:proofErr w:type="spellStart"/>
      <w:r w:rsidRPr="00044DD2">
        <w:rPr>
          <w:rFonts w:ascii="Consolas" w:eastAsia="Times New Roman" w:hAnsi="Consolas" w:cs="Times New Roman"/>
          <w:color w:val="9CDCFE"/>
          <w:sz w:val="24"/>
          <w:szCs w:val="24"/>
          <w:lang w:eastAsia="en-IN" w:bidi="hi-IN"/>
        </w:rPr>
        <w:t>aftermid</w:t>
      </w:r>
      <w:proofErr w:type="spellEnd"/>
      <w:r w:rsidRPr="00044DD2">
        <w:rPr>
          <w:rFonts w:ascii="Consolas" w:eastAsia="Times New Roman" w:hAnsi="Consolas" w:cs="Times New Roman"/>
          <w:color w:val="D4D4D4"/>
          <w:sz w:val="24"/>
          <w:szCs w:val="24"/>
          <w:lang w:eastAsia="en-IN" w:bidi="hi-IN"/>
        </w:rPr>
        <w:t>=</w:t>
      </w:r>
      <w:r w:rsidRPr="00044DD2">
        <w:rPr>
          <w:rFonts w:ascii="Consolas" w:eastAsia="Times New Roman" w:hAnsi="Consolas" w:cs="Times New Roman"/>
          <w:color w:val="B5CEA8"/>
          <w:sz w:val="24"/>
          <w:szCs w:val="24"/>
          <w:lang w:eastAsia="en-IN" w:bidi="hi-IN"/>
        </w:rPr>
        <w:t>0</w:t>
      </w:r>
      <w:r w:rsidRPr="00044DD2">
        <w:rPr>
          <w:rFonts w:ascii="Consolas" w:eastAsia="Times New Roman" w:hAnsi="Consolas" w:cs="Times New Roman"/>
          <w:color w:val="D4D4D4"/>
          <w:sz w:val="24"/>
          <w:szCs w:val="24"/>
          <w:lang w:eastAsia="en-IN" w:bidi="hi-IN"/>
        </w:rPr>
        <w:t>;</w:t>
      </w:r>
    </w:p>
    <w:p w14:paraId="01332236"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    }</w:t>
      </w:r>
    </w:p>
    <w:p w14:paraId="21B421F3"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r w:rsidRPr="00044DD2">
        <w:rPr>
          <w:rFonts w:ascii="Consolas" w:eastAsia="Times New Roman" w:hAnsi="Consolas" w:cs="Times New Roman"/>
          <w:color w:val="D4D4D4"/>
          <w:sz w:val="24"/>
          <w:szCs w:val="24"/>
          <w:lang w:eastAsia="en-IN" w:bidi="hi-IN"/>
        </w:rPr>
        <w:t>}</w:t>
      </w:r>
    </w:p>
    <w:p w14:paraId="168720D4" w14:textId="77777777" w:rsidR="00044DD2" w:rsidRPr="00044DD2" w:rsidRDefault="00044DD2" w:rsidP="00044DD2">
      <w:pPr>
        <w:shd w:val="clear" w:color="auto" w:fill="1E1E1E"/>
        <w:spacing w:after="0" w:line="330" w:lineRule="atLeast"/>
        <w:rPr>
          <w:rFonts w:ascii="Consolas" w:eastAsia="Times New Roman" w:hAnsi="Consolas" w:cs="Times New Roman"/>
          <w:color w:val="D4D4D4"/>
          <w:sz w:val="24"/>
          <w:szCs w:val="24"/>
          <w:lang w:eastAsia="en-IN" w:bidi="hi-IN"/>
        </w:rPr>
      </w:pPr>
    </w:p>
    <w:p w14:paraId="34BDE8DD" w14:textId="77777777" w:rsidR="00044DD2" w:rsidRDefault="00044DD2" w:rsidP="00E55521"/>
    <w:p w14:paraId="13F1C8F4" w14:textId="73CDAEF5" w:rsidR="00E55521" w:rsidRPr="00E55521" w:rsidRDefault="00044DD2" w:rsidP="00E55521">
      <w:r>
        <w:lastRenderedPageBreak/>
        <w:t xml:space="preserve"> </w:t>
      </w:r>
      <w:ins w:id="2" w:author="ABHISHEK KUMAR" w:date="2021-07-26T18:55:00Z">
        <w:r>
          <w:rPr>
            <w:noProof/>
          </w:rPr>
          <w:drawing>
            <wp:inline distT="0" distB="0" distL="0" distR="0" wp14:anchorId="188D1C0C" wp14:editId="7879BA85">
              <wp:extent cx="3373755" cy="1198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3755" cy="1198245"/>
                      </a:xfrm>
                      <a:prstGeom prst="rect">
                        <a:avLst/>
                      </a:prstGeom>
                      <a:noFill/>
                      <a:ln>
                        <a:noFill/>
                      </a:ln>
                    </pic:spPr>
                  </pic:pic>
                </a:graphicData>
              </a:graphic>
            </wp:inline>
          </w:drawing>
        </w:r>
      </w:ins>
    </w:p>
    <w:p w14:paraId="5F1783A3" w14:textId="77777777" w:rsidR="00044DD2" w:rsidRDefault="00044DD2" w:rsidP="00DE7458">
      <w:pPr>
        <w:rPr>
          <w:b/>
          <w:bCs/>
          <w:sz w:val="24"/>
          <w:szCs w:val="24"/>
        </w:rPr>
      </w:pPr>
    </w:p>
    <w:p w14:paraId="3B5A3B4F" w14:textId="1939F277" w:rsidR="00DE7458" w:rsidRPr="00DE7458" w:rsidRDefault="00DE7458" w:rsidP="00DE7458">
      <w:pPr>
        <w:rPr>
          <w:b/>
          <w:bCs/>
          <w:sz w:val="24"/>
          <w:szCs w:val="24"/>
        </w:rPr>
      </w:pPr>
      <w:r w:rsidRPr="00DE7458">
        <w:rPr>
          <w:b/>
          <w:bCs/>
          <w:sz w:val="24"/>
          <w:szCs w:val="24"/>
        </w:rPr>
        <w:t>*</w:t>
      </w:r>
    </w:p>
    <w:p w14:paraId="0FA21E31" w14:textId="77777777" w:rsidR="00DE7458" w:rsidRPr="00DE7458" w:rsidRDefault="00DE7458" w:rsidP="00DE7458">
      <w:pPr>
        <w:rPr>
          <w:b/>
          <w:bCs/>
          <w:sz w:val="24"/>
          <w:szCs w:val="24"/>
        </w:rPr>
      </w:pPr>
      <w:r w:rsidRPr="00DE7458">
        <w:rPr>
          <w:b/>
          <w:bCs/>
          <w:sz w:val="24"/>
          <w:szCs w:val="24"/>
        </w:rPr>
        <w:t>* *</w:t>
      </w:r>
    </w:p>
    <w:p w14:paraId="596D0522" w14:textId="77777777" w:rsidR="00DE7458" w:rsidRPr="00DE7458" w:rsidRDefault="00DE7458" w:rsidP="00DE7458">
      <w:pPr>
        <w:rPr>
          <w:b/>
          <w:bCs/>
          <w:sz w:val="24"/>
          <w:szCs w:val="24"/>
        </w:rPr>
      </w:pPr>
      <w:r w:rsidRPr="00DE7458">
        <w:rPr>
          <w:b/>
          <w:bCs/>
          <w:sz w:val="24"/>
          <w:szCs w:val="24"/>
        </w:rPr>
        <w:t>* * *</w:t>
      </w:r>
    </w:p>
    <w:p w14:paraId="466AC032" w14:textId="77777777" w:rsidR="00DE7458" w:rsidRPr="00DE7458" w:rsidRDefault="00DE7458" w:rsidP="00DE7458">
      <w:pPr>
        <w:rPr>
          <w:b/>
          <w:bCs/>
          <w:sz w:val="24"/>
          <w:szCs w:val="24"/>
        </w:rPr>
      </w:pPr>
      <w:r w:rsidRPr="00DE7458">
        <w:rPr>
          <w:b/>
          <w:bCs/>
          <w:sz w:val="24"/>
          <w:szCs w:val="24"/>
        </w:rPr>
        <w:t>* * * *</w:t>
      </w:r>
    </w:p>
    <w:p w14:paraId="085C05A6" w14:textId="77777777" w:rsidR="00DE7458" w:rsidRPr="00DE7458" w:rsidRDefault="00DE7458" w:rsidP="00DE7458">
      <w:pPr>
        <w:rPr>
          <w:b/>
          <w:bCs/>
          <w:sz w:val="24"/>
          <w:szCs w:val="24"/>
        </w:rPr>
      </w:pPr>
      <w:r w:rsidRPr="00DE7458">
        <w:rPr>
          <w:b/>
          <w:bCs/>
          <w:sz w:val="24"/>
          <w:szCs w:val="24"/>
        </w:rPr>
        <w:t>* * *</w:t>
      </w:r>
    </w:p>
    <w:p w14:paraId="558B68AA" w14:textId="7FB83BC3" w:rsidR="00DE7458" w:rsidRPr="00DE7458" w:rsidRDefault="00DE7458" w:rsidP="00DE7458">
      <w:pPr>
        <w:rPr>
          <w:b/>
          <w:bCs/>
          <w:sz w:val="24"/>
          <w:szCs w:val="24"/>
        </w:rPr>
      </w:pPr>
      <w:r w:rsidRPr="00DE7458">
        <w:rPr>
          <w:b/>
          <w:bCs/>
          <w:sz w:val="24"/>
          <w:szCs w:val="24"/>
        </w:rPr>
        <w:t>* *</w:t>
      </w:r>
    </w:p>
    <w:p w14:paraId="59D99C94" w14:textId="3DB6F003" w:rsidR="00DE7458" w:rsidRDefault="00DE7458" w:rsidP="00DE7458">
      <w:pPr>
        <w:rPr>
          <w:b/>
          <w:bCs/>
          <w:sz w:val="24"/>
          <w:szCs w:val="24"/>
        </w:rPr>
      </w:pPr>
      <w:r w:rsidRPr="00DE7458">
        <w:rPr>
          <w:b/>
          <w:bCs/>
          <w:sz w:val="24"/>
          <w:szCs w:val="24"/>
        </w:rPr>
        <w:t>*</w:t>
      </w:r>
    </w:p>
    <w:p w14:paraId="30C8D5FE"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C586C0"/>
          <w:sz w:val="24"/>
          <w:szCs w:val="24"/>
          <w:lang w:eastAsia="en-IN" w:bidi="hi-IN"/>
        </w:rPr>
        <w:t>#include</w:t>
      </w:r>
      <w:r w:rsidRPr="002D68BD">
        <w:rPr>
          <w:rFonts w:ascii="Consolas" w:eastAsia="Times New Roman" w:hAnsi="Consolas" w:cs="Times New Roman"/>
          <w:color w:val="CE9178"/>
          <w:sz w:val="24"/>
          <w:szCs w:val="24"/>
          <w:lang w:eastAsia="en-IN" w:bidi="hi-IN"/>
        </w:rPr>
        <w:t>&lt;stdio.h&gt;</w:t>
      </w:r>
    </w:p>
    <w:p w14:paraId="23C6311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0556F616"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569CD6"/>
          <w:sz w:val="24"/>
          <w:szCs w:val="24"/>
          <w:lang w:eastAsia="en-IN" w:bidi="hi-IN"/>
        </w:rPr>
        <w:t>void</w:t>
      </w: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DCDCAA"/>
          <w:sz w:val="24"/>
          <w:szCs w:val="24"/>
          <w:lang w:eastAsia="en-IN" w:bidi="hi-IN"/>
        </w:rPr>
        <w:t>main</w:t>
      </w:r>
      <w:r w:rsidRPr="002D68BD">
        <w:rPr>
          <w:rFonts w:ascii="Consolas" w:eastAsia="Times New Roman" w:hAnsi="Consolas" w:cs="Times New Roman"/>
          <w:color w:val="D4D4D4"/>
          <w:sz w:val="24"/>
          <w:szCs w:val="24"/>
          <w:lang w:eastAsia="en-IN" w:bidi="hi-IN"/>
        </w:rPr>
        <w:t>()</w:t>
      </w:r>
    </w:p>
    <w:p w14:paraId="742B6795"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w:t>
      </w:r>
    </w:p>
    <w:p w14:paraId="4031A4CF"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569CD6"/>
          <w:sz w:val="24"/>
          <w:szCs w:val="24"/>
          <w:lang w:eastAsia="en-IN" w:bidi="hi-IN"/>
        </w:rPr>
        <w:t>int</w:t>
      </w: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proofErr w:type="spellEnd"/>
      <w:r w:rsidRPr="002D68BD">
        <w:rPr>
          <w:rFonts w:ascii="Consolas" w:eastAsia="Times New Roman" w:hAnsi="Consolas" w:cs="Times New Roman"/>
          <w:color w:val="D4D4D4"/>
          <w:sz w:val="24"/>
          <w:szCs w:val="24"/>
          <w:lang w:eastAsia="en-IN" w:bidi="hi-IN"/>
        </w:rPr>
        <w:t>;</w:t>
      </w:r>
    </w:p>
    <w:p w14:paraId="4B8C5F68"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"enter the number of columns :</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6334FA30"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scanf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9CDCFE"/>
          <w:sz w:val="24"/>
          <w:szCs w:val="24"/>
          <w:lang w:eastAsia="en-IN" w:bidi="hi-IN"/>
        </w:rPr>
        <w:t>%d</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,&amp;</w:t>
      </w:r>
      <w:proofErr w:type="spellStart"/>
      <w:r w:rsidRPr="002D68BD">
        <w:rPr>
          <w:rFonts w:ascii="Consolas" w:eastAsia="Times New Roman" w:hAnsi="Consolas" w:cs="Times New Roman"/>
          <w:color w:val="9CDCFE"/>
          <w:sz w:val="24"/>
          <w:szCs w:val="24"/>
          <w:lang w:eastAsia="en-IN" w:bidi="hi-IN"/>
        </w:rPr>
        <w:t>num</w:t>
      </w:r>
      <w:proofErr w:type="spellEnd"/>
      <w:r w:rsidRPr="002D68BD">
        <w:rPr>
          <w:rFonts w:ascii="Consolas" w:eastAsia="Times New Roman" w:hAnsi="Consolas" w:cs="Times New Roman"/>
          <w:color w:val="D4D4D4"/>
          <w:sz w:val="24"/>
          <w:szCs w:val="24"/>
          <w:lang w:eastAsia="en-IN" w:bidi="hi-IN"/>
        </w:rPr>
        <w:t>);</w:t>
      </w:r>
    </w:p>
    <w:p w14:paraId="026EE260"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proofErr w:type="spellStart"/>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p>
    <w:p w14:paraId="72EF35AB"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5DEAD530"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1</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k</w:t>
      </w:r>
      <w:proofErr w:type="spellEnd"/>
      <w:r w:rsidRPr="002D68BD">
        <w:rPr>
          <w:rFonts w:ascii="Consolas" w:eastAsia="Times New Roman" w:hAnsi="Consolas" w:cs="Times New Roman"/>
          <w:color w:val="D4D4D4"/>
          <w:sz w:val="24"/>
          <w:szCs w:val="24"/>
          <w:lang w:eastAsia="en-IN" w:bidi="hi-IN"/>
        </w:rPr>
        <w:t>++)</w:t>
      </w:r>
    </w:p>
    <w:p w14:paraId="15016AC8"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726A340C"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6F5BB5CE"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2C5A8D02"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28E0523B"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40BF665E"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proofErr w:type="spellStart"/>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B5CEA8"/>
          <w:sz w:val="24"/>
          <w:szCs w:val="24"/>
          <w:lang w:eastAsia="en-IN" w:bidi="hi-IN"/>
        </w:rPr>
        <w:t>2</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&lt;=</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i</w:t>
      </w:r>
      <w:proofErr w:type="spellEnd"/>
      <w:r w:rsidRPr="002D68BD">
        <w:rPr>
          <w:rFonts w:ascii="Consolas" w:eastAsia="Times New Roman" w:hAnsi="Consolas" w:cs="Times New Roman"/>
          <w:color w:val="D4D4D4"/>
          <w:sz w:val="24"/>
          <w:szCs w:val="24"/>
          <w:lang w:eastAsia="en-IN" w:bidi="hi-IN"/>
        </w:rPr>
        <w:t>++)</w:t>
      </w:r>
    </w:p>
    <w:p w14:paraId="09C70230"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32AB9D57"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r w:rsidRPr="002D68BD">
        <w:rPr>
          <w:rFonts w:ascii="Consolas" w:eastAsia="Times New Roman" w:hAnsi="Consolas" w:cs="Times New Roman"/>
          <w:color w:val="C586C0"/>
          <w:sz w:val="24"/>
          <w:szCs w:val="24"/>
          <w:lang w:eastAsia="en-IN" w:bidi="hi-IN"/>
        </w:rPr>
        <w:t>for</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r w:rsidRPr="002D68BD">
        <w:rPr>
          <w:rFonts w:ascii="Consolas" w:eastAsia="Times New Roman" w:hAnsi="Consolas" w:cs="Times New Roman"/>
          <w:color w:val="D4D4D4"/>
          <w:sz w:val="24"/>
          <w:szCs w:val="24"/>
          <w:lang w:eastAsia="en-IN" w:bidi="hi-IN"/>
        </w:rPr>
        <w:t>=</w:t>
      </w:r>
      <w:proofErr w:type="spellStart"/>
      <w:r w:rsidRPr="002D68BD">
        <w:rPr>
          <w:rFonts w:ascii="Consolas" w:eastAsia="Times New Roman" w:hAnsi="Consolas" w:cs="Times New Roman"/>
          <w:color w:val="9CDCFE"/>
          <w:sz w:val="24"/>
          <w:szCs w:val="24"/>
          <w:lang w:eastAsia="en-IN" w:bidi="hi-IN"/>
        </w:rPr>
        <w:t>num</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proofErr w:type="spellEnd"/>
      <w:r w:rsidRPr="002D68BD">
        <w:rPr>
          <w:rFonts w:ascii="Consolas" w:eastAsia="Times New Roman" w:hAnsi="Consolas" w:cs="Times New Roman"/>
          <w:color w:val="D4D4D4"/>
          <w:sz w:val="24"/>
          <w:szCs w:val="24"/>
          <w:lang w:eastAsia="en-IN" w:bidi="hi-IN"/>
        </w:rPr>
        <w:t>&gt;=</w:t>
      </w:r>
      <w:proofErr w:type="spellStart"/>
      <w:r w:rsidRPr="002D68BD">
        <w:rPr>
          <w:rFonts w:ascii="Consolas" w:eastAsia="Times New Roman" w:hAnsi="Consolas" w:cs="Times New Roman"/>
          <w:color w:val="9CDCFE"/>
          <w:sz w:val="24"/>
          <w:szCs w:val="24"/>
          <w:lang w:eastAsia="en-IN" w:bidi="hi-IN"/>
        </w:rPr>
        <w:t>i</w:t>
      </w:r>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9CDCFE"/>
          <w:sz w:val="24"/>
          <w:szCs w:val="24"/>
          <w:lang w:eastAsia="en-IN" w:bidi="hi-IN"/>
        </w:rPr>
        <w:t>j</w:t>
      </w:r>
      <w:proofErr w:type="spellEnd"/>
      <w:r w:rsidRPr="002D68BD">
        <w:rPr>
          <w:rFonts w:ascii="Consolas" w:eastAsia="Times New Roman" w:hAnsi="Consolas" w:cs="Times New Roman"/>
          <w:color w:val="D4D4D4"/>
          <w:sz w:val="24"/>
          <w:szCs w:val="24"/>
          <w:lang w:eastAsia="en-IN" w:bidi="hi-IN"/>
        </w:rPr>
        <w:t>--)</w:t>
      </w:r>
    </w:p>
    <w:p w14:paraId="7CBFEB64"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69B664E5"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154991EA"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roofErr w:type="spellStart"/>
      <w:r w:rsidRPr="002D68BD">
        <w:rPr>
          <w:rFonts w:ascii="Consolas" w:eastAsia="Times New Roman" w:hAnsi="Consolas" w:cs="Times New Roman"/>
          <w:color w:val="DCDCAA"/>
          <w:sz w:val="24"/>
          <w:szCs w:val="24"/>
          <w:lang w:eastAsia="en-IN" w:bidi="hi-IN"/>
        </w:rPr>
        <w:t>printf</w:t>
      </w:r>
      <w:proofErr w:type="spellEnd"/>
      <w:r w:rsidRPr="002D68BD">
        <w:rPr>
          <w:rFonts w:ascii="Consolas" w:eastAsia="Times New Roman" w:hAnsi="Consolas" w:cs="Times New Roman"/>
          <w:color w:val="D4D4D4"/>
          <w:sz w:val="24"/>
          <w:szCs w:val="24"/>
          <w:lang w:eastAsia="en-IN" w:bidi="hi-IN"/>
        </w:rPr>
        <w:t>(</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7BA7D"/>
          <w:sz w:val="24"/>
          <w:szCs w:val="24"/>
          <w:lang w:eastAsia="en-IN" w:bidi="hi-IN"/>
        </w:rPr>
        <w:t>\n</w:t>
      </w:r>
      <w:r w:rsidRPr="002D68BD">
        <w:rPr>
          <w:rFonts w:ascii="Consolas" w:eastAsia="Times New Roman" w:hAnsi="Consolas" w:cs="Times New Roman"/>
          <w:color w:val="CE9178"/>
          <w:sz w:val="24"/>
          <w:szCs w:val="24"/>
          <w:lang w:eastAsia="en-IN" w:bidi="hi-IN"/>
        </w:rPr>
        <w:t>"</w:t>
      </w:r>
      <w:r w:rsidRPr="002D68BD">
        <w:rPr>
          <w:rFonts w:ascii="Consolas" w:eastAsia="Times New Roman" w:hAnsi="Consolas" w:cs="Times New Roman"/>
          <w:color w:val="D4D4D4"/>
          <w:sz w:val="24"/>
          <w:szCs w:val="24"/>
          <w:lang w:eastAsia="en-IN" w:bidi="hi-IN"/>
        </w:rPr>
        <w:t>);</w:t>
      </w:r>
    </w:p>
    <w:p w14:paraId="426F86FD"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4B9A6E9A"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t>    }</w:t>
      </w:r>
    </w:p>
    <w:p w14:paraId="7E91E9DA"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p>
    <w:p w14:paraId="3EC53D37" w14:textId="77777777" w:rsidR="002D68BD" w:rsidRPr="002D68BD" w:rsidRDefault="002D68BD" w:rsidP="002D68BD">
      <w:pPr>
        <w:shd w:val="clear" w:color="auto" w:fill="1E1E1E"/>
        <w:spacing w:after="0" w:line="330" w:lineRule="atLeast"/>
        <w:rPr>
          <w:rFonts w:ascii="Consolas" w:eastAsia="Times New Roman" w:hAnsi="Consolas" w:cs="Times New Roman"/>
          <w:color w:val="D4D4D4"/>
          <w:sz w:val="24"/>
          <w:szCs w:val="24"/>
          <w:lang w:eastAsia="en-IN" w:bidi="hi-IN"/>
        </w:rPr>
      </w:pPr>
      <w:r w:rsidRPr="002D68BD">
        <w:rPr>
          <w:rFonts w:ascii="Consolas" w:eastAsia="Times New Roman" w:hAnsi="Consolas" w:cs="Times New Roman"/>
          <w:color w:val="D4D4D4"/>
          <w:sz w:val="24"/>
          <w:szCs w:val="24"/>
          <w:lang w:eastAsia="en-IN" w:bidi="hi-IN"/>
        </w:rPr>
        <w:lastRenderedPageBreak/>
        <w:t>}</w:t>
      </w:r>
    </w:p>
    <w:p w14:paraId="1F10F81F" w14:textId="2FCA4BE9" w:rsidR="005478FC" w:rsidRDefault="005478FC" w:rsidP="00E55521"/>
    <w:p w14:paraId="7ECEF6D1" w14:textId="21B44909" w:rsidR="002D68BD" w:rsidRDefault="002D68BD" w:rsidP="00E55521">
      <w:r>
        <w:rPr>
          <w:noProof/>
        </w:rPr>
        <w:drawing>
          <wp:inline distT="0" distB="0" distL="0" distR="0" wp14:anchorId="5888EFE4" wp14:editId="39C4217B">
            <wp:extent cx="4015740" cy="23698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5740" cy="2369820"/>
                    </a:xfrm>
                    <a:prstGeom prst="rect">
                      <a:avLst/>
                    </a:prstGeom>
                    <a:noFill/>
                    <a:ln>
                      <a:noFill/>
                    </a:ln>
                  </pic:spPr>
                </pic:pic>
              </a:graphicData>
            </a:graphic>
          </wp:inline>
        </w:drawing>
      </w:r>
    </w:p>
    <w:p w14:paraId="1C629A24" w14:textId="0DC00F94" w:rsidR="0018617F" w:rsidRDefault="0018617F" w:rsidP="00E55521"/>
    <w:p w14:paraId="32509B7F" w14:textId="77777777" w:rsidR="0018617F" w:rsidRPr="0018617F" w:rsidRDefault="0018617F" w:rsidP="0018617F">
      <w:pPr>
        <w:jc w:val="center"/>
        <w:rPr>
          <w:b/>
          <w:bCs/>
          <w:sz w:val="48"/>
          <w:szCs w:val="48"/>
        </w:rPr>
      </w:pPr>
      <w:r w:rsidRPr="0018617F">
        <w:rPr>
          <w:b/>
          <w:bCs/>
          <w:sz w:val="48"/>
          <w:szCs w:val="48"/>
        </w:rPr>
        <w:t>NIT-J CSED</w:t>
      </w:r>
    </w:p>
    <w:p w14:paraId="596A12A1" w14:textId="77777777" w:rsidR="0018617F" w:rsidRPr="0018617F" w:rsidRDefault="0018617F" w:rsidP="0018617F">
      <w:pPr>
        <w:jc w:val="center"/>
        <w:rPr>
          <w:b/>
          <w:bCs/>
          <w:sz w:val="48"/>
          <w:szCs w:val="48"/>
        </w:rPr>
      </w:pPr>
      <w:r w:rsidRPr="0018617F">
        <w:rPr>
          <w:b/>
          <w:bCs/>
          <w:sz w:val="48"/>
          <w:szCs w:val="48"/>
        </w:rPr>
        <w:t>Computer Programming Lab</w:t>
      </w:r>
    </w:p>
    <w:p w14:paraId="55598CDE" w14:textId="31B86735" w:rsidR="0018617F" w:rsidRDefault="0018617F" w:rsidP="0018617F">
      <w:pPr>
        <w:jc w:val="center"/>
      </w:pPr>
      <w:r w:rsidRPr="0018617F">
        <w:rPr>
          <w:b/>
          <w:bCs/>
          <w:sz w:val="48"/>
          <w:szCs w:val="48"/>
        </w:rPr>
        <w:t>Lab 4: Functions</w:t>
      </w:r>
    </w:p>
    <w:p w14:paraId="677E0D71" w14:textId="77777777" w:rsidR="0018617F" w:rsidRPr="0018617F" w:rsidRDefault="0018617F" w:rsidP="0018617F">
      <w:pPr>
        <w:rPr>
          <w:b/>
          <w:bCs/>
        </w:rPr>
      </w:pPr>
      <w:r w:rsidRPr="0018617F">
        <w:rPr>
          <w:b/>
          <w:bCs/>
        </w:rPr>
        <w:t xml:space="preserve">Q1. Write a C program to input radius of circle from user and find diameter, circumference </w:t>
      </w:r>
    </w:p>
    <w:p w14:paraId="69D69E5C" w14:textId="48472419" w:rsidR="0018617F" w:rsidRDefault="0018617F" w:rsidP="0018617F">
      <w:pPr>
        <w:rPr>
          <w:b/>
          <w:bCs/>
        </w:rPr>
      </w:pPr>
      <w:r w:rsidRPr="0018617F">
        <w:rPr>
          <w:b/>
          <w:bCs/>
        </w:rPr>
        <w:t xml:space="preserve">and area of the given circle using function. </w:t>
      </w:r>
    </w:p>
    <w:p w14:paraId="4FA527D8"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C586C0"/>
          <w:sz w:val="24"/>
          <w:szCs w:val="24"/>
          <w:lang w:eastAsia="en-IN" w:bidi="hi-IN"/>
        </w:rPr>
        <w:t>#include</w:t>
      </w:r>
      <w:r w:rsidRPr="0018617F">
        <w:rPr>
          <w:rFonts w:ascii="Consolas" w:eastAsia="Times New Roman" w:hAnsi="Consolas" w:cs="Times New Roman"/>
          <w:color w:val="CE9178"/>
          <w:sz w:val="24"/>
          <w:szCs w:val="24"/>
          <w:lang w:eastAsia="en-IN" w:bidi="hi-IN"/>
        </w:rPr>
        <w:t>&lt;stdio.h&gt;</w:t>
      </w:r>
    </w:p>
    <w:p w14:paraId="0DF65F57"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p>
    <w:p w14:paraId="3FB4463A"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void</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diameter</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p>
    <w:p w14:paraId="01F6ECB3"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78E34965"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printf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diameter of circle is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D7BA7D"/>
          <w:sz w:val="24"/>
          <w:szCs w:val="24"/>
          <w:lang w:eastAsia="en-IN" w:bidi="hi-IN"/>
        </w:rPr>
        <w:t>\</w:t>
      </w:r>
      <w:proofErr w:type="spellStart"/>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n</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2</w:t>
      </w:r>
      <w:r w:rsidRPr="0018617F">
        <w:rPr>
          <w:rFonts w:ascii="Consolas" w:eastAsia="Times New Roman" w:hAnsi="Consolas" w:cs="Times New Roman"/>
          <w:color w:val="D4D4D4"/>
          <w:sz w:val="24"/>
          <w:szCs w:val="24"/>
          <w:lang w:eastAsia="en-IN" w:bidi="hi-IN"/>
        </w:rPr>
        <w:t>);</w:t>
      </w:r>
    </w:p>
    <w:p w14:paraId="428394A4"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4CEA262D"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void</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circumference</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p>
    <w:p w14:paraId="4DC77AF1"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78C44D48"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pi</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3.14159265359</w:t>
      </w:r>
      <w:r w:rsidRPr="0018617F">
        <w:rPr>
          <w:rFonts w:ascii="Consolas" w:eastAsia="Times New Roman" w:hAnsi="Consolas" w:cs="Times New Roman"/>
          <w:color w:val="D4D4D4"/>
          <w:sz w:val="24"/>
          <w:szCs w:val="24"/>
          <w:lang w:eastAsia="en-IN" w:bidi="hi-IN"/>
        </w:rPr>
        <w:t>;</w:t>
      </w:r>
    </w:p>
    <w:p w14:paraId="1DD5CC47"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circumference of the circle is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pi</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    </w:t>
      </w:r>
    </w:p>
    <w:p w14:paraId="2E0A82DB"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644AD4D6"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void</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area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p>
    <w:p w14:paraId="25D4084F"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524F8E1F"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pi</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3.14159265359</w:t>
      </w:r>
      <w:r w:rsidRPr="0018617F">
        <w:rPr>
          <w:rFonts w:ascii="Consolas" w:eastAsia="Times New Roman" w:hAnsi="Consolas" w:cs="Times New Roman"/>
          <w:color w:val="D4D4D4"/>
          <w:sz w:val="24"/>
          <w:szCs w:val="24"/>
          <w:lang w:eastAsia="en-IN" w:bidi="hi-IN"/>
        </w:rPr>
        <w:t>;</w:t>
      </w:r>
    </w:p>
    <w:p w14:paraId="510C29C8"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area of the circumference of the circle is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pi</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p>
    <w:p w14:paraId="5AABB46C"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lastRenderedPageBreak/>
        <w:t>}</w:t>
      </w:r>
    </w:p>
    <w:p w14:paraId="08357A1D"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void</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main</w:t>
      </w:r>
      <w:r w:rsidRPr="0018617F">
        <w:rPr>
          <w:rFonts w:ascii="Consolas" w:eastAsia="Times New Roman" w:hAnsi="Consolas" w:cs="Times New Roman"/>
          <w:color w:val="D4D4D4"/>
          <w:sz w:val="24"/>
          <w:szCs w:val="24"/>
          <w:lang w:eastAsia="en-IN" w:bidi="hi-IN"/>
        </w:rPr>
        <w:t>()</w:t>
      </w:r>
    </w:p>
    <w:p w14:paraId="069A6D13"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6D5730C4"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r</w:t>
      </w:r>
      <w:r w:rsidRPr="0018617F">
        <w:rPr>
          <w:rFonts w:ascii="Consolas" w:eastAsia="Times New Roman" w:hAnsi="Consolas" w:cs="Times New Roman"/>
          <w:color w:val="D4D4D4"/>
          <w:sz w:val="24"/>
          <w:szCs w:val="24"/>
          <w:lang w:eastAsia="en-IN" w:bidi="hi-IN"/>
        </w:rPr>
        <w:t>;</w:t>
      </w:r>
    </w:p>
    <w:p w14:paraId="44F6B841"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printf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radius of the circle : </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48076291"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w:t>
      </w:r>
      <w:proofErr w:type="spellStart"/>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r</w:t>
      </w:r>
      <w:proofErr w:type="spellEnd"/>
      <w:r w:rsidRPr="0018617F">
        <w:rPr>
          <w:rFonts w:ascii="Consolas" w:eastAsia="Times New Roman" w:hAnsi="Consolas" w:cs="Times New Roman"/>
          <w:color w:val="D4D4D4"/>
          <w:sz w:val="24"/>
          <w:szCs w:val="24"/>
          <w:lang w:eastAsia="en-IN" w:bidi="hi-IN"/>
        </w:rPr>
        <w:t>);</w:t>
      </w:r>
    </w:p>
    <w:p w14:paraId="5E5D1D0E"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diameter</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r</w:t>
      </w:r>
      <w:r w:rsidRPr="0018617F">
        <w:rPr>
          <w:rFonts w:ascii="Consolas" w:eastAsia="Times New Roman" w:hAnsi="Consolas" w:cs="Times New Roman"/>
          <w:color w:val="D4D4D4"/>
          <w:sz w:val="24"/>
          <w:szCs w:val="24"/>
          <w:lang w:eastAsia="en-IN" w:bidi="hi-IN"/>
        </w:rPr>
        <w:t>);</w:t>
      </w:r>
    </w:p>
    <w:p w14:paraId="35308DC2"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circumference</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r</w:t>
      </w:r>
      <w:r w:rsidRPr="0018617F">
        <w:rPr>
          <w:rFonts w:ascii="Consolas" w:eastAsia="Times New Roman" w:hAnsi="Consolas" w:cs="Times New Roman"/>
          <w:color w:val="D4D4D4"/>
          <w:sz w:val="24"/>
          <w:szCs w:val="24"/>
          <w:lang w:eastAsia="en-IN" w:bidi="hi-IN"/>
        </w:rPr>
        <w:t>);</w:t>
      </w:r>
    </w:p>
    <w:p w14:paraId="22BB25FE"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area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r</w:t>
      </w:r>
      <w:r w:rsidRPr="0018617F">
        <w:rPr>
          <w:rFonts w:ascii="Consolas" w:eastAsia="Times New Roman" w:hAnsi="Consolas" w:cs="Times New Roman"/>
          <w:color w:val="D4D4D4"/>
          <w:sz w:val="24"/>
          <w:szCs w:val="24"/>
          <w:lang w:eastAsia="en-IN" w:bidi="hi-IN"/>
        </w:rPr>
        <w:t>);</w:t>
      </w:r>
    </w:p>
    <w:p w14:paraId="00AD44F0" w14:textId="77777777" w:rsidR="0018617F" w:rsidRPr="0018617F" w:rsidRDefault="0018617F" w:rsidP="0018617F">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6C409BE9" w14:textId="123A5F7E" w:rsidR="0018617F" w:rsidRDefault="0018617F" w:rsidP="0018617F">
      <w:pPr>
        <w:rPr>
          <w:b/>
          <w:bCs/>
        </w:rPr>
      </w:pPr>
    </w:p>
    <w:p w14:paraId="646E1002" w14:textId="21F63718" w:rsidR="0018617F" w:rsidRPr="0018617F" w:rsidRDefault="0018617F" w:rsidP="0018617F">
      <w:pPr>
        <w:rPr>
          <w:b/>
          <w:bCs/>
        </w:rPr>
      </w:pPr>
      <w:r>
        <w:rPr>
          <w:b/>
          <w:bCs/>
          <w:noProof/>
        </w:rPr>
        <w:drawing>
          <wp:inline distT="0" distB="0" distL="0" distR="0" wp14:anchorId="36886150" wp14:editId="42AA7FD0">
            <wp:extent cx="5722620" cy="1051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1051560"/>
                    </a:xfrm>
                    <a:prstGeom prst="rect">
                      <a:avLst/>
                    </a:prstGeom>
                    <a:noFill/>
                    <a:ln>
                      <a:noFill/>
                    </a:ln>
                  </pic:spPr>
                </pic:pic>
              </a:graphicData>
            </a:graphic>
          </wp:inline>
        </w:drawing>
      </w:r>
    </w:p>
    <w:p w14:paraId="6986285B" w14:textId="77777777" w:rsidR="0018617F" w:rsidRPr="0018617F" w:rsidRDefault="0018617F" w:rsidP="0018617F">
      <w:pPr>
        <w:rPr>
          <w:b/>
          <w:bCs/>
        </w:rPr>
      </w:pPr>
      <w:r w:rsidRPr="0018617F">
        <w:rPr>
          <w:b/>
          <w:bCs/>
        </w:rPr>
        <w:t xml:space="preserve">Q2. WAP to find the sum of the following series from 1 to n using user-defined function. </w:t>
      </w:r>
    </w:p>
    <w:p w14:paraId="5AC70B57" w14:textId="77777777" w:rsidR="0018617F" w:rsidRPr="0018617F" w:rsidRDefault="0018617F" w:rsidP="0018617F">
      <w:pPr>
        <w:rPr>
          <w:b/>
          <w:bCs/>
        </w:rPr>
      </w:pPr>
      <w:r w:rsidRPr="0018617F">
        <w:rPr>
          <w:b/>
          <w:bCs/>
        </w:rPr>
        <w:t>1!/1 + 2!/2 + 3!/3 + ….. + n!/n. For example, 1!/1+2!/2+3!/3+4!/4+5!/5 = 1+1+2+6+24=34.</w:t>
      </w:r>
    </w:p>
    <w:p w14:paraId="210AF21B" w14:textId="13D1FADA" w:rsidR="0018617F" w:rsidRDefault="0018617F" w:rsidP="0018617F">
      <w:pPr>
        <w:rPr>
          <w:b/>
          <w:bCs/>
        </w:rPr>
      </w:pPr>
      <w:r w:rsidRPr="0018617F">
        <w:rPr>
          <w:b/>
          <w:bCs/>
        </w:rPr>
        <w:t>[Hint: use a separate function to compute the factorial of the corresponding number.]</w:t>
      </w:r>
    </w:p>
    <w:p w14:paraId="6E1CE6D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C586C0"/>
          <w:sz w:val="24"/>
          <w:szCs w:val="24"/>
          <w:lang w:eastAsia="en-IN" w:bidi="hi-IN"/>
        </w:rPr>
        <w:t>#include</w:t>
      </w:r>
      <w:r w:rsidRPr="00EA1917">
        <w:rPr>
          <w:rFonts w:ascii="Consolas" w:eastAsia="Times New Roman" w:hAnsi="Consolas" w:cs="Times New Roman"/>
          <w:color w:val="CE9178"/>
          <w:sz w:val="24"/>
          <w:szCs w:val="24"/>
          <w:lang w:eastAsia="en-IN" w:bidi="hi-IN"/>
        </w:rPr>
        <w:t>&lt;stdio.h&gt;</w:t>
      </w:r>
    </w:p>
    <w:p w14:paraId="65D040A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014C7D2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factorial</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w:t>
      </w:r>
    </w:p>
    <w:p w14:paraId="6E6A86D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series</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w:t>
      </w:r>
    </w:p>
    <w:p w14:paraId="07C3534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void</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main</w:t>
      </w:r>
      <w:r w:rsidRPr="00EA1917">
        <w:rPr>
          <w:rFonts w:ascii="Consolas" w:eastAsia="Times New Roman" w:hAnsi="Consolas" w:cs="Times New Roman"/>
          <w:color w:val="D4D4D4"/>
          <w:sz w:val="24"/>
          <w:szCs w:val="24"/>
          <w:lang w:eastAsia="en-IN" w:bidi="hi-IN"/>
        </w:rPr>
        <w:t>()</w:t>
      </w:r>
    </w:p>
    <w:p w14:paraId="6B5F7FB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49B3B26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s</w:t>
      </w:r>
      <w:proofErr w:type="spellEnd"/>
      <w:r w:rsidRPr="00EA1917">
        <w:rPr>
          <w:rFonts w:ascii="Consolas" w:eastAsia="Times New Roman" w:hAnsi="Consolas" w:cs="Times New Roman"/>
          <w:color w:val="D4D4D4"/>
          <w:sz w:val="24"/>
          <w:szCs w:val="24"/>
          <w:lang w:eastAsia="en-IN" w:bidi="hi-IN"/>
        </w:rPr>
        <w:t>;</w:t>
      </w:r>
    </w:p>
    <w:p w14:paraId="0DCEE28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printf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"enter the number up to which you want to print sum of series :</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54D4D36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scanf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9CDCFE"/>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d</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,&amp;</w:t>
      </w:r>
      <w:r w:rsidRPr="00EA1917">
        <w:rPr>
          <w:rFonts w:ascii="Consolas" w:eastAsia="Times New Roman" w:hAnsi="Consolas" w:cs="Times New Roman"/>
          <w:color w:val="9CDCFE"/>
          <w:sz w:val="24"/>
          <w:szCs w:val="24"/>
          <w:lang w:eastAsia="en-IN" w:bidi="hi-IN"/>
        </w:rPr>
        <w:t>n</w:t>
      </w:r>
      <w:proofErr w:type="spellEnd"/>
      <w:r w:rsidRPr="00EA1917">
        <w:rPr>
          <w:rFonts w:ascii="Consolas" w:eastAsia="Times New Roman" w:hAnsi="Consolas" w:cs="Times New Roman"/>
          <w:color w:val="D4D4D4"/>
          <w:sz w:val="24"/>
          <w:szCs w:val="24"/>
          <w:lang w:eastAsia="en-IN" w:bidi="hi-IN"/>
        </w:rPr>
        <w:t>);</w:t>
      </w:r>
    </w:p>
    <w:p w14:paraId="03BEA3A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s</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series</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
    <w:p w14:paraId="439A29D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9CDCFE"/>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d</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s</w:t>
      </w:r>
      <w:proofErr w:type="spellEnd"/>
      <w:r w:rsidRPr="00EA1917">
        <w:rPr>
          <w:rFonts w:ascii="Consolas" w:eastAsia="Times New Roman" w:hAnsi="Consolas" w:cs="Times New Roman"/>
          <w:color w:val="D4D4D4"/>
          <w:sz w:val="24"/>
          <w:szCs w:val="24"/>
          <w:lang w:eastAsia="en-IN" w:bidi="hi-IN"/>
        </w:rPr>
        <w:t>);</w:t>
      </w:r>
    </w:p>
    <w:p w14:paraId="0C432E7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08594DA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factorial</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
    <w:p w14:paraId="6505377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142DBFB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p>
    <w:p w14:paraId="3A2100D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else</w:t>
      </w:r>
    </w:p>
    <w:p w14:paraId="1F29E96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factorial</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p>
    <w:p w14:paraId="25EC288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6FDC870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
    <w:p w14:paraId="7A3527A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643E30B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lastRenderedPageBreak/>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series</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40DFC59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63AC9F1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ssum</w:t>
      </w:r>
      <w:proofErr w:type="spellEnd"/>
      <w:r w:rsidRPr="00EA1917">
        <w:rPr>
          <w:rFonts w:ascii="Consolas" w:eastAsia="Times New Roman" w:hAnsi="Consolas" w:cs="Times New Roman"/>
          <w:color w:val="D4D4D4"/>
          <w:sz w:val="24"/>
          <w:szCs w:val="24"/>
          <w:lang w:eastAsia="en-IN" w:bidi="hi-IN"/>
        </w:rPr>
        <w:t>;</w:t>
      </w:r>
    </w:p>
    <w:p w14:paraId="705F9EF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p>
    <w:p w14:paraId="1F61C49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else</w:t>
      </w:r>
    </w:p>
    <w:p w14:paraId="04BEC4E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ssum</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factorial</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series</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p>
    <w:p w14:paraId="259547D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ssum</w:t>
      </w:r>
      <w:proofErr w:type="spellEnd"/>
      <w:r w:rsidRPr="00EA1917">
        <w:rPr>
          <w:rFonts w:ascii="Consolas" w:eastAsia="Times New Roman" w:hAnsi="Consolas" w:cs="Times New Roman"/>
          <w:color w:val="D4D4D4"/>
          <w:sz w:val="24"/>
          <w:szCs w:val="24"/>
          <w:lang w:eastAsia="en-IN" w:bidi="hi-IN"/>
        </w:rPr>
        <w:t>;</w:t>
      </w:r>
    </w:p>
    <w:p w14:paraId="6AF195C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510B3C72" w14:textId="77777777" w:rsidR="00EA1917" w:rsidRDefault="00EA1917" w:rsidP="00EA1917">
      <w:pPr>
        <w:rPr>
          <w:b/>
          <w:bCs/>
        </w:rPr>
      </w:pPr>
    </w:p>
    <w:p w14:paraId="79913191" w14:textId="371ABCC1" w:rsidR="00EA1917" w:rsidRDefault="00EA1917" w:rsidP="00EA1917">
      <w:pPr>
        <w:rPr>
          <w:b/>
          <w:bCs/>
        </w:rPr>
      </w:pPr>
      <w:r>
        <w:rPr>
          <w:b/>
          <w:bCs/>
          <w:noProof/>
        </w:rPr>
        <w:drawing>
          <wp:inline distT="0" distB="0" distL="0" distR="0" wp14:anchorId="17C7FBB4" wp14:editId="6E0FD5B8">
            <wp:extent cx="5730240" cy="10210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1021080"/>
                    </a:xfrm>
                    <a:prstGeom prst="rect">
                      <a:avLst/>
                    </a:prstGeom>
                    <a:noFill/>
                    <a:ln>
                      <a:noFill/>
                    </a:ln>
                  </pic:spPr>
                </pic:pic>
              </a:graphicData>
            </a:graphic>
          </wp:inline>
        </w:drawing>
      </w:r>
    </w:p>
    <w:p w14:paraId="5163B6C2" w14:textId="77777777" w:rsidR="00EA1917" w:rsidRDefault="00EA1917" w:rsidP="0018617F">
      <w:pPr>
        <w:rPr>
          <w:b/>
          <w:bCs/>
        </w:rPr>
      </w:pPr>
    </w:p>
    <w:p w14:paraId="3BF6C60F" w14:textId="7106F361" w:rsidR="0018617F" w:rsidRPr="0018617F" w:rsidRDefault="0018617F" w:rsidP="0018617F">
      <w:pPr>
        <w:rPr>
          <w:b/>
          <w:bCs/>
        </w:rPr>
      </w:pPr>
      <w:r w:rsidRPr="0018617F">
        <w:rPr>
          <w:b/>
          <w:bCs/>
        </w:rPr>
        <w:t>Q</w:t>
      </w:r>
      <w:r>
        <w:rPr>
          <w:b/>
          <w:bCs/>
        </w:rPr>
        <w:t>3</w:t>
      </w:r>
      <w:r w:rsidRPr="0018617F">
        <w:rPr>
          <w:b/>
          <w:bCs/>
        </w:rPr>
        <w:t xml:space="preserve">. WAP that accepts ‘n’ numbers from keyboard and count how many of those numbers are </w:t>
      </w:r>
    </w:p>
    <w:p w14:paraId="0518F589" w14:textId="77777777" w:rsidR="0018617F" w:rsidRPr="0018617F" w:rsidRDefault="0018617F" w:rsidP="0018617F">
      <w:pPr>
        <w:rPr>
          <w:b/>
          <w:bCs/>
        </w:rPr>
      </w:pPr>
      <w:r w:rsidRPr="0018617F">
        <w:rPr>
          <w:b/>
          <w:bCs/>
        </w:rPr>
        <w:t xml:space="preserve">even numbers using user-defined function. The main() function reads all ‘n’ numbers one by </w:t>
      </w:r>
    </w:p>
    <w:p w14:paraId="29903235" w14:textId="77777777" w:rsidR="0018617F" w:rsidRPr="0018617F" w:rsidRDefault="0018617F" w:rsidP="0018617F">
      <w:pPr>
        <w:rPr>
          <w:b/>
          <w:bCs/>
        </w:rPr>
      </w:pPr>
      <w:r w:rsidRPr="0018617F">
        <w:rPr>
          <w:b/>
          <w:bCs/>
        </w:rPr>
        <w:t xml:space="preserve">one and at the same time sending them by reference to a called function named ‘int count </w:t>
      </w:r>
    </w:p>
    <w:p w14:paraId="1BE2DFE4" w14:textId="77777777" w:rsidR="0018617F" w:rsidRPr="0018617F" w:rsidRDefault="0018617F" w:rsidP="0018617F">
      <w:pPr>
        <w:rPr>
          <w:b/>
          <w:bCs/>
        </w:rPr>
      </w:pPr>
      <w:r w:rsidRPr="0018617F">
        <w:rPr>
          <w:b/>
          <w:bCs/>
        </w:rPr>
        <w:t xml:space="preserve">even()’. The job of the ‘count even’ function is to check the number received by it as even or </w:t>
      </w:r>
    </w:p>
    <w:p w14:paraId="69B3EFFD" w14:textId="77777777" w:rsidR="0018617F" w:rsidRPr="0018617F" w:rsidRDefault="0018617F" w:rsidP="0018617F">
      <w:pPr>
        <w:rPr>
          <w:b/>
          <w:bCs/>
        </w:rPr>
      </w:pPr>
      <w:r w:rsidRPr="0018617F">
        <w:rPr>
          <w:b/>
          <w:bCs/>
        </w:rPr>
        <w:t xml:space="preserve">odd. For every even number received, it should increase a count variable and finally send the </w:t>
      </w:r>
    </w:p>
    <w:p w14:paraId="370AA5A9" w14:textId="2464BE0E" w:rsidR="0018617F" w:rsidRDefault="0018617F" w:rsidP="0018617F">
      <w:pPr>
        <w:rPr>
          <w:b/>
          <w:bCs/>
        </w:rPr>
      </w:pPr>
      <w:r w:rsidRPr="0018617F">
        <w:rPr>
          <w:b/>
          <w:bCs/>
        </w:rPr>
        <w:t>value of the count variable to the main() function where it gets printed.</w:t>
      </w:r>
    </w:p>
    <w:p w14:paraId="6DF0629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C586C0"/>
          <w:sz w:val="24"/>
          <w:szCs w:val="24"/>
          <w:lang w:eastAsia="en-IN" w:bidi="hi-IN"/>
        </w:rPr>
        <w:t>#include</w:t>
      </w:r>
      <w:r w:rsidRPr="00EA1917">
        <w:rPr>
          <w:rFonts w:ascii="Consolas" w:eastAsia="Times New Roman" w:hAnsi="Consolas" w:cs="Times New Roman"/>
          <w:color w:val="CE9178"/>
          <w:sz w:val="24"/>
          <w:szCs w:val="24"/>
          <w:lang w:eastAsia="en-IN" w:bidi="hi-IN"/>
        </w:rPr>
        <w:t>&lt;stdio.h&gt;</w:t>
      </w:r>
    </w:p>
    <w:p w14:paraId="3A0458D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53D0D2F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counteven</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char</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569CD6"/>
          <w:sz w:val="24"/>
          <w:szCs w:val="24"/>
          <w:lang w:eastAsia="en-IN" w:bidi="hi-IN"/>
        </w:rPr>
        <w:t>[]</w:t>
      </w:r>
      <w:r w:rsidRPr="00EA1917">
        <w:rPr>
          <w:rFonts w:ascii="Consolas" w:eastAsia="Times New Roman" w:hAnsi="Consolas" w:cs="Times New Roman"/>
          <w:color w:val="D4D4D4"/>
          <w:sz w:val="24"/>
          <w:szCs w:val="24"/>
          <w:lang w:eastAsia="en-IN" w:bidi="hi-IN"/>
        </w:rPr>
        <w:t>);</w:t>
      </w:r>
    </w:p>
    <w:p w14:paraId="0D39798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void</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main</w:t>
      </w:r>
      <w:r w:rsidRPr="00EA1917">
        <w:rPr>
          <w:rFonts w:ascii="Consolas" w:eastAsia="Times New Roman" w:hAnsi="Consolas" w:cs="Times New Roman"/>
          <w:color w:val="D4D4D4"/>
          <w:sz w:val="24"/>
          <w:szCs w:val="24"/>
          <w:lang w:eastAsia="en-IN" w:bidi="hi-IN"/>
        </w:rPr>
        <w:t>()</w:t>
      </w:r>
    </w:p>
    <w:p w14:paraId="70F76A2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5EAF887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char</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50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count</w:t>
      </w:r>
      <w:r w:rsidRPr="00EA1917">
        <w:rPr>
          <w:rFonts w:ascii="Consolas" w:eastAsia="Times New Roman" w:hAnsi="Consolas" w:cs="Times New Roman"/>
          <w:color w:val="D4D4D4"/>
          <w:sz w:val="24"/>
          <w:szCs w:val="24"/>
          <w:lang w:eastAsia="en-IN" w:bidi="hi-IN"/>
        </w:rPr>
        <w:t>;</w:t>
      </w:r>
    </w:p>
    <w:p w14:paraId="0F144A9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printf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"enter the numbers one by one , to check for total even numbers :</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187DCC7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gets</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
    <w:p w14:paraId="2D19834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46CE7F1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count</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DCDCAA"/>
          <w:sz w:val="24"/>
          <w:szCs w:val="24"/>
          <w:lang w:eastAsia="en-IN" w:bidi="hi-IN"/>
        </w:rPr>
        <w:t>counteven</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
    <w:p w14:paraId="7AEF04C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number of evens </w:t>
      </w:r>
      <w:proofErr w:type="gramStart"/>
      <w:r w:rsidRPr="00EA1917">
        <w:rPr>
          <w:rFonts w:ascii="Consolas" w:eastAsia="Times New Roman" w:hAnsi="Consolas" w:cs="Times New Roman"/>
          <w:color w:val="CE9178"/>
          <w:sz w:val="24"/>
          <w:szCs w:val="24"/>
          <w:lang w:eastAsia="en-IN" w:bidi="hi-IN"/>
        </w:rPr>
        <w:t>are</w:t>
      </w:r>
      <w:proofErr w:type="gramEnd"/>
      <w:r w:rsidRPr="00EA1917">
        <w:rPr>
          <w:rFonts w:ascii="Consolas" w:eastAsia="Times New Roman" w:hAnsi="Consolas" w:cs="Times New Roman"/>
          <w:color w:val="CE9178"/>
          <w:sz w:val="24"/>
          <w:szCs w:val="24"/>
          <w:lang w:eastAsia="en-IN" w:bidi="hi-IN"/>
        </w:rPr>
        <w:t> : </w:t>
      </w:r>
      <w:r w:rsidRPr="00EA1917">
        <w:rPr>
          <w:rFonts w:ascii="Consolas" w:eastAsia="Times New Roman" w:hAnsi="Consolas" w:cs="Times New Roman"/>
          <w:color w:val="9CDCFE"/>
          <w:sz w:val="24"/>
          <w:szCs w:val="24"/>
          <w:lang w:eastAsia="en-IN" w:bidi="hi-IN"/>
        </w:rPr>
        <w:t>%d</w:t>
      </w:r>
      <w:r w:rsidRPr="00EA1917">
        <w:rPr>
          <w:rFonts w:ascii="Consolas" w:eastAsia="Times New Roman" w:hAnsi="Consolas" w:cs="Times New Roman"/>
          <w:color w:val="CE9178"/>
          <w:sz w:val="24"/>
          <w:szCs w:val="24"/>
          <w:lang w:eastAsia="en-IN" w:bidi="hi-IN"/>
        </w:rPr>
        <w:t> </w:t>
      </w:r>
      <w:r w:rsidRPr="00EA1917">
        <w:rPr>
          <w:rFonts w:ascii="Consolas" w:eastAsia="Times New Roman" w:hAnsi="Consolas" w:cs="Times New Roman"/>
          <w:color w:val="D7BA7D"/>
          <w:sz w:val="24"/>
          <w:szCs w:val="24"/>
          <w:lang w:eastAsia="en-IN" w:bidi="hi-IN"/>
        </w:rPr>
        <w:t>\</w:t>
      </w:r>
      <w:proofErr w:type="spellStart"/>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count</w:t>
      </w:r>
      <w:proofErr w:type="spellEnd"/>
      <w:r w:rsidRPr="00EA1917">
        <w:rPr>
          <w:rFonts w:ascii="Consolas" w:eastAsia="Times New Roman" w:hAnsi="Consolas" w:cs="Times New Roman"/>
          <w:color w:val="D4D4D4"/>
          <w:sz w:val="24"/>
          <w:szCs w:val="24"/>
          <w:lang w:eastAsia="en-IN" w:bidi="hi-IN"/>
        </w:rPr>
        <w:t>);</w:t>
      </w:r>
    </w:p>
    <w:p w14:paraId="3E9620B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2071630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counteven</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char</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569CD6"/>
          <w:sz w:val="24"/>
          <w:szCs w:val="24"/>
          <w:lang w:eastAsia="en-IN" w:bidi="hi-IN"/>
        </w:rPr>
        <w:t>[]</w:t>
      </w:r>
      <w:r w:rsidRPr="00EA1917">
        <w:rPr>
          <w:rFonts w:ascii="Consolas" w:eastAsia="Times New Roman" w:hAnsi="Consolas" w:cs="Times New Roman"/>
          <w:color w:val="D4D4D4"/>
          <w:sz w:val="24"/>
          <w:szCs w:val="24"/>
          <w:lang w:eastAsia="en-IN" w:bidi="hi-IN"/>
        </w:rPr>
        <w:t>)</w:t>
      </w:r>
    </w:p>
    <w:p w14:paraId="38F18C0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25963CD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c</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0FA7E7F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while</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7BA7D"/>
          <w:sz w:val="24"/>
          <w:szCs w:val="24"/>
          <w:lang w:eastAsia="en-IN" w:bidi="hi-IN"/>
        </w:rPr>
        <w:t>\0</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377A672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lastRenderedPageBreak/>
        <w:t>    {</w:t>
      </w:r>
    </w:p>
    <w:p w14:paraId="6DD482D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2</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0CAC17A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c</w:t>
      </w:r>
      <w:r w:rsidRPr="00EA1917">
        <w:rPr>
          <w:rFonts w:ascii="Consolas" w:eastAsia="Times New Roman" w:hAnsi="Consolas" w:cs="Times New Roman"/>
          <w:color w:val="D4D4D4"/>
          <w:sz w:val="24"/>
          <w:szCs w:val="24"/>
          <w:lang w:eastAsia="en-IN" w:bidi="hi-IN"/>
        </w:rPr>
        <w:t>++</w:t>
      </w:r>
      <w:proofErr w:type="spellEnd"/>
      <w:r w:rsidRPr="00EA1917">
        <w:rPr>
          <w:rFonts w:ascii="Consolas" w:eastAsia="Times New Roman" w:hAnsi="Consolas" w:cs="Times New Roman"/>
          <w:color w:val="D4D4D4"/>
          <w:sz w:val="24"/>
          <w:szCs w:val="24"/>
          <w:lang w:eastAsia="en-IN" w:bidi="hi-IN"/>
        </w:rPr>
        <w:t>;</w:t>
      </w:r>
    </w:p>
    <w:p w14:paraId="4113EEE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34C2001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118983B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c</w:t>
      </w:r>
      <w:r w:rsidRPr="00EA1917">
        <w:rPr>
          <w:rFonts w:ascii="Consolas" w:eastAsia="Times New Roman" w:hAnsi="Consolas" w:cs="Times New Roman"/>
          <w:color w:val="D4D4D4"/>
          <w:sz w:val="24"/>
          <w:szCs w:val="24"/>
          <w:lang w:eastAsia="en-IN" w:bidi="hi-IN"/>
        </w:rPr>
        <w:t>;</w:t>
      </w:r>
    </w:p>
    <w:p w14:paraId="638DC5E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50EE66B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1080BD5E" w14:textId="64E769F9" w:rsidR="00EA1917" w:rsidRDefault="00EA1917" w:rsidP="0018617F">
      <w:pPr>
        <w:rPr>
          <w:b/>
          <w:bCs/>
        </w:rPr>
      </w:pPr>
    </w:p>
    <w:p w14:paraId="1CD95A17" w14:textId="76EAB380" w:rsidR="00EA1917" w:rsidRDefault="00EA1917" w:rsidP="0018617F">
      <w:pPr>
        <w:rPr>
          <w:b/>
          <w:bCs/>
        </w:rPr>
      </w:pPr>
      <w:r>
        <w:rPr>
          <w:b/>
          <w:bCs/>
          <w:noProof/>
        </w:rPr>
        <w:drawing>
          <wp:inline distT="0" distB="0" distL="0" distR="0" wp14:anchorId="595FAB2D" wp14:editId="1ABD9ADC">
            <wp:extent cx="5730240" cy="7848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71E5CF33" w14:textId="77777777" w:rsidR="00EA1917" w:rsidRDefault="00EA1917" w:rsidP="0018617F">
      <w:pPr>
        <w:rPr>
          <w:b/>
          <w:bCs/>
        </w:rPr>
      </w:pPr>
    </w:p>
    <w:p w14:paraId="2E821BB0" w14:textId="35ED7672" w:rsidR="0018617F" w:rsidRPr="0018617F" w:rsidRDefault="0018617F" w:rsidP="0018617F">
      <w:pPr>
        <w:rPr>
          <w:b/>
          <w:bCs/>
        </w:rPr>
      </w:pPr>
      <w:r w:rsidRPr="0018617F">
        <w:rPr>
          <w:b/>
          <w:bCs/>
        </w:rPr>
        <w:t xml:space="preserve">Q4. WAP to check whether a number is prime, Armstrong, perfect number or not using </w:t>
      </w:r>
    </w:p>
    <w:p w14:paraId="506CF9DD" w14:textId="77777777" w:rsidR="0018617F" w:rsidRPr="0018617F" w:rsidRDefault="0018617F" w:rsidP="0018617F">
      <w:pPr>
        <w:rPr>
          <w:b/>
          <w:bCs/>
        </w:rPr>
      </w:pPr>
      <w:r w:rsidRPr="0018617F">
        <w:rPr>
          <w:b/>
          <w:bCs/>
        </w:rPr>
        <w:t xml:space="preserve">functions. Kindly check the previous assignments (Assignments I to VI) to find the definitions </w:t>
      </w:r>
    </w:p>
    <w:p w14:paraId="7FBA85B2" w14:textId="77777777" w:rsidR="0018617F" w:rsidRPr="0018617F" w:rsidRDefault="0018617F" w:rsidP="0018617F">
      <w:pPr>
        <w:rPr>
          <w:b/>
          <w:bCs/>
        </w:rPr>
      </w:pPr>
      <w:r w:rsidRPr="0018617F">
        <w:rPr>
          <w:b/>
          <w:bCs/>
        </w:rPr>
        <w:t>of prime, Armstrong and perfect number.</w:t>
      </w:r>
    </w:p>
    <w:p w14:paraId="31A80BE1" w14:textId="77777777" w:rsidR="0018617F" w:rsidRPr="0018617F" w:rsidRDefault="0018617F" w:rsidP="0018617F">
      <w:pPr>
        <w:rPr>
          <w:b/>
          <w:bCs/>
        </w:rPr>
      </w:pPr>
      <w:r w:rsidRPr="0018617F">
        <w:rPr>
          <w:b/>
          <w:bCs/>
        </w:rPr>
        <w:t>The function prototype is as follows:</w:t>
      </w:r>
    </w:p>
    <w:p w14:paraId="16DC874A" w14:textId="77777777" w:rsidR="0018617F" w:rsidRPr="0018617F" w:rsidRDefault="0018617F" w:rsidP="0018617F">
      <w:pPr>
        <w:rPr>
          <w:b/>
          <w:bCs/>
        </w:rPr>
      </w:pPr>
      <w:r w:rsidRPr="0018617F">
        <w:rPr>
          <w:b/>
          <w:bCs/>
        </w:rPr>
        <w:t>/* Function declarations */</w:t>
      </w:r>
    </w:p>
    <w:p w14:paraId="253EDF7A" w14:textId="77777777" w:rsidR="0018617F" w:rsidRPr="0018617F" w:rsidRDefault="0018617F" w:rsidP="0018617F">
      <w:pPr>
        <w:rPr>
          <w:b/>
          <w:bCs/>
        </w:rPr>
      </w:pPr>
      <w:r w:rsidRPr="0018617F">
        <w:rPr>
          <w:b/>
          <w:bCs/>
        </w:rPr>
        <w:t xml:space="preserve">int Prime(int </w:t>
      </w:r>
      <w:proofErr w:type="spellStart"/>
      <w:r w:rsidRPr="0018617F">
        <w:rPr>
          <w:b/>
          <w:bCs/>
        </w:rPr>
        <w:t>num</w:t>
      </w:r>
      <w:proofErr w:type="spellEnd"/>
      <w:r w:rsidRPr="0018617F">
        <w:rPr>
          <w:b/>
          <w:bCs/>
        </w:rPr>
        <w:t>);</w:t>
      </w:r>
    </w:p>
    <w:p w14:paraId="78100AA2" w14:textId="77777777" w:rsidR="0018617F" w:rsidRPr="0018617F" w:rsidRDefault="0018617F" w:rsidP="0018617F">
      <w:pPr>
        <w:rPr>
          <w:b/>
          <w:bCs/>
        </w:rPr>
      </w:pPr>
      <w:r w:rsidRPr="0018617F">
        <w:rPr>
          <w:b/>
          <w:bCs/>
        </w:rPr>
        <w:t xml:space="preserve">int Armstrong(int </w:t>
      </w:r>
      <w:proofErr w:type="spellStart"/>
      <w:r w:rsidRPr="0018617F">
        <w:rPr>
          <w:b/>
          <w:bCs/>
        </w:rPr>
        <w:t>num</w:t>
      </w:r>
      <w:proofErr w:type="spellEnd"/>
      <w:r w:rsidRPr="0018617F">
        <w:rPr>
          <w:b/>
          <w:bCs/>
        </w:rPr>
        <w:t>);</w:t>
      </w:r>
    </w:p>
    <w:p w14:paraId="1A74D55A" w14:textId="77777777" w:rsidR="0018617F" w:rsidRPr="0018617F" w:rsidRDefault="0018617F" w:rsidP="0018617F">
      <w:pPr>
        <w:rPr>
          <w:b/>
          <w:bCs/>
        </w:rPr>
      </w:pPr>
      <w:r w:rsidRPr="0018617F">
        <w:rPr>
          <w:b/>
          <w:bCs/>
        </w:rPr>
        <w:t xml:space="preserve">int Perfect(int </w:t>
      </w:r>
      <w:proofErr w:type="spellStart"/>
      <w:r w:rsidRPr="0018617F">
        <w:rPr>
          <w:b/>
          <w:bCs/>
        </w:rPr>
        <w:t>num</w:t>
      </w:r>
      <w:proofErr w:type="spellEnd"/>
      <w:r w:rsidRPr="0018617F">
        <w:rPr>
          <w:b/>
          <w:bCs/>
        </w:rPr>
        <w:t>);</w:t>
      </w:r>
    </w:p>
    <w:p w14:paraId="0F2991C6" w14:textId="77777777" w:rsidR="0018617F" w:rsidRPr="0018617F" w:rsidRDefault="0018617F" w:rsidP="0018617F">
      <w:pPr>
        <w:rPr>
          <w:b/>
          <w:bCs/>
        </w:rPr>
      </w:pPr>
      <w:r w:rsidRPr="0018617F">
        <w:rPr>
          <w:b/>
          <w:bCs/>
        </w:rPr>
        <w:t>Example: Input</w:t>
      </w:r>
    </w:p>
    <w:p w14:paraId="48CA159F" w14:textId="77777777" w:rsidR="0018617F" w:rsidRPr="0018617F" w:rsidRDefault="0018617F" w:rsidP="0018617F">
      <w:pPr>
        <w:rPr>
          <w:b/>
          <w:bCs/>
        </w:rPr>
      </w:pPr>
      <w:r w:rsidRPr="0018617F">
        <w:rPr>
          <w:b/>
          <w:bCs/>
        </w:rPr>
        <w:t>Input any number: 11</w:t>
      </w:r>
    </w:p>
    <w:p w14:paraId="0BAC538D" w14:textId="77777777" w:rsidR="0018617F" w:rsidRPr="0018617F" w:rsidRDefault="0018617F" w:rsidP="0018617F">
      <w:pPr>
        <w:rPr>
          <w:b/>
          <w:bCs/>
        </w:rPr>
      </w:pPr>
      <w:r w:rsidRPr="0018617F">
        <w:rPr>
          <w:b/>
          <w:bCs/>
        </w:rPr>
        <w:t>Output</w:t>
      </w:r>
    </w:p>
    <w:p w14:paraId="6D0DF314" w14:textId="77777777" w:rsidR="0018617F" w:rsidRPr="0018617F" w:rsidRDefault="0018617F" w:rsidP="0018617F">
      <w:pPr>
        <w:rPr>
          <w:b/>
          <w:bCs/>
        </w:rPr>
      </w:pPr>
      <w:r w:rsidRPr="0018617F">
        <w:rPr>
          <w:b/>
          <w:bCs/>
        </w:rPr>
        <w:t>11 is prime number</w:t>
      </w:r>
    </w:p>
    <w:p w14:paraId="4B334292" w14:textId="77777777" w:rsidR="0018617F" w:rsidRPr="0018617F" w:rsidRDefault="0018617F" w:rsidP="0018617F">
      <w:pPr>
        <w:rPr>
          <w:b/>
          <w:bCs/>
        </w:rPr>
      </w:pPr>
      <w:r w:rsidRPr="0018617F">
        <w:rPr>
          <w:b/>
          <w:bCs/>
        </w:rPr>
        <w:t>11 is not a Armstrong number</w:t>
      </w:r>
    </w:p>
    <w:p w14:paraId="088DC212" w14:textId="24F51D94" w:rsidR="0018617F" w:rsidRDefault="0018617F" w:rsidP="0018617F">
      <w:pPr>
        <w:rPr>
          <w:b/>
          <w:bCs/>
        </w:rPr>
      </w:pPr>
      <w:r w:rsidRPr="0018617F">
        <w:rPr>
          <w:b/>
          <w:bCs/>
        </w:rPr>
        <w:t>11 is not a perfect number</w:t>
      </w:r>
    </w:p>
    <w:p w14:paraId="3F9E721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3C8C472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6C93AA9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#include&lt;stdio.h&gt;</w:t>
      </w:r>
    </w:p>
    <w:p w14:paraId="78045ED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#include&lt;math.h&gt;</w:t>
      </w:r>
    </w:p>
    <w:p w14:paraId="5AB80F7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62351CB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int prime(int);</w:t>
      </w:r>
    </w:p>
    <w:p w14:paraId="2A9BA14D"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int </w:t>
      </w:r>
      <w:proofErr w:type="spellStart"/>
      <w:r w:rsidRPr="00EA1917">
        <w:rPr>
          <w:rFonts w:ascii="Consolas" w:eastAsia="Times New Roman" w:hAnsi="Consolas" w:cs="Times New Roman"/>
          <w:color w:val="6A9955"/>
          <w:sz w:val="24"/>
          <w:szCs w:val="24"/>
          <w:lang w:eastAsia="en-IN" w:bidi="hi-IN"/>
        </w:rPr>
        <w:t>armstrong</w:t>
      </w:r>
      <w:proofErr w:type="spellEnd"/>
      <w:r w:rsidRPr="00EA1917">
        <w:rPr>
          <w:rFonts w:ascii="Consolas" w:eastAsia="Times New Roman" w:hAnsi="Consolas" w:cs="Times New Roman"/>
          <w:color w:val="6A9955"/>
          <w:sz w:val="24"/>
          <w:szCs w:val="24"/>
          <w:lang w:eastAsia="en-IN" w:bidi="hi-IN"/>
        </w:rPr>
        <w:t>(int);</w:t>
      </w:r>
    </w:p>
    <w:p w14:paraId="2F87D46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int perfect(int);</w:t>
      </w:r>
    </w:p>
    <w:p w14:paraId="08EB32B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4204F65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void main()</w:t>
      </w:r>
    </w:p>
    <w:p w14:paraId="536B1E0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4F6AE14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int n,t1,t2,t3;</w:t>
      </w:r>
    </w:p>
    <w:p w14:paraId="5250731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printf("enter the number to check whether it is prime, Armstrong, perfect number or not :\n");</w:t>
      </w:r>
    </w:p>
    <w:p w14:paraId="735C62E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scanf</w:t>
      </w:r>
      <w:proofErr w:type="spellEnd"/>
      <w:r w:rsidRPr="00EA1917">
        <w:rPr>
          <w:rFonts w:ascii="Consolas" w:eastAsia="Times New Roman" w:hAnsi="Consolas" w:cs="Times New Roman"/>
          <w:color w:val="6A9955"/>
          <w:sz w:val="24"/>
          <w:szCs w:val="24"/>
          <w:lang w:eastAsia="en-IN" w:bidi="hi-IN"/>
        </w:rPr>
        <w:t>("%</w:t>
      </w:r>
      <w:proofErr w:type="spellStart"/>
      <w:r w:rsidRPr="00EA1917">
        <w:rPr>
          <w:rFonts w:ascii="Consolas" w:eastAsia="Times New Roman" w:hAnsi="Consolas" w:cs="Times New Roman"/>
          <w:color w:val="6A9955"/>
          <w:sz w:val="24"/>
          <w:szCs w:val="24"/>
          <w:lang w:eastAsia="en-IN" w:bidi="hi-IN"/>
        </w:rPr>
        <w:t>d",&amp;n</w:t>
      </w:r>
      <w:proofErr w:type="spellEnd"/>
      <w:r w:rsidRPr="00EA1917">
        <w:rPr>
          <w:rFonts w:ascii="Consolas" w:eastAsia="Times New Roman" w:hAnsi="Consolas" w:cs="Times New Roman"/>
          <w:color w:val="6A9955"/>
          <w:sz w:val="24"/>
          <w:szCs w:val="24"/>
          <w:lang w:eastAsia="en-IN" w:bidi="hi-IN"/>
        </w:rPr>
        <w:t>);</w:t>
      </w:r>
    </w:p>
    <w:p w14:paraId="3A4BAD3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t1=prime(n);</w:t>
      </w:r>
    </w:p>
    <w:p w14:paraId="0441A4F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t2=</w:t>
      </w:r>
      <w:proofErr w:type="spellStart"/>
      <w:r w:rsidRPr="00EA1917">
        <w:rPr>
          <w:rFonts w:ascii="Consolas" w:eastAsia="Times New Roman" w:hAnsi="Consolas" w:cs="Times New Roman"/>
          <w:color w:val="6A9955"/>
          <w:sz w:val="24"/>
          <w:szCs w:val="24"/>
          <w:lang w:eastAsia="en-IN" w:bidi="hi-IN"/>
        </w:rPr>
        <w:t>armstrong</w:t>
      </w:r>
      <w:proofErr w:type="spellEnd"/>
      <w:r w:rsidRPr="00EA1917">
        <w:rPr>
          <w:rFonts w:ascii="Consolas" w:eastAsia="Times New Roman" w:hAnsi="Consolas" w:cs="Times New Roman"/>
          <w:color w:val="6A9955"/>
          <w:sz w:val="24"/>
          <w:szCs w:val="24"/>
          <w:lang w:eastAsia="en-IN" w:bidi="hi-IN"/>
        </w:rPr>
        <w:t>(n);</w:t>
      </w:r>
    </w:p>
    <w:p w14:paraId="6561C30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t3=perfect(n);</w:t>
      </w:r>
    </w:p>
    <w:p w14:paraId="72850CE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754D272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int prime(int </w:t>
      </w:r>
      <w:proofErr w:type="spellStart"/>
      <w:r w:rsidRPr="00EA1917">
        <w:rPr>
          <w:rFonts w:ascii="Consolas" w:eastAsia="Times New Roman" w:hAnsi="Consolas" w:cs="Times New Roman"/>
          <w:color w:val="6A9955"/>
          <w:sz w:val="24"/>
          <w:szCs w:val="24"/>
          <w:lang w:eastAsia="en-IN" w:bidi="hi-IN"/>
        </w:rPr>
        <w:t>num</w:t>
      </w:r>
      <w:proofErr w:type="spellEnd"/>
      <w:r w:rsidRPr="00EA1917">
        <w:rPr>
          <w:rFonts w:ascii="Consolas" w:eastAsia="Times New Roman" w:hAnsi="Consolas" w:cs="Times New Roman"/>
          <w:color w:val="6A9955"/>
          <w:sz w:val="24"/>
          <w:szCs w:val="24"/>
          <w:lang w:eastAsia="en-IN" w:bidi="hi-IN"/>
        </w:rPr>
        <w:t>)</w:t>
      </w:r>
    </w:p>
    <w:p w14:paraId="2BE3DB3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5F5D6A9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int tag=0;</w:t>
      </w:r>
    </w:p>
    <w:p w14:paraId="1DCE7FF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for(int </w:t>
      </w:r>
      <w:proofErr w:type="spellStart"/>
      <w:r w:rsidRPr="00EA1917">
        <w:rPr>
          <w:rFonts w:ascii="Consolas" w:eastAsia="Times New Roman" w:hAnsi="Consolas" w:cs="Times New Roman"/>
          <w:color w:val="6A9955"/>
          <w:sz w:val="24"/>
          <w:szCs w:val="24"/>
          <w:lang w:eastAsia="en-IN" w:bidi="hi-IN"/>
        </w:rPr>
        <w:t>i</w:t>
      </w:r>
      <w:proofErr w:type="spellEnd"/>
      <w:r w:rsidRPr="00EA1917">
        <w:rPr>
          <w:rFonts w:ascii="Consolas" w:eastAsia="Times New Roman" w:hAnsi="Consolas" w:cs="Times New Roman"/>
          <w:color w:val="6A9955"/>
          <w:sz w:val="24"/>
          <w:szCs w:val="24"/>
          <w:lang w:eastAsia="en-IN" w:bidi="hi-IN"/>
        </w:rPr>
        <w:t>=2;i*</w:t>
      </w:r>
      <w:proofErr w:type="spellStart"/>
      <w:r w:rsidRPr="00EA1917">
        <w:rPr>
          <w:rFonts w:ascii="Consolas" w:eastAsia="Times New Roman" w:hAnsi="Consolas" w:cs="Times New Roman"/>
          <w:color w:val="6A9955"/>
          <w:sz w:val="24"/>
          <w:szCs w:val="24"/>
          <w:lang w:eastAsia="en-IN" w:bidi="hi-IN"/>
        </w:rPr>
        <w:t>i</w:t>
      </w:r>
      <w:proofErr w:type="spellEnd"/>
      <w:r w:rsidRPr="00EA1917">
        <w:rPr>
          <w:rFonts w:ascii="Consolas" w:eastAsia="Times New Roman" w:hAnsi="Consolas" w:cs="Times New Roman"/>
          <w:color w:val="6A9955"/>
          <w:sz w:val="24"/>
          <w:szCs w:val="24"/>
          <w:lang w:eastAsia="en-IN" w:bidi="hi-IN"/>
        </w:rPr>
        <w:t>&lt;=</w:t>
      </w:r>
      <w:proofErr w:type="spellStart"/>
      <w:r w:rsidRPr="00EA1917">
        <w:rPr>
          <w:rFonts w:ascii="Consolas" w:eastAsia="Times New Roman" w:hAnsi="Consolas" w:cs="Times New Roman"/>
          <w:color w:val="6A9955"/>
          <w:sz w:val="24"/>
          <w:szCs w:val="24"/>
          <w:lang w:eastAsia="en-IN" w:bidi="hi-IN"/>
        </w:rPr>
        <w:t>num;i</w:t>
      </w:r>
      <w:proofErr w:type="spellEnd"/>
      <w:r w:rsidRPr="00EA1917">
        <w:rPr>
          <w:rFonts w:ascii="Consolas" w:eastAsia="Times New Roman" w:hAnsi="Consolas" w:cs="Times New Roman"/>
          <w:color w:val="6A9955"/>
          <w:sz w:val="24"/>
          <w:szCs w:val="24"/>
          <w:lang w:eastAsia="en-IN" w:bidi="hi-IN"/>
        </w:rPr>
        <w:t>++)</w:t>
      </w:r>
    </w:p>
    <w:p w14:paraId="160F01A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58BFAAAD"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if(</w:t>
      </w:r>
      <w:proofErr w:type="spellStart"/>
      <w:r w:rsidRPr="00EA1917">
        <w:rPr>
          <w:rFonts w:ascii="Consolas" w:eastAsia="Times New Roman" w:hAnsi="Consolas" w:cs="Times New Roman"/>
          <w:color w:val="6A9955"/>
          <w:sz w:val="24"/>
          <w:szCs w:val="24"/>
          <w:lang w:eastAsia="en-IN" w:bidi="hi-IN"/>
        </w:rPr>
        <w:t>num%i</w:t>
      </w:r>
      <w:proofErr w:type="spellEnd"/>
      <w:r w:rsidRPr="00EA1917">
        <w:rPr>
          <w:rFonts w:ascii="Consolas" w:eastAsia="Times New Roman" w:hAnsi="Consolas" w:cs="Times New Roman"/>
          <w:color w:val="6A9955"/>
          <w:sz w:val="24"/>
          <w:szCs w:val="24"/>
          <w:lang w:eastAsia="en-IN" w:bidi="hi-IN"/>
        </w:rPr>
        <w:t>==0)</w:t>
      </w:r>
    </w:p>
    <w:p w14:paraId="4C03997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41237CA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tag=1;</w:t>
      </w:r>
    </w:p>
    <w:p w14:paraId="0971769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break;</w:t>
      </w:r>
    </w:p>
    <w:p w14:paraId="60DE947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55F2290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461D4AF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6CD2840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if(tag==0)</w:t>
      </w:r>
    </w:p>
    <w:p w14:paraId="6320029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printf</w:t>
      </w:r>
      <w:proofErr w:type="spellEnd"/>
      <w:r w:rsidRPr="00EA1917">
        <w:rPr>
          <w:rFonts w:ascii="Consolas" w:eastAsia="Times New Roman" w:hAnsi="Consolas" w:cs="Times New Roman"/>
          <w:color w:val="6A9955"/>
          <w:sz w:val="24"/>
          <w:szCs w:val="24"/>
          <w:lang w:eastAsia="en-IN" w:bidi="hi-IN"/>
        </w:rPr>
        <w:t>("the entered number is prime!\n");</w:t>
      </w:r>
    </w:p>
    <w:p w14:paraId="5E114DD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else</w:t>
      </w:r>
    </w:p>
    <w:p w14:paraId="58E37D1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printf</w:t>
      </w:r>
      <w:proofErr w:type="spellEnd"/>
      <w:r w:rsidRPr="00EA1917">
        <w:rPr>
          <w:rFonts w:ascii="Consolas" w:eastAsia="Times New Roman" w:hAnsi="Consolas" w:cs="Times New Roman"/>
          <w:color w:val="6A9955"/>
          <w:sz w:val="24"/>
          <w:szCs w:val="24"/>
          <w:lang w:eastAsia="en-IN" w:bidi="hi-IN"/>
        </w:rPr>
        <w:t>("the entered number is not prime!\n");</w:t>
      </w:r>
    </w:p>
    <w:p w14:paraId="2A434C6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return 0;</w:t>
      </w:r>
    </w:p>
    <w:p w14:paraId="72D6CBD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3557727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int </w:t>
      </w:r>
      <w:proofErr w:type="spellStart"/>
      <w:r w:rsidRPr="00EA1917">
        <w:rPr>
          <w:rFonts w:ascii="Consolas" w:eastAsia="Times New Roman" w:hAnsi="Consolas" w:cs="Times New Roman"/>
          <w:color w:val="6A9955"/>
          <w:sz w:val="24"/>
          <w:szCs w:val="24"/>
          <w:lang w:eastAsia="en-IN" w:bidi="hi-IN"/>
        </w:rPr>
        <w:t>armstrong</w:t>
      </w:r>
      <w:proofErr w:type="spellEnd"/>
      <w:r w:rsidRPr="00EA1917">
        <w:rPr>
          <w:rFonts w:ascii="Consolas" w:eastAsia="Times New Roman" w:hAnsi="Consolas" w:cs="Times New Roman"/>
          <w:color w:val="6A9955"/>
          <w:sz w:val="24"/>
          <w:szCs w:val="24"/>
          <w:lang w:eastAsia="en-IN" w:bidi="hi-IN"/>
        </w:rPr>
        <w:t>(int </w:t>
      </w:r>
      <w:proofErr w:type="spellStart"/>
      <w:r w:rsidRPr="00EA1917">
        <w:rPr>
          <w:rFonts w:ascii="Consolas" w:eastAsia="Times New Roman" w:hAnsi="Consolas" w:cs="Times New Roman"/>
          <w:color w:val="6A9955"/>
          <w:sz w:val="24"/>
          <w:szCs w:val="24"/>
          <w:lang w:eastAsia="en-IN" w:bidi="hi-IN"/>
        </w:rPr>
        <w:t>num</w:t>
      </w:r>
      <w:proofErr w:type="spellEnd"/>
      <w:r w:rsidRPr="00EA1917">
        <w:rPr>
          <w:rFonts w:ascii="Consolas" w:eastAsia="Times New Roman" w:hAnsi="Consolas" w:cs="Times New Roman"/>
          <w:color w:val="6A9955"/>
          <w:sz w:val="24"/>
          <w:szCs w:val="24"/>
          <w:lang w:eastAsia="en-IN" w:bidi="hi-IN"/>
        </w:rPr>
        <w:t>)</w:t>
      </w:r>
    </w:p>
    <w:p w14:paraId="76D00ED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26D5F10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int </w:t>
      </w:r>
      <w:proofErr w:type="spellStart"/>
      <w:r w:rsidRPr="00EA1917">
        <w:rPr>
          <w:rFonts w:ascii="Consolas" w:eastAsia="Times New Roman" w:hAnsi="Consolas" w:cs="Times New Roman"/>
          <w:color w:val="6A9955"/>
          <w:sz w:val="24"/>
          <w:szCs w:val="24"/>
          <w:lang w:eastAsia="en-IN" w:bidi="hi-IN"/>
        </w:rPr>
        <w:t>a,b</w:t>
      </w:r>
      <w:proofErr w:type="spellEnd"/>
      <w:r w:rsidRPr="00EA1917">
        <w:rPr>
          <w:rFonts w:ascii="Consolas" w:eastAsia="Times New Roman" w:hAnsi="Consolas" w:cs="Times New Roman"/>
          <w:color w:val="6A9955"/>
          <w:sz w:val="24"/>
          <w:szCs w:val="24"/>
          <w:lang w:eastAsia="en-IN" w:bidi="hi-IN"/>
        </w:rPr>
        <w:t>=</w:t>
      </w:r>
      <w:proofErr w:type="spellStart"/>
      <w:r w:rsidRPr="00EA1917">
        <w:rPr>
          <w:rFonts w:ascii="Consolas" w:eastAsia="Times New Roman" w:hAnsi="Consolas" w:cs="Times New Roman"/>
          <w:color w:val="6A9955"/>
          <w:sz w:val="24"/>
          <w:szCs w:val="24"/>
          <w:lang w:eastAsia="en-IN" w:bidi="hi-IN"/>
        </w:rPr>
        <w:t>num,n</w:t>
      </w:r>
      <w:proofErr w:type="spellEnd"/>
      <w:r w:rsidRPr="00EA1917">
        <w:rPr>
          <w:rFonts w:ascii="Consolas" w:eastAsia="Times New Roman" w:hAnsi="Consolas" w:cs="Times New Roman"/>
          <w:color w:val="6A9955"/>
          <w:sz w:val="24"/>
          <w:szCs w:val="24"/>
          <w:lang w:eastAsia="en-IN" w:bidi="hi-IN"/>
        </w:rPr>
        <w:t>=0,i=0;</w:t>
      </w:r>
    </w:p>
    <w:p w14:paraId="788C3F8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while(b!=0)</w:t>
      </w:r>
    </w:p>
    <w:p w14:paraId="376E21C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171242A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a=b-(b/10)*10;</w:t>
      </w:r>
    </w:p>
    <w:p w14:paraId="3292FFF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b=b/10;</w:t>
      </w:r>
    </w:p>
    <w:p w14:paraId="4C71982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i</w:t>
      </w:r>
      <w:proofErr w:type="spellEnd"/>
      <w:r w:rsidRPr="00EA1917">
        <w:rPr>
          <w:rFonts w:ascii="Consolas" w:eastAsia="Times New Roman" w:hAnsi="Consolas" w:cs="Times New Roman"/>
          <w:color w:val="6A9955"/>
          <w:sz w:val="24"/>
          <w:szCs w:val="24"/>
          <w:lang w:eastAsia="en-IN" w:bidi="hi-IN"/>
        </w:rPr>
        <w:t>++;</w:t>
      </w:r>
    </w:p>
    <w:p w14:paraId="3CE683E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725E30A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a=0;b=</w:t>
      </w:r>
      <w:proofErr w:type="spellStart"/>
      <w:r w:rsidRPr="00EA1917">
        <w:rPr>
          <w:rFonts w:ascii="Consolas" w:eastAsia="Times New Roman" w:hAnsi="Consolas" w:cs="Times New Roman"/>
          <w:color w:val="6A9955"/>
          <w:sz w:val="24"/>
          <w:szCs w:val="24"/>
          <w:lang w:eastAsia="en-IN" w:bidi="hi-IN"/>
        </w:rPr>
        <w:t>num</w:t>
      </w:r>
      <w:proofErr w:type="spellEnd"/>
      <w:r w:rsidRPr="00EA1917">
        <w:rPr>
          <w:rFonts w:ascii="Consolas" w:eastAsia="Times New Roman" w:hAnsi="Consolas" w:cs="Times New Roman"/>
          <w:color w:val="6A9955"/>
          <w:sz w:val="24"/>
          <w:szCs w:val="24"/>
          <w:lang w:eastAsia="en-IN" w:bidi="hi-IN"/>
        </w:rPr>
        <w:t>;</w:t>
      </w:r>
    </w:p>
    <w:p w14:paraId="227DF97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for(int j=0;j&lt;</w:t>
      </w:r>
      <w:proofErr w:type="spellStart"/>
      <w:r w:rsidRPr="00EA1917">
        <w:rPr>
          <w:rFonts w:ascii="Consolas" w:eastAsia="Times New Roman" w:hAnsi="Consolas" w:cs="Times New Roman"/>
          <w:color w:val="6A9955"/>
          <w:sz w:val="24"/>
          <w:szCs w:val="24"/>
          <w:lang w:eastAsia="en-IN" w:bidi="hi-IN"/>
        </w:rPr>
        <w:t>i;j</w:t>
      </w:r>
      <w:proofErr w:type="spellEnd"/>
      <w:r w:rsidRPr="00EA1917">
        <w:rPr>
          <w:rFonts w:ascii="Consolas" w:eastAsia="Times New Roman" w:hAnsi="Consolas" w:cs="Times New Roman"/>
          <w:color w:val="6A9955"/>
          <w:sz w:val="24"/>
          <w:szCs w:val="24"/>
          <w:lang w:eastAsia="en-IN" w:bidi="hi-IN"/>
        </w:rPr>
        <w:t>++)</w:t>
      </w:r>
    </w:p>
    <w:p w14:paraId="55D8596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67EB3C2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a=b-(b/10)*10;</w:t>
      </w:r>
    </w:p>
    <w:p w14:paraId="466EAB2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lastRenderedPageBreak/>
        <w:t>        b=b/10;</w:t>
      </w:r>
    </w:p>
    <w:p w14:paraId="1EA9105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n+=pow(</w:t>
      </w:r>
      <w:proofErr w:type="spellStart"/>
      <w:r w:rsidRPr="00EA1917">
        <w:rPr>
          <w:rFonts w:ascii="Consolas" w:eastAsia="Times New Roman" w:hAnsi="Consolas" w:cs="Times New Roman"/>
          <w:color w:val="6A9955"/>
          <w:sz w:val="24"/>
          <w:szCs w:val="24"/>
          <w:lang w:eastAsia="en-IN" w:bidi="hi-IN"/>
        </w:rPr>
        <w:t>a,i</w:t>
      </w:r>
      <w:proofErr w:type="spellEnd"/>
      <w:r w:rsidRPr="00EA1917">
        <w:rPr>
          <w:rFonts w:ascii="Consolas" w:eastAsia="Times New Roman" w:hAnsi="Consolas" w:cs="Times New Roman"/>
          <w:color w:val="6A9955"/>
          <w:sz w:val="24"/>
          <w:szCs w:val="24"/>
          <w:lang w:eastAsia="en-IN" w:bidi="hi-IN"/>
        </w:rPr>
        <w:t>);</w:t>
      </w:r>
    </w:p>
    <w:p w14:paraId="56E3FE1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0398A70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if(n==</w:t>
      </w:r>
      <w:proofErr w:type="spellStart"/>
      <w:r w:rsidRPr="00EA1917">
        <w:rPr>
          <w:rFonts w:ascii="Consolas" w:eastAsia="Times New Roman" w:hAnsi="Consolas" w:cs="Times New Roman"/>
          <w:color w:val="6A9955"/>
          <w:sz w:val="24"/>
          <w:szCs w:val="24"/>
          <w:lang w:eastAsia="en-IN" w:bidi="hi-IN"/>
        </w:rPr>
        <w:t>num</w:t>
      </w:r>
      <w:proofErr w:type="spellEnd"/>
      <w:r w:rsidRPr="00EA1917">
        <w:rPr>
          <w:rFonts w:ascii="Consolas" w:eastAsia="Times New Roman" w:hAnsi="Consolas" w:cs="Times New Roman"/>
          <w:color w:val="6A9955"/>
          <w:sz w:val="24"/>
          <w:szCs w:val="24"/>
          <w:lang w:eastAsia="en-IN" w:bidi="hi-IN"/>
        </w:rPr>
        <w:t>)</w:t>
      </w:r>
    </w:p>
    <w:p w14:paraId="124D9BF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printf</w:t>
      </w:r>
      <w:proofErr w:type="spellEnd"/>
      <w:r w:rsidRPr="00EA1917">
        <w:rPr>
          <w:rFonts w:ascii="Consolas" w:eastAsia="Times New Roman" w:hAnsi="Consolas" w:cs="Times New Roman"/>
          <w:color w:val="6A9955"/>
          <w:sz w:val="24"/>
          <w:szCs w:val="24"/>
          <w:lang w:eastAsia="en-IN" w:bidi="hi-IN"/>
        </w:rPr>
        <w:t>("the entered number is a </w:t>
      </w:r>
      <w:proofErr w:type="spellStart"/>
      <w:r w:rsidRPr="00EA1917">
        <w:rPr>
          <w:rFonts w:ascii="Consolas" w:eastAsia="Times New Roman" w:hAnsi="Consolas" w:cs="Times New Roman"/>
          <w:color w:val="6A9955"/>
          <w:sz w:val="24"/>
          <w:szCs w:val="24"/>
          <w:lang w:eastAsia="en-IN" w:bidi="hi-IN"/>
        </w:rPr>
        <w:t>armstrong</w:t>
      </w:r>
      <w:proofErr w:type="spellEnd"/>
      <w:r w:rsidRPr="00EA1917">
        <w:rPr>
          <w:rFonts w:ascii="Consolas" w:eastAsia="Times New Roman" w:hAnsi="Consolas" w:cs="Times New Roman"/>
          <w:color w:val="6A9955"/>
          <w:sz w:val="24"/>
          <w:szCs w:val="24"/>
          <w:lang w:eastAsia="en-IN" w:bidi="hi-IN"/>
        </w:rPr>
        <w:t>!\n");</w:t>
      </w:r>
    </w:p>
    <w:p w14:paraId="4665A22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else</w:t>
      </w:r>
    </w:p>
    <w:p w14:paraId="4409C3C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printf</w:t>
      </w:r>
      <w:proofErr w:type="spellEnd"/>
      <w:r w:rsidRPr="00EA1917">
        <w:rPr>
          <w:rFonts w:ascii="Consolas" w:eastAsia="Times New Roman" w:hAnsi="Consolas" w:cs="Times New Roman"/>
          <w:color w:val="6A9955"/>
          <w:sz w:val="24"/>
          <w:szCs w:val="24"/>
          <w:lang w:eastAsia="en-IN" w:bidi="hi-IN"/>
        </w:rPr>
        <w:t>("the entered </w:t>
      </w:r>
      <w:proofErr w:type="spellStart"/>
      <w:r w:rsidRPr="00EA1917">
        <w:rPr>
          <w:rFonts w:ascii="Consolas" w:eastAsia="Times New Roman" w:hAnsi="Consolas" w:cs="Times New Roman"/>
          <w:color w:val="6A9955"/>
          <w:sz w:val="24"/>
          <w:szCs w:val="24"/>
          <w:lang w:eastAsia="en-IN" w:bidi="hi-IN"/>
        </w:rPr>
        <w:t>mumber</w:t>
      </w:r>
      <w:proofErr w:type="spellEnd"/>
      <w:r w:rsidRPr="00EA1917">
        <w:rPr>
          <w:rFonts w:ascii="Consolas" w:eastAsia="Times New Roman" w:hAnsi="Consolas" w:cs="Times New Roman"/>
          <w:color w:val="6A9955"/>
          <w:sz w:val="24"/>
          <w:szCs w:val="24"/>
          <w:lang w:eastAsia="en-IN" w:bidi="hi-IN"/>
        </w:rPr>
        <w:t> is not a </w:t>
      </w:r>
      <w:proofErr w:type="spellStart"/>
      <w:r w:rsidRPr="00EA1917">
        <w:rPr>
          <w:rFonts w:ascii="Consolas" w:eastAsia="Times New Roman" w:hAnsi="Consolas" w:cs="Times New Roman"/>
          <w:color w:val="6A9955"/>
          <w:sz w:val="24"/>
          <w:szCs w:val="24"/>
          <w:lang w:eastAsia="en-IN" w:bidi="hi-IN"/>
        </w:rPr>
        <w:t>armstrong</w:t>
      </w:r>
      <w:proofErr w:type="spellEnd"/>
      <w:r w:rsidRPr="00EA1917">
        <w:rPr>
          <w:rFonts w:ascii="Consolas" w:eastAsia="Times New Roman" w:hAnsi="Consolas" w:cs="Times New Roman"/>
          <w:color w:val="6A9955"/>
          <w:sz w:val="24"/>
          <w:szCs w:val="24"/>
          <w:lang w:eastAsia="en-IN" w:bidi="hi-IN"/>
        </w:rPr>
        <w:t>!\n");</w:t>
      </w:r>
    </w:p>
    <w:p w14:paraId="45A953F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0C06B89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return 0;</w:t>
      </w:r>
    </w:p>
    <w:p w14:paraId="78E469D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6DBD805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int perfect(int </w:t>
      </w:r>
      <w:proofErr w:type="spellStart"/>
      <w:r w:rsidRPr="00EA1917">
        <w:rPr>
          <w:rFonts w:ascii="Consolas" w:eastAsia="Times New Roman" w:hAnsi="Consolas" w:cs="Times New Roman"/>
          <w:color w:val="6A9955"/>
          <w:sz w:val="24"/>
          <w:szCs w:val="24"/>
          <w:lang w:eastAsia="en-IN" w:bidi="hi-IN"/>
        </w:rPr>
        <w:t>num</w:t>
      </w:r>
      <w:proofErr w:type="spellEnd"/>
      <w:r w:rsidRPr="00EA1917">
        <w:rPr>
          <w:rFonts w:ascii="Consolas" w:eastAsia="Times New Roman" w:hAnsi="Consolas" w:cs="Times New Roman"/>
          <w:color w:val="6A9955"/>
          <w:sz w:val="24"/>
          <w:szCs w:val="24"/>
          <w:lang w:eastAsia="en-IN" w:bidi="hi-IN"/>
        </w:rPr>
        <w:t>)</w:t>
      </w:r>
    </w:p>
    <w:p w14:paraId="19F2B4ED"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0F1397A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int a=0,b,c;</w:t>
      </w:r>
    </w:p>
    <w:p w14:paraId="7DAEAEC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for(int </w:t>
      </w:r>
      <w:proofErr w:type="spellStart"/>
      <w:r w:rsidRPr="00EA1917">
        <w:rPr>
          <w:rFonts w:ascii="Consolas" w:eastAsia="Times New Roman" w:hAnsi="Consolas" w:cs="Times New Roman"/>
          <w:color w:val="6A9955"/>
          <w:sz w:val="24"/>
          <w:szCs w:val="24"/>
          <w:lang w:eastAsia="en-IN" w:bidi="hi-IN"/>
        </w:rPr>
        <w:t>i</w:t>
      </w:r>
      <w:proofErr w:type="spellEnd"/>
      <w:r w:rsidRPr="00EA1917">
        <w:rPr>
          <w:rFonts w:ascii="Consolas" w:eastAsia="Times New Roman" w:hAnsi="Consolas" w:cs="Times New Roman"/>
          <w:color w:val="6A9955"/>
          <w:sz w:val="24"/>
          <w:szCs w:val="24"/>
          <w:lang w:eastAsia="en-IN" w:bidi="hi-IN"/>
        </w:rPr>
        <w:t>=1;i&lt;</w:t>
      </w:r>
      <w:proofErr w:type="spellStart"/>
      <w:r w:rsidRPr="00EA1917">
        <w:rPr>
          <w:rFonts w:ascii="Consolas" w:eastAsia="Times New Roman" w:hAnsi="Consolas" w:cs="Times New Roman"/>
          <w:color w:val="6A9955"/>
          <w:sz w:val="24"/>
          <w:szCs w:val="24"/>
          <w:lang w:eastAsia="en-IN" w:bidi="hi-IN"/>
        </w:rPr>
        <w:t>num;i</w:t>
      </w:r>
      <w:proofErr w:type="spellEnd"/>
      <w:r w:rsidRPr="00EA1917">
        <w:rPr>
          <w:rFonts w:ascii="Consolas" w:eastAsia="Times New Roman" w:hAnsi="Consolas" w:cs="Times New Roman"/>
          <w:color w:val="6A9955"/>
          <w:sz w:val="24"/>
          <w:szCs w:val="24"/>
          <w:lang w:eastAsia="en-IN" w:bidi="hi-IN"/>
        </w:rPr>
        <w:t>++)</w:t>
      </w:r>
    </w:p>
    <w:p w14:paraId="3174B7F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65C2D30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if(</w:t>
      </w:r>
      <w:proofErr w:type="spellStart"/>
      <w:r w:rsidRPr="00EA1917">
        <w:rPr>
          <w:rFonts w:ascii="Consolas" w:eastAsia="Times New Roman" w:hAnsi="Consolas" w:cs="Times New Roman"/>
          <w:color w:val="6A9955"/>
          <w:sz w:val="24"/>
          <w:szCs w:val="24"/>
          <w:lang w:eastAsia="en-IN" w:bidi="hi-IN"/>
        </w:rPr>
        <w:t>num%i</w:t>
      </w:r>
      <w:proofErr w:type="spellEnd"/>
      <w:r w:rsidRPr="00EA1917">
        <w:rPr>
          <w:rFonts w:ascii="Consolas" w:eastAsia="Times New Roman" w:hAnsi="Consolas" w:cs="Times New Roman"/>
          <w:color w:val="6A9955"/>
          <w:sz w:val="24"/>
          <w:szCs w:val="24"/>
          <w:lang w:eastAsia="en-IN" w:bidi="hi-IN"/>
        </w:rPr>
        <w:t>==0)</w:t>
      </w:r>
    </w:p>
    <w:p w14:paraId="7E25976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a+=</w:t>
      </w:r>
      <w:proofErr w:type="spellStart"/>
      <w:r w:rsidRPr="00EA1917">
        <w:rPr>
          <w:rFonts w:ascii="Consolas" w:eastAsia="Times New Roman" w:hAnsi="Consolas" w:cs="Times New Roman"/>
          <w:color w:val="6A9955"/>
          <w:sz w:val="24"/>
          <w:szCs w:val="24"/>
          <w:lang w:eastAsia="en-IN" w:bidi="hi-IN"/>
        </w:rPr>
        <w:t>i</w:t>
      </w:r>
      <w:proofErr w:type="spellEnd"/>
      <w:r w:rsidRPr="00EA1917">
        <w:rPr>
          <w:rFonts w:ascii="Consolas" w:eastAsia="Times New Roman" w:hAnsi="Consolas" w:cs="Times New Roman"/>
          <w:color w:val="6A9955"/>
          <w:sz w:val="24"/>
          <w:szCs w:val="24"/>
          <w:lang w:eastAsia="en-IN" w:bidi="hi-IN"/>
        </w:rPr>
        <w:t>;</w:t>
      </w:r>
    </w:p>
    <w:p w14:paraId="032DC2D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
    <w:p w14:paraId="0D98F1D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if(a==</w:t>
      </w:r>
      <w:proofErr w:type="spellStart"/>
      <w:r w:rsidRPr="00EA1917">
        <w:rPr>
          <w:rFonts w:ascii="Consolas" w:eastAsia="Times New Roman" w:hAnsi="Consolas" w:cs="Times New Roman"/>
          <w:color w:val="6A9955"/>
          <w:sz w:val="24"/>
          <w:szCs w:val="24"/>
          <w:lang w:eastAsia="en-IN" w:bidi="hi-IN"/>
        </w:rPr>
        <w:t>num</w:t>
      </w:r>
      <w:proofErr w:type="spellEnd"/>
      <w:r w:rsidRPr="00EA1917">
        <w:rPr>
          <w:rFonts w:ascii="Consolas" w:eastAsia="Times New Roman" w:hAnsi="Consolas" w:cs="Times New Roman"/>
          <w:color w:val="6A9955"/>
          <w:sz w:val="24"/>
          <w:szCs w:val="24"/>
          <w:lang w:eastAsia="en-IN" w:bidi="hi-IN"/>
        </w:rPr>
        <w:t>)</w:t>
      </w:r>
    </w:p>
    <w:p w14:paraId="3F82E4B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printf</w:t>
      </w:r>
      <w:proofErr w:type="spellEnd"/>
      <w:r w:rsidRPr="00EA1917">
        <w:rPr>
          <w:rFonts w:ascii="Consolas" w:eastAsia="Times New Roman" w:hAnsi="Consolas" w:cs="Times New Roman"/>
          <w:color w:val="6A9955"/>
          <w:sz w:val="24"/>
          <w:szCs w:val="24"/>
          <w:lang w:eastAsia="en-IN" w:bidi="hi-IN"/>
        </w:rPr>
        <w:t>("the entered number is a perfect!\n");</w:t>
      </w:r>
    </w:p>
    <w:p w14:paraId="1B8CBA3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else</w:t>
      </w:r>
    </w:p>
    <w:p w14:paraId="00CF936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w:t>
      </w:r>
      <w:proofErr w:type="spellStart"/>
      <w:r w:rsidRPr="00EA1917">
        <w:rPr>
          <w:rFonts w:ascii="Consolas" w:eastAsia="Times New Roman" w:hAnsi="Consolas" w:cs="Times New Roman"/>
          <w:color w:val="6A9955"/>
          <w:sz w:val="24"/>
          <w:szCs w:val="24"/>
          <w:lang w:eastAsia="en-IN" w:bidi="hi-IN"/>
        </w:rPr>
        <w:t>printf</w:t>
      </w:r>
      <w:proofErr w:type="spellEnd"/>
      <w:r w:rsidRPr="00EA1917">
        <w:rPr>
          <w:rFonts w:ascii="Consolas" w:eastAsia="Times New Roman" w:hAnsi="Consolas" w:cs="Times New Roman"/>
          <w:color w:val="6A9955"/>
          <w:sz w:val="24"/>
          <w:szCs w:val="24"/>
          <w:lang w:eastAsia="en-IN" w:bidi="hi-IN"/>
        </w:rPr>
        <w:t>("the entered number is not a perfect!\n");</w:t>
      </w:r>
    </w:p>
    <w:p w14:paraId="36560F8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1E9EDB0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    return 0;    </w:t>
      </w:r>
    </w:p>
    <w:p w14:paraId="4F4676A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5D44062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6A9955"/>
          <w:sz w:val="24"/>
          <w:szCs w:val="24"/>
          <w:lang w:eastAsia="en-IN" w:bidi="hi-IN"/>
        </w:rPr>
        <w:t>*/</w:t>
      </w:r>
    </w:p>
    <w:p w14:paraId="15AD7D5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3BAEEED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C586C0"/>
          <w:sz w:val="24"/>
          <w:szCs w:val="24"/>
          <w:lang w:eastAsia="en-IN" w:bidi="hi-IN"/>
        </w:rPr>
        <w:t>#include</w:t>
      </w:r>
      <w:r w:rsidRPr="00EA1917">
        <w:rPr>
          <w:rFonts w:ascii="Consolas" w:eastAsia="Times New Roman" w:hAnsi="Consolas" w:cs="Times New Roman"/>
          <w:color w:val="CE9178"/>
          <w:sz w:val="24"/>
          <w:szCs w:val="24"/>
          <w:lang w:eastAsia="en-IN" w:bidi="hi-IN"/>
        </w:rPr>
        <w:t>&lt;stdio.h&gt;</w:t>
      </w:r>
    </w:p>
    <w:p w14:paraId="410C8AD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C586C0"/>
          <w:sz w:val="24"/>
          <w:szCs w:val="24"/>
          <w:lang w:eastAsia="en-IN" w:bidi="hi-IN"/>
        </w:rPr>
        <w:t>#include</w:t>
      </w:r>
      <w:r w:rsidRPr="00EA1917">
        <w:rPr>
          <w:rFonts w:ascii="Consolas" w:eastAsia="Times New Roman" w:hAnsi="Consolas" w:cs="Times New Roman"/>
          <w:color w:val="CE9178"/>
          <w:sz w:val="24"/>
          <w:szCs w:val="24"/>
          <w:lang w:eastAsia="en-IN" w:bidi="hi-IN"/>
        </w:rPr>
        <w:t>&lt;math.h&gt;</w:t>
      </w:r>
    </w:p>
    <w:p w14:paraId="1937157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713EB13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prime</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w:t>
      </w:r>
    </w:p>
    <w:p w14:paraId="0D21A66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armstrong</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w:t>
      </w:r>
    </w:p>
    <w:p w14:paraId="5EF8CCF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perfect</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w:t>
      </w:r>
    </w:p>
    <w:p w14:paraId="09DB6DD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421138E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void</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main</w:t>
      </w:r>
      <w:r w:rsidRPr="00EA1917">
        <w:rPr>
          <w:rFonts w:ascii="Consolas" w:eastAsia="Times New Roman" w:hAnsi="Consolas" w:cs="Times New Roman"/>
          <w:color w:val="D4D4D4"/>
          <w:sz w:val="24"/>
          <w:szCs w:val="24"/>
          <w:lang w:eastAsia="en-IN" w:bidi="hi-IN"/>
        </w:rPr>
        <w:t>()</w:t>
      </w:r>
    </w:p>
    <w:p w14:paraId="29C0DC6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66D4E14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t1</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t2</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t3</w:t>
      </w:r>
      <w:r w:rsidRPr="00EA1917">
        <w:rPr>
          <w:rFonts w:ascii="Consolas" w:eastAsia="Times New Roman" w:hAnsi="Consolas" w:cs="Times New Roman"/>
          <w:color w:val="D4D4D4"/>
          <w:sz w:val="24"/>
          <w:szCs w:val="24"/>
          <w:lang w:eastAsia="en-IN" w:bidi="hi-IN"/>
        </w:rPr>
        <w:t>;</w:t>
      </w:r>
    </w:p>
    <w:p w14:paraId="0FD3CDB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printf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"enter the number to check whether it is prime, Armstrong, perfect number or not :</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4B87CCA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scanf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9CDCFE"/>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d</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,&amp;</w:t>
      </w:r>
      <w:r w:rsidRPr="00EA1917">
        <w:rPr>
          <w:rFonts w:ascii="Consolas" w:eastAsia="Times New Roman" w:hAnsi="Consolas" w:cs="Times New Roman"/>
          <w:color w:val="9CDCFE"/>
          <w:sz w:val="24"/>
          <w:szCs w:val="24"/>
          <w:lang w:eastAsia="en-IN" w:bidi="hi-IN"/>
        </w:rPr>
        <w:t>n</w:t>
      </w:r>
      <w:proofErr w:type="spellEnd"/>
      <w:r w:rsidRPr="00EA1917">
        <w:rPr>
          <w:rFonts w:ascii="Consolas" w:eastAsia="Times New Roman" w:hAnsi="Consolas" w:cs="Times New Roman"/>
          <w:color w:val="D4D4D4"/>
          <w:sz w:val="24"/>
          <w:szCs w:val="24"/>
          <w:lang w:eastAsia="en-IN" w:bidi="hi-IN"/>
        </w:rPr>
        <w:t>);</w:t>
      </w:r>
    </w:p>
    <w:p w14:paraId="33C3277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t1</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prime</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
    <w:p w14:paraId="60CCEEC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t2</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DCDCAA"/>
          <w:sz w:val="24"/>
          <w:szCs w:val="24"/>
          <w:lang w:eastAsia="en-IN" w:bidi="hi-IN"/>
        </w:rPr>
        <w:t>armstrong</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
    <w:p w14:paraId="30F1CC4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lastRenderedPageBreak/>
        <w:t>    </w:t>
      </w:r>
      <w:r w:rsidRPr="00EA1917">
        <w:rPr>
          <w:rFonts w:ascii="Consolas" w:eastAsia="Times New Roman" w:hAnsi="Consolas" w:cs="Times New Roman"/>
          <w:color w:val="9CDCFE"/>
          <w:sz w:val="24"/>
          <w:szCs w:val="24"/>
          <w:lang w:eastAsia="en-IN" w:bidi="hi-IN"/>
        </w:rPr>
        <w:t>t3</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perfect</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
    <w:p w14:paraId="47373E5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2D5ED14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prime</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num</w:t>
      </w:r>
      <w:proofErr w:type="spellEnd"/>
      <w:r w:rsidRPr="00EA1917">
        <w:rPr>
          <w:rFonts w:ascii="Consolas" w:eastAsia="Times New Roman" w:hAnsi="Consolas" w:cs="Times New Roman"/>
          <w:color w:val="D4D4D4"/>
          <w:sz w:val="24"/>
          <w:szCs w:val="24"/>
          <w:lang w:eastAsia="en-IN" w:bidi="hi-IN"/>
        </w:rPr>
        <w:t>)</w:t>
      </w:r>
    </w:p>
    <w:p w14:paraId="298EF2C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6C03697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tag</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59F10F0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for</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2</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&lt;=</w:t>
      </w:r>
      <w:proofErr w:type="spellStart"/>
      <w:r w:rsidRPr="00EA1917">
        <w:rPr>
          <w:rFonts w:ascii="Consolas" w:eastAsia="Times New Roman" w:hAnsi="Consolas" w:cs="Times New Roman"/>
          <w:color w:val="9CDCFE"/>
          <w:sz w:val="24"/>
          <w:szCs w:val="24"/>
          <w:lang w:eastAsia="en-IN" w:bidi="hi-IN"/>
        </w:rPr>
        <w:t>num</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0FD99C6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2A525C6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num</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34B0E49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013D6B24"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tag</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p>
    <w:p w14:paraId="2C43FD1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break</w:t>
      </w:r>
      <w:r w:rsidRPr="00EA1917">
        <w:rPr>
          <w:rFonts w:ascii="Consolas" w:eastAsia="Times New Roman" w:hAnsi="Consolas" w:cs="Times New Roman"/>
          <w:color w:val="D4D4D4"/>
          <w:sz w:val="24"/>
          <w:szCs w:val="24"/>
          <w:lang w:eastAsia="en-IN" w:bidi="hi-IN"/>
        </w:rPr>
        <w:t>;</w:t>
      </w:r>
    </w:p>
    <w:p w14:paraId="47518AB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1E4268C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74BA6C9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2EE3BB1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tag</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718D0EA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entered number is prime!</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4B794BA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else</w:t>
      </w:r>
    </w:p>
    <w:p w14:paraId="07583E1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entered number is not prime!</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5F525B2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757F075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25493BD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armstrong</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num</w:t>
      </w:r>
      <w:proofErr w:type="spellEnd"/>
      <w:r w:rsidRPr="00EA1917">
        <w:rPr>
          <w:rFonts w:ascii="Consolas" w:eastAsia="Times New Roman" w:hAnsi="Consolas" w:cs="Times New Roman"/>
          <w:color w:val="D4D4D4"/>
          <w:sz w:val="24"/>
          <w:szCs w:val="24"/>
          <w:lang w:eastAsia="en-IN" w:bidi="hi-IN"/>
        </w:rPr>
        <w:t>)</w:t>
      </w:r>
    </w:p>
    <w:p w14:paraId="058A946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306B3A2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num</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1CA3FAF6"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while</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59DF79B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6D4C82B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10</w:t>
      </w:r>
      <w:r w:rsidRPr="00EA1917">
        <w:rPr>
          <w:rFonts w:ascii="Consolas" w:eastAsia="Times New Roman" w:hAnsi="Consolas" w:cs="Times New Roman"/>
          <w:color w:val="D4D4D4"/>
          <w:sz w:val="24"/>
          <w:szCs w:val="24"/>
          <w:lang w:eastAsia="en-IN" w:bidi="hi-IN"/>
        </w:rPr>
        <w:t>;</w:t>
      </w:r>
    </w:p>
    <w:p w14:paraId="2B3EC91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10</w:t>
      </w:r>
      <w:r w:rsidRPr="00EA1917">
        <w:rPr>
          <w:rFonts w:ascii="Consolas" w:eastAsia="Times New Roman" w:hAnsi="Consolas" w:cs="Times New Roman"/>
          <w:color w:val="D4D4D4"/>
          <w:sz w:val="24"/>
          <w:szCs w:val="24"/>
          <w:lang w:eastAsia="en-IN" w:bidi="hi-IN"/>
        </w:rPr>
        <w:t>;</w:t>
      </w:r>
    </w:p>
    <w:p w14:paraId="22B677D1"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4D1F405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42F3A13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177CBED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for</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j</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j</w:t>
      </w:r>
      <w:r w:rsidRPr="00EA1917">
        <w:rPr>
          <w:rFonts w:ascii="Consolas" w:eastAsia="Times New Roman" w:hAnsi="Consolas" w:cs="Times New Roman"/>
          <w:color w:val="D4D4D4"/>
          <w:sz w:val="24"/>
          <w:szCs w:val="24"/>
          <w:lang w:eastAsia="en-IN" w:bidi="hi-IN"/>
        </w:rPr>
        <w:t>&lt;</w:t>
      </w:r>
      <w:proofErr w:type="spellStart"/>
      <w:r w:rsidRPr="00EA1917">
        <w:rPr>
          <w:rFonts w:ascii="Consolas" w:eastAsia="Times New Roman" w:hAnsi="Consolas" w:cs="Times New Roman"/>
          <w:color w:val="9CDCFE"/>
          <w:sz w:val="24"/>
          <w:szCs w:val="24"/>
          <w:lang w:eastAsia="en-IN" w:bidi="hi-IN"/>
        </w:rPr>
        <w:t>i</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j</w:t>
      </w:r>
      <w:proofErr w:type="spellEnd"/>
      <w:r w:rsidRPr="00EA1917">
        <w:rPr>
          <w:rFonts w:ascii="Consolas" w:eastAsia="Times New Roman" w:hAnsi="Consolas" w:cs="Times New Roman"/>
          <w:color w:val="D4D4D4"/>
          <w:sz w:val="24"/>
          <w:szCs w:val="24"/>
          <w:lang w:eastAsia="en-IN" w:bidi="hi-IN"/>
        </w:rPr>
        <w:t>++)</w:t>
      </w:r>
    </w:p>
    <w:p w14:paraId="27B2A56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0B807C6C"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DCDCAA"/>
          <w:sz w:val="24"/>
          <w:szCs w:val="24"/>
          <w:lang w:eastAsia="en-IN" w:bidi="hi-IN"/>
        </w:rPr>
        <w:t>pow</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j</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5B31F574" w14:textId="6067E0BC"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26A2422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39D091EF"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n</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num</w:t>
      </w:r>
      <w:proofErr w:type="spellEnd"/>
      <w:r w:rsidRPr="00EA1917">
        <w:rPr>
          <w:rFonts w:ascii="Consolas" w:eastAsia="Times New Roman" w:hAnsi="Consolas" w:cs="Times New Roman"/>
          <w:color w:val="D4D4D4"/>
          <w:sz w:val="24"/>
          <w:szCs w:val="24"/>
          <w:lang w:eastAsia="en-IN" w:bidi="hi-IN"/>
        </w:rPr>
        <w:t>)</w:t>
      </w:r>
    </w:p>
    <w:p w14:paraId="117B476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entered number is a </w:t>
      </w:r>
      <w:proofErr w:type="spellStart"/>
      <w:r w:rsidRPr="00EA1917">
        <w:rPr>
          <w:rFonts w:ascii="Consolas" w:eastAsia="Times New Roman" w:hAnsi="Consolas" w:cs="Times New Roman"/>
          <w:color w:val="CE9178"/>
          <w:sz w:val="24"/>
          <w:szCs w:val="24"/>
          <w:lang w:eastAsia="en-IN" w:bidi="hi-IN"/>
        </w:rPr>
        <w:t>armstrong</w:t>
      </w:r>
      <w:proofErr w:type="spellEnd"/>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416F227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else</w:t>
      </w:r>
    </w:p>
    <w:p w14:paraId="5F8B211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entered </w:t>
      </w:r>
      <w:proofErr w:type="spellStart"/>
      <w:r w:rsidRPr="00EA1917">
        <w:rPr>
          <w:rFonts w:ascii="Consolas" w:eastAsia="Times New Roman" w:hAnsi="Consolas" w:cs="Times New Roman"/>
          <w:color w:val="CE9178"/>
          <w:sz w:val="24"/>
          <w:szCs w:val="24"/>
          <w:lang w:eastAsia="en-IN" w:bidi="hi-IN"/>
        </w:rPr>
        <w:t>mumber</w:t>
      </w:r>
      <w:proofErr w:type="spellEnd"/>
      <w:r w:rsidRPr="00EA1917">
        <w:rPr>
          <w:rFonts w:ascii="Consolas" w:eastAsia="Times New Roman" w:hAnsi="Consolas" w:cs="Times New Roman"/>
          <w:color w:val="CE9178"/>
          <w:sz w:val="24"/>
          <w:szCs w:val="24"/>
          <w:lang w:eastAsia="en-IN" w:bidi="hi-IN"/>
        </w:rPr>
        <w:t> is not a </w:t>
      </w:r>
      <w:proofErr w:type="spellStart"/>
      <w:r w:rsidRPr="00EA1917">
        <w:rPr>
          <w:rFonts w:ascii="Consolas" w:eastAsia="Times New Roman" w:hAnsi="Consolas" w:cs="Times New Roman"/>
          <w:color w:val="CE9178"/>
          <w:sz w:val="24"/>
          <w:szCs w:val="24"/>
          <w:lang w:eastAsia="en-IN" w:bidi="hi-IN"/>
        </w:rPr>
        <w:t>armstrong</w:t>
      </w:r>
      <w:proofErr w:type="spellEnd"/>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7780C5E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2235B76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01CA3ED8"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46D9961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569CD6"/>
          <w:sz w:val="24"/>
          <w:szCs w:val="24"/>
          <w:lang w:eastAsia="en-IN" w:bidi="hi-IN"/>
        </w:rPr>
        <w:lastRenderedPageBreak/>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DCDCAA"/>
          <w:sz w:val="24"/>
          <w:szCs w:val="24"/>
          <w:lang w:eastAsia="en-IN" w:bidi="hi-IN"/>
        </w:rPr>
        <w:t>perfect</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num</w:t>
      </w:r>
      <w:proofErr w:type="spellEnd"/>
      <w:r w:rsidRPr="00EA1917">
        <w:rPr>
          <w:rFonts w:ascii="Consolas" w:eastAsia="Times New Roman" w:hAnsi="Consolas" w:cs="Times New Roman"/>
          <w:color w:val="D4D4D4"/>
          <w:sz w:val="24"/>
          <w:szCs w:val="24"/>
          <w:lang w:eastAsia="en-IN" w:bidi="hi-IN"/>
        </w:rPr>
        <w:t>)</w:t>
      </w:r>
    </w:p>
    <w:p w14:paraId="245F13D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6E88439E"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b</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c</w:t>
      </w:r>
      <w:r w:rsidRPr="00EA1917">
        <w:rPr>
          <w:rFonts w:ascii="Consolas" w:eastAsia="Times New Roman" w:hAnsi="Consolas" w:cs="Times New Roman"/>
          <w:color w:val="D4D4D4"/>
          <w:sz w:val="24"/>
          <w:szCs w:val="24"/>
          <w:lang w:eastAsia="en-IN" w:bidi="hi-IN"/>
        </w:rPr>
        <w:t>;</w:t>
      </w:r>
    </w:p>
    <w:p w14:paraId="7C96E68D"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for</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569CD6"/>
          <w:sz w:val="24"/>
          <w:szCs w:val="24"/>
          <w:lang w:eastAsia="en-IN" w:bidi="hi-IN"/>
        </w:rPr>
        <w:t>int</w:t>
      </w: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1</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r w:rsidRPr="00EA1917">
        <w:rPr>
          <w:rFonts w:ascii="Consolas" w:eastAsia="Times New Roman" w:hAnsi="Consolas" w:cs="Times New Roman"/>
          <w:color w:val="D4D4D4"/>
          <w:sz w:val="24"/>
          <w:szCs w:val="24"/>
          <w:lang w:eastAsia="en-IN" w:bidi="hi-IN"/>
        </w:rPr>
        <w:t>&lt;</w:t>
      </w:r>
      <w:proofErr w:type="spellStart"/>
      <w:r w:rsidRPr="00EA1917">
        <w:rPr>
          <w:rFonts w:ascii="Consolas" w:eastAsia="Times New Roman" w:hAnsi="Consolas" w:cs="Times New Roman"/>
          <w:color w:val="9CDCFE"/>
          <w:sz w:val="24"/>
          <w:szCs w:val="24"/>
          <w:lang w:eastAsia="en-IN" w:bidi="hi-IN"/>
        </w:rPr>
        <w:t>num</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4417ADA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5B6CBD7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num</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w:t>
      </w:r>
    </w:p>
    <w:p w14:paraId="75ACB4F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i</w:t>
      </w:r>
      <w:proofErr w:type="spellEnd"/>
      <w:r w:rsidRPr="00EA1917">
        <w:rPr>
          <w:rFonts w:ascii="Consolas" w:eastAsia="Times New Roman" w:hAnsi="Consolas" w:cs="Times New Roman"/>
          <w:color w:val="D4D4D4"/>
          <w:sz w:val="24"/>
          <w:szCs w:val="24"/>
          <w:lang w:eastAsia="en-IN" w:bidi="hi-IN"/>
        </w:rPr>
        <w:t>;</w:t>
      </w:r>
    </w:p>
    <w:p w14:paraId="7DA6B5C0"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
    <w:p w14:paraId="7F97811B"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if</w:t>
      </w:r>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9CDCFE"/>
          <w:sz w:val="24"/>
          <w:szCs w:val="24"/>
          <w:lang w:eastAsia="en-IN" w:bidi="hi-IN"/>
        </w:rPr>
        <w:t>a</w:t>
      </w:r>
      <w:r w:rsidRPr="00EA1917">
        <w:rPr>
          <w:rFonts w:ascii="Consolas" w:eastAsia="Times New Roman" w:hAnsi="Consolas" w:cs="Times New Roman"/>
          <w:color w:val="D4D4D4"/>
          <w:sz w:val="24"/>
          <w:szCs w:val="24"/>
          <w:lang w:eastAsia="en-IN" w:bidi="hi-IN"/>
        </w:rPr>
        <w:t>==</w:t>
      </w:r>
      <w:proofErr w:type="spellStart"/>
      <w:r w:rsidRPr="00EA1917">
        <w:rPr>
          <w:rFonts w:ascii="Consolas" w:eastAsia="Times New Roman" w:hAnsi="Consolas" w:cs="Times New Roman"/>
          <w:color w:val="9CDCFE"/>
          <w:sz w:val="24"/>
          <w:szCs w:val="24"/>
          <w:lang w:eastAsia="en-IN" w:bidi="hi-IN"/>
        </w:rPr>
        <w:t>num</w:t>
      </w:r>
      <w:proofErr w:type="spellEnd"/>
      <w:r w:rsidRPr="00EA1917">
        <w:rPr>
          <w:rFonts w:ascii="Consolas" w:eastAsia="Times New Roman" w:hAnsi="Consolas" w:cs="Times New Roman"/>
          <w:color w:val="D4D4D4"/>
          <w:sz w:val="24"/>
          <w:szCs w:val="24"/>
          <w:lang w:eastAsia="en-IN" w:bidi="hi-IN"/>
        </w:rPr>
        <w:t>)</w:t>
      </w:r>
    </w:p>
    <w:p w14:paraId="7240DA79"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entered number is a perfect!</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3D0A42ED"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else</w:t>
      </w:r>
    </w:p>
    <w:p w14:paraId="4DB65863"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proofErr w:type="spellStart"/>
      <w:r w:rsidRPr="00EA1917">
        <w:rPr>
          <w:rFonts w:ascii="Consolas" w:eastAsia="Times New Roman" w:hAnsi="Consolas" w:cs="Times New Roman"/>
          <w:color w:val="DCDCAA"/>
          <w:sz w:val="24"/>
          <w:szCs w:val="24"/>
          <w:lang w:eastAsia="en-IN" w:bidi="hi-IN"/>
        </w:rPr>
        <w:t>printf</w:t>
      </w:r>
      <w:proofErr w:type="spellEnd"/>
      <w:r w:rsidRPr="00EA1917">
        <w:rPr>
          <w:rFonts w:ascii="Consolas" w:eastAsia="Times New Roman" w:hAnsi="Consolas" w:cs="Times New Roman"/>
          <w:color w:val="D4D4D4"/>
          <w:sz w:val="24"/>
          <w:szCs w:val="24"/>
          <w:lang w:eastAsia="en-IN" w:bidi="hi-IN"/>
        </w:rPr>
        <w:t>(</w:t>
      </w:r>
      <w:r w:rsidRPr="00EA1917">
        <w:rPr>
          <w:rFonts w:ascii="Consolas" w:eastAsia="Times New Roman" w:hAnsi="Consolas" w:cs="Times New Roman"/>
          <w:color w:val="CE9178"/>
          <w:sz w:val="24"/>
          <w:szCs w:val="24"/>
          <w:lang w:eastAsia="en-IN" w:bidi="hi-IN"/>
        </w:rPr>
        <w:t>"the entered number is not a perfect!</w:t>
      </w:r>
      <w:r w:rsidRPr="00EA1917">
        <w:rPr>
          <w:rFonts w:ascii="Consolas" w:eastAsia="Times New Roman" w:hAnsi="Consolas" w:cs="Times New Roman"/>
          <w:color w:val="D7BA7D"/>
          <w:sz w:val="24"/>
          <w:szCs w:val="24"/>
          <w:lang w:eastAsia="en-IN" w:bidi="hi-IN"/>
        </w:rPr>
        <w:t>\n</w:t>
      </w:r>
      <w:r w:rsidRPr="00EA1917">
        <w:rPr>
          <w:rFonts w:ascii="Consolas" w:eastAsia="Times New Roman" w:hAnsi="Consolas" w:cs="Times New Roman"/>
          <w:color w:val="CE9178"/>
          <w:sz w:val="24"/>
          <w:szCs w:val="24"/>
          <w:lang w:eastAsia="en-IN" w:bidi="hi-IN"/>
        </w:rPr>
        <w:t>"</w:t>
      </w:r>
      <w:r w:rsidRPr="00EA1917">
        <w:rPr>
          <w:rFonts w:ascii="Consolas" w:eastAsia="Times New Roman" w:hAnsi="Consolas" w:cs="Times New Roman"/>
          <w:color w:val="D4D4D4"/>
          <w:sz w:val="24"/>
          <w:szCs w:val="24"/>
          <w:lang w:eastAsia="en-IN" w:bidi="hi-IN"/>
        </w:rPr>
        <w:t>);</w:t>
      </w:r>
    </w:p>
    <w:p w14:paraId="6769A315"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5AA243A7"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C586C0"/>
          <w:sz w:val="24"/>
          <w:szCs w:val="24"/>
          <w:lang w:eastAsia="en-IN" w:bidi="hi-IN"/>
        </w:rPr>
        <w:t>return</w:t>
      </w:r>
      <w:r w:rsidRPr="00EA1917">
        <w:rPr>
          <w:rFonts w:ascii="Consolas" w:eastAsia="Times New Roman" w:hAnsi="Consolas" w:cs="Times New Roman"/>
          <w:color w:val="D4D4D4"/>
          <w:sz w:val="24"/>
          <w:szCs w:val="24"/>
          <w:lang w:eastAsia="en-IN" w:bidi="hi-IN"/>
        </w:rPr>
        <w:t> </w:t>
      </w:r>
      <w:r w:rsidRPr="00EA1917">
        <w:rPr>
          <w:rFonts w:ascii="Consolas" w:eastAsia="Times New Roman" w:hAnsi="Consolas" w:cs="Times New Roman"/>
          <w:color w:val="B5CEA8"/>
          <w:sz w:val="24"/>
          <w:szCs w:val="24"/>
          <w:lang w:eastAsia="en-IN" w:bidi="hi-IN"/>
        </w:rPr>
        <w:t>0</w:t>
      </w:r>
      <w:r w:rsidRPr="00EA1917">
        <w:rPr>
          <w:rFonts w:ascii="Consolas" w:eastAsia="Times New Roman" w:hAnsi="Consolas" w:cs="Times New Roman"/>
          <w:color w:val="D4D4D4"/>
          <w:sz w:val="24"/>
          <w:szCs w:val="24"/>
          <w:lang w:eastAsia="en-IN" w:bidi="hi-IN"/>
        </w:rPr>
        <w:t>;    </w:t>
      </w:r>
    </w:p>
    <w:p w14:paraId="1E0A5482"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r w:rsidRPr="00EA1917">
        <w:rPr>
          <w:rFonts w:ascii="Consolas" w:eastAsia="Times New Roman" w:hAnsi="Consolas" w:cs="Times New Roman"/>
          <w:color w:val="D4D4D4"/>
          <w:sz w:val="24"/>
          <w:szCs w:val="24"/>
          <w:lang w:eastAsia="en-IN" w:bidi="hi-IN"/>
        </w:rPr>
        <w:t>}</w:t>
      </w:r>
    </w:p>
    <w:p w14:paraId="0D58B5DA" w14:textId="77777777" w:rsidR="00EA1917" w:rsidRPr="00EA1917" w:rsidRDefault="00EA1917" w:rsidP="00EA1917">
      <w:pPr>
        <w:shd w:val="clear" w:color="auto" w:fill="1E1E1E"/>
        <w:spacing w:after="0" w:line="330" w:lineRule="atLeast"/>
        <w:rPr>
          <w:rFonts w:ascii="Consolas" w:eastAsia="Times New Roman" w:hAnsi="Consolas" w:cs="Times New Roman"/>
          <w:color w:val="D4D4D4"/>
          <w:sz w:val="24"/>
          <w:szCs w:val="24"/>
          <w:lang w:eastAsia="en-IN" w:bidi="hi-IN"/>
        </w:rPr>
      </w:pPr>
    </w:p>
    <w:p w14:paraId="6A7C75C7" w14:textId="1F452FA2" w:rsidR="00EA1917" w:rsidRDefault="00EA1917" w:rsidP="0018617F">
      <w:pPr>
        <w:rPr>
          <w:b/>
          <w:bCs/>
        </w:rPr>
      </w:pPr>
    </w:p>
    <w:p w14:paraId="3C411F9C" w14:textId="78147038" w:rsidR="00EA1917" w:rsidRDefault="00EA1917" w:rsidP="0018617F">
      <w:pPr>
        <w:rPr>
          <w:b/>
          <w:bCs/>
        </w:rPr>
      </w:pPr>
      <w:r>
        <w:rPr>
          <w:b/>
          <w:bCs/>
          <w:noProof/>
        </w:rPr>
        <w:drawing>
          <wp:inline distT="0" distB="0" distL="0" distR="0" wp14:anchorId="21FC772B" wp14:editId="4AD56870">
            <wp:extent cx="5722620" cy="746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746760"/>
                    </a:xfrm>
                    <a:prstGeom prst="rect">
                      <a:avLst/>
                    </a:prstGeom>
                    <a:noFill/>
                    <a:ln>
                      <a:noFill/>
                    </a:ln>
                  </pic:spPr>
                </pic:pic>
              </a:graphicData>
            </a:graphic>
          </wp:inline>
        </w:drawing>
      </w:r>
    </w:p>
    <w:p w14:paraId="1C9170B8" w14:textId="77777777" w:rsidR="00EA1917" w:rsidRPr="0018617F" w:rsidRDefault="00EA1917" w:rsidP="0018617F">
      <w:pPr>
        <w:rPr>
          <w:b/>
          <w:bCs/>
        </w:rPr>
      </w:pPr>
    </w:p>
    <w:p w14:paraId="415AD6A6" w14:textId="77777777" w:rsidR="0018617F" w:rsidRPr="0018617F" w:rsidRDefault="0018617F" w:rsidP="0018617F">
      <w:pPr>
        <w:jc w:val="center"/>
        <w:rPr>
          <w:b/>
          <w:bCs/>
          <w:sz w:val="48"/>
          <w:szCs w:val="48"/>
        </w:rPr>
      </w:pPr>
      <w:r w:rsidRPr="0018617F">
        <w:rPr>
          <w:b/>
          <w:bCs/>
          <w:sz w:val="48"/>
          <w:szCs w:val="48"/>
        </w:rPr>
        <w:t>Assignment</w:t>
      </w:r>
    </w:p>
    <w:p w14:paraId="54E97B4A" w14:textId="77777777" w:rsidR="0018617F" w:rsidRPr="0018617F" w:rsidRDefault="0018617F" w:rsidP="0018617F">
      <w:pPr>
        <w:rPr>
          <w:b/>
          <w:bCs/>
        </w:rPr>
      </w:pPr>
      <w:r w:rsidRPr="0018617F">
        <w:rPr>
          <w:b/>
          <w:bCs/>
        </w:rPr>
        <w:t xml:space="preserve">1. WAP using user-defined function to find all strong numbers between 1 to n. Use a </w:t>
      </w:r>
    </w:p>
    <w:p w14:paraId="1C2BAFAF" w14:textId="77777777" w:rsidR="0018617F" w:rsidRPr="0018617F" w:rsidRDefault="0018617F" w:rsidP="0018617F">
      <w:pPr>
        <w:rPr>
          <w:b/>
          <w:bCs/>
        </w:rPr>
      </w:pPr>
      <w:r w:rsidRPr="0018617F">
        <w:rPr>
          <w:b/>
          <w:bCs/>
        </w:rPr>
        <w:t>separate function to compute the factorial of the corresponding number.</w:t>
      </w:r>
    </w:p>
    <w:p w14:paraId="52FF9255" w14:textId="77777777" w:rsidR="0018617F" w:rsidRPr="0018617F" w:rsidRDefault="0018617F" w:rsidP="0018617F">
      <w:pPr>
        <w:rPr>
          <w:b/>
          <w:bCs/>
        </w:rPr>
      </w:pPr>
      <w:r w:rsidRPr="0018617F">
        <w:rPr>
          <w:b/>
          <w:bCs/>
        </w:rPr>
        <w:t xml:space="preserve">[Hint: A number in which the sum of factorial of individual digits is equal to the number is </w:t>
      </w:r>
    </w:p>
    <w:p w14:paraId="319DA4D7" w14:textId="77777777" w:rsidR="0018617F" w:rsidRPr="0018617F" w:rsidRDefault="0018617F" w:rsidP="0018617F">
      <w:pPr>
        <w:rPr>
          <w:b/>
          <w:bCs/>
        </w:rPr>
      </w:pPr>
      <w:r w:rsidRPr="0018617F">
        <w:rPr>
          <w:b/>
          <w:bCs/>
        </w:rPr>
        <w:t>called strong number.</w:t>
      </w:r>
    </w:p>
    <w:p w14:paraId="07C99D68" w14:textId="77777777" w:rsidR="0018617F" w:rsidRPr="0018617F" w:rsidRDefault="0018617F" w:rsidP="0018617F">
      <w:pPr>
        <w:rPr>
          <w:b/>
          <w:bCs/>
        </w:rPr>
      </w:pPr>
      <w:r w:rsidRPr="0018617F">
        <w:rPr>
          <w:b/>
          <w:bCs/>
        </w:rPr>
        <w:t>For example, 145 is a strong number because 145= 1! + 4! + 5!</w:t>
      </w:r>
    </w:p>
    <w:p w14:paraId="5CA85554" w14:textId="77777777" w:rsidR="0018617F" w:rsidRPr="0018617F" w:rsidRDefault="0018617F" w:rsidP="0018617F">
      <w:pPr>
        <w:rPr>
          <w:b/>
          <w:bCs/>
        </w:rPr>
      </w:pPr>
      <w:r w:rsidRPr="0018617F">
        <w:rPr>
          <w:b/>
          <w:bCs/>
        </w:rPr>
        <w:t>Example: Input</w:t>
      </w:r>
    </w:p>
    <w:p w14:paraId="40DE5A59" w14:textId="77777777" w:rsidR="0018617F" w:rsidRPr="0018617F" w:rsidRDefault="0018617F" w:rsidP="0018617F">
      <w:pPr>
        <w:rPr>
          <w:b/>
          <w:bCs/>
        </w:rPr>
      </w:pPr>
      <w:r w:rsidRPr="0018617F">
        <w:rPr>
          <w:b/>
          <w:bCs/>
        </w:rPr>
        <w:t>Input lower limit: 1</w:t>
      </w:r>
    </w:p>
    <w:p w14:paraId="2D3CD236" w14:textId="77777777" w:rsidR="0018617F" w:rsidRPr="0018617F" w:rsidRDefault="0018617F" w:rsidP="0018617F">
      <w:pPr>
        <w:rPr>
          <w:b/>
          <w:bCs/>
        </w:rPr>
      </w:pPr>
      <w:r w:rsidRPr="0018617F">
        <w:rPr>
          <w:b/>
          <w:bCs/>
        </w:rPr>
        <w:t>Input upper limit: 1000</w:t>
      </w:r>
    </w:p>
    <w:p w14:paraId="11593F35" w14:textId="77777777" w:rsidR="0018617F" w:rsidRPr="0018617F" w:rsidRDefault="0018617F" w:rsidP="0018617F">
      <w:pPr>
        <w:rPr>
          <w:b/>
          <w:bCs/>
        </w:rPr>
      </w:pPr>
      <w:r w:rsidRPr="0018617F">
        <w:rPr>
          <w:b/>
          <w:bCs/>
        </w:rPr>
        <w:t>Output</w:t>
      </w:r>
    </w:p>
    <w:p w14:paraId="27DA82B6" w14:textId="2713CE5E" w:rsidR="0018617F" w:rsidRDefault="0018617F" w:rsidP="0018617F">
      <w:pPr>
        <w:rPr>
          <w:b/>
          <w:bCs/>
        </w:rPr>
      </w:pPr>
      <w:r w:rsidRPr="0018617F">
        <w:rPr>
          <w:b/>
          <w:bCs/>
        </w:rPr>
        <w:t>Strong numbers between 1 and 1000: 1, 2, 145]</w:t>
      </w:r>
    </w:p>
    <w:p w14:paraId="16489928" w14:textId="31BEE10C" w:rsidR="0079248A" w:rsidRPr="0079248A" w:rsidRDefault="0079248A" w:rsidP="0079248A">
      <w:pPr>
        <w:shd w:val="clear" w:color="auto" w:fill="1E1E1E"/>
        <w:spacing w:after="0" w:line="330" w:lineRule="atLeast"/>
        <w:rPr>
          <w:rFonts w:ascii="Consolas" w:eastAsia="Times New Roman" w:hAnsi="Consolas" w:cs="Times New Roman"/>
          <w:color w:val="C586C0"/>
          <w:sz w:val="24"/>
          <w:szCs w:val="24"/>
          <w:lang w:eastAsia="en-IN" w:bidi="hi-IN"/>
        </w:rPr>
      </w:pPr>
      <w:r w:rsidRPr="0079248A">
        <w:rPr>
          <w:rFonts w:ascii="Consolas" w:eastAsia="Times New Roman" w:hAnsi="Consolas" w:cs="Times New Roman"/>
          <w:color w:val="C586C0"/>
          <w:sz w:val="24"/>
          <w:szCs w:val="24"/>
          <w:lang w:eastAsia="en-IN" w:bidi="hi-IN"/>
        </w:rPr>
        <w:t>#include</w:t>
      </w:r>
      <w:r w:rsidRPr="0079248A">
        <w:rPr>
          <w:rFonts w:ascii="Consolas" w:eastAsia="Times New Roman" w:hAnsi="Consolas" w:cs="Times New Roman"/>
          <w:color w:val="CE9178"/>
          <w:sz w:val="24"/>
          <w:szCs w:val="24"/>
          <w:lang w:eastAsia="en-IN" w:bidi="hi-IN"/>
        </w:rPr>
        <w:t>&lt;stdio.h&gt;</w:t>
      </w:r>
      <w:r w:rsidRPr="0079248A">
        <w:rPr>
          <w:rFonts w:ascii="Consolas" w:eastAsia="Times New Roman" w:hAnsi="Consolas" w:cs="Times New Roman"/>
          <w:color w:val="C586C0"/>
          <w:sz w:val="24"/>
          <w:szCs w:val="24"/>
          <w:lang w:eastAsia="en-IN" w:bidi="hi-IN"/>
        </w:rPr>
        <w:t xml:space="preserve"> </w:t>
      </w:r>
    </w:p>
    <w:p w14:paraId="21337ACD" w14:textId="31F46BFF"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C586C0"/>
          <w:sz w:val="24"/>
          <w:szCs w:val="24"/>
          <w:lang w:eastAsia="en-IN" w:bidi="hi-IN"/>
        </w:rPr>
        <w:t>#include</w:t>
      </w:r>
      <w:r w:rsidRPr="0079248A">
        <w:rPr>
          <w:rFonts w:ascii="Consolas" w:eastAsia="Times New Roman" w:hAnsi="Consolas" w:cs="Times New Roman"/>
          <w:color w:val="CE9178"/>
          <w:sz w:val="24"/>
          <w:szCs w:val="24"/>
          <w:lang w:eastAsia="en-IN" w:bidi="hi-IN"/>
        </w:rPr>
        <w:t>&lt;stdio.h&gt;</w:t>
      </w:r>
    </w:p>
    <w:p w14:paraId="4EFAC39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052D7B4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lastRenderedPageBreak/>
        <w:t>void</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strong</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proofErr w:type="spellEnd"/>
      <w:r w:rsidRPr="0079248A">
        <w:rPr>
          <w:rFonts w:ascii="Consolas" w:eastAsia="Times New Roman" w:hAnsi="Consolas" w:cs="Times New Roman"/>
          <w:color w:val="D4D4D4"/>
          <w:sz w:val="24"/>
          <w:szCs w:val="24"/>
          <w:lang w:eastAsia="en-IN" w:bidi="hi-IN"/>
        </w:rPr>
        <w:t>);</w:t>
      </w:r>
    </w:p>
    <w:p w14:paraId="3CDE1D78"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void</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numtoarr</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w:t>
      </w:r>
    </w:p>
    <w:p w14:paraId="301D488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factorial</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w:t>
      </w:r>
    </w:p>
    <w:p w14:paraId="6E753FC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231BDCF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arr</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p>
    <w:p w14:paraId="7EF850A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173A487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void</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main</w:t>
      </w:r>
      <w:r w:rsidRPr="0079248A">
        <w:rPr>
          <w:rFonts w:ascii="Consolas" w:eastAsia="Times New Roman" w:hAnsi="Consolas" w:cs="Times New Roman"/>
          <w:color w:val="D4D4D4"/>
          <w:sz w:val="24"/>
          <w:szCs w:val="24"/>
          <w:lang w:eastAsia="en-IN" w:bidi="hi-IN"/>
        </w:rPr>
        <w:t>()</w:t>
      </w:r>
    </w:p>
    <w:p w14:paraId="31F9FEF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5EB7942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p>
    <w:p w14:paraId="43BCC75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7BA7D"/>
          <w:sz w:val="24"/>
          <w:szCs w:val="24"/>
          <w:lang w:eastAsia="en-IN" w:bidi="hi-IN"/>
        </w:rPr>
        <w:t>\</w:t>
      </w:r>
      <w:proofErr w:type="spellStart"/>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enter</w:t>
      </w:r>
      <w:proofErr w:type="spellEnd"/>
      <w:r w:rsidRPr="0079248A">
        <w:rPr>
          <w:rFonts w:ascii="Consolas" w:eastAsia="Times New Roman" w:hAnsi="Consolas" w:cs="Times New Roman"/>
          <w:color w:val="CE9178"/>
          <w:sz w:val="24"/>
          <w:szCs w:val="24"/>
          <w:lang w:eastAsia="en-IN" w:bidi="hi-IN"/>
        </w:rPr>
        <w:t> the number to check for strong number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3C37F62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scanf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,&amp;</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
    <w:p w14:paraId="49EBDE3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
    <w:p w14:paraId="78B88A7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for</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c</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w:t>
      </w:r>
      <w:r w:rsidRPr="0079248A">
        <w:rPr>
          <w:rFonts w:ascii="Consolas" w:eastAsia="Times New Roman" w:hAnsi="Consolas" w:cs="Times New Roman"/>
          <w:color w:val="D4D4D4"/>
          <w:sz w:val="24"/>
          <w:szCs w:val="24"/>
          <w:lang w:eastAsia="en-IN" w:bidi="hi-IN"/>
        </w:rPr>
        <w:t>&lt;=</w:t>
      </w:r>
      <w:proofErr w:type="spellStart"/>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w:t>
      </w:r>
      <w:proofErr w:type="spellEnd"/>
      <w:r w:rsidRPr="0079248A">
        <w:rPr>
          <w:rFonts w:ascii="Consolas" w:eastAsia="Times New Roman" w:hAnsi="Consolas" w:cs="Times New Roman"/>
          <w:color w:val="D4D4D4"/>
          <w:sz w:val="24"/>
          <w:szCs w:val="24"/>
          <w:lang w:eastAsia="en-IN" w:bidi="hi-IN"/>
        </w:rPr>
        <w:t>++)</w:t>
      </w:r>
    </w:p>
    <w:p w14:paraId="5AA5EB8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2A4A49B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numtoarr</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w:t>
      </w:r>
      <w:r w:rsidRPr="0079248A">
        <w:rPr>
          <w:rFonts w:ascii="Consolas" w:eastAsia="Times New Roman" w:hAnsi="Consolas" w:cs="Times New Roman"/>
          <w:color w:val="D4D4D4"/>
          <w:sz w:val="24"/>
          <w:szCs w:val="24"/>
          <w:lang w:eastAsia="en-IN" w:bidi="hi-IN"/>
        </w:rPr>
        <w:t>);</w:t>
      </w:r>
    </w:p>
    <w:p w14:paraId="7EFB45A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08ACE74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6C3131C8"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364FBF3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2C66864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factorial</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
    <w:p w14:paraId="7439421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53A8EAA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fact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r w:rsidRPr="0079248A">
        <w:rPr>
          <w:rFonts w:ascii="Consolas" w:eastAsia="Times New Roman" w:hAnsi="Consolas" w:cs="Times New Roman"/>
          <w:color w:val="D4D4D4"/>
          <w:sz w:val="24"/>
          <w:szCs w:val="24"/>
          <w:lang w:eastAsia="en-IN" w:bidi="hi-IN"/>
        </w:rPr>
        <w:t>;</w:t>
      </w:r>
    </w:p>
    <w:p w14:paraId="123E1BF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for</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r w:rsidRPr="0079248A">
        <w:rPr>
          <w:rFonts w:ascii="Consolas" w:eastAsia="Times New Roman" w:hAnsi="Consolas" w:cs="Times New Roman"/>
          <w:color w:val="D4D4D4"/>
          <w:sz w:val="24"/>
          <w:szCs w:val="24"/>
          <w:lang w:eastAsia="en-IN" w:bidi="hi-IN"/>
        </w:rPr>
        <w:t>&lt;=</w:t>
      </w:r>
      <w:proofErr w:type="spellStart"/>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
    <w:p w14:paraId="73C2FD9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fact</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
    <w:p w14:paraId="1A883CB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778CFEE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return</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fact</w:t>
      </w:r>
      <w:r w:rsidRPr="0079248A">
        <w:rPr>
          <w:rFonts w:ascii="Consolas" w:eastAsia="Times New Roman" w:hAnsi="Consolas" w:cs="Times New Roman"/>
          <w:color w:val="D4D4D4"/>
          <w:sz w:val="24"/>
          <w:szCs w:val="24"/>
          <w:lang w:eastAsia="en-IN" w:bidi="hi-IN"/>
        </w:rPr>
        <w:t>;</w:t>
      </w:r>
    </w:p>
    <w:p w14:paraId="771B00D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61FCF35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400FBDA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void</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strong</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a</w:t>
      </w:r>
      <w:r w:rsidRPr="0079248A">
        <w:rPr>
          <w:rFonts w:ascii="Consolas" w:eastAsia="Times New Roman" w:hAnsi="Consolas" w:cs="Times New Roman"/>
          <w:color w:val="569CD6"/>
          <w:sz w:val="24"/>
          <w:szCs w:val="24"/>
          <w:lang w:eastAsia="en-IN" w:bidi="hi-IN"/>
        </w:rPr>
        <w: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i</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proofErr w:type="spellEnd"/>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
    <w:p w14:paraId="36EB64D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7F89712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sum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t</w:t>
      </w:r>
      <w:r w:rsidRPr="0079248A">
        <w:rPr>
          <w:rFonts w:ascii="Consolas" w:eastAsia="Times New Roman" w:hAnsi="Consolas" w:cs="Times New Roman"/>
          <w:color w:val="D4D4D4"/>
          <w:sz w:val="24"/>
          <w:szCs w:val="24"/>
          <w:lang w:eastAsia="en-IN" w:bidi="hi-IN"/>
        </w:rPr>
        <w:t>;</w:t>
      </w:r>
    </w:p>
    <w:p w14:paraId="56C63969"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for</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t</w:t>
      </w:r>
      <w:r w:rsidRPr="0079248A">
        <w:rPr>
          <w:rFonts w:ascii="Consolas" w:eastAsia="Times New Roman" w:hAnsi="Consolas" w:cs="Times New Roman"/>
          <w:color w:val="D4D4D4"/>
          <w:sz w:val="24"/>
          <w:szCs w:val="24"/>
          <w:lang w:eastAsia="en-IN" w:bidi="hi-IN"/>
        </w:rPr>
        <w:t>&lt;</w:t>
      </w:r>
      <w:proofErr w:type="spellStart"/>
      <w:r w:rsidRPr="0079248A">
        <w:rPr>
          <w:rFonts w:ascii="Consolas" w:eastAsia="Times New Roman" w:hAnsi="Consolas" w:cs="Times New Roman"/>
          <w:color w:val="9CDCFE"/>
          <w:sz w:val="24"/>
          <w:szCs w:val="24"/>
          <w:lang w:eastAsia="en-IN" w:bidi="hi-IN"/>
        </w:rPr>
        <w:t>i</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t</w:t>
      </w:r>
      <w:proofErr w:type="spellEnd"/>
      <w:r w:rsidRPr="0079248A">
        <w:rPr>
          <w:rFonts w:ascii="Consolas" w:eastAsia="Times New Roman" w:hAnsi="Consolas" w:cs="Times New Roman"/>
          <w:color w:val="D4D4D4"/>
          <w:sz w:val="24"/>
          <w:szCs w:val="24"/>
          <w:lang w:eastAsia="en-IN" w:bidi="hi-IN"/>
        </w:rPr>
        <w:t>++)</w:t>
      </w:r>
    </w:p>
    <w:p w14:paraId="0D9547F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32F77C6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sum</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sum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DCDCAA"/>
          <w:sz w:val="24"/>
          <w:szCs w:val="24"/>
          <w:lang w:eastAsia="en-IN" w:bidi="hi-IN"/>
        </w:rPr>
        <w:t>factorial</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a</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t</w:t>
      </w:r>
      <w:r w:rsidRPr="0079248A">
        <w:rPr>
          <w:rFonts w:ascii="Consolas" w:eastAsia="Times New Roman" w:hAnsi="Consolas" w:cs="Times New Roman"/>
          <w:color w:val="D4D4D4"/>
          <w:sz w:val="24"/>
          <w:szCs w:val="24"/>
          <w:lang w:eastAsia="en-IN" w:bidi="hi-IN"/>
        </w:rPr>
        <w:t>]);  </w:t>
      </w:r>
    </w:p>
    <w:p w14:paraId="5B6BED1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56740A69"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if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sum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
    <w:p w14:paraId="3CC043A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"the strong number is : </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D7BA7D"/>
          <w:sz w:val="24"/>
          <w:szCs w:val="24"/>
          <w:lang w:eastAsia="en-IN" w:bidi="hi-IN"/>
        </w:rPr>
        <w:t>\</w:t>
      </w:r>
      <w:proofErr w:type="spellStart"/>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proofErr w:type="spellEnd"/>
      <w:r w:rsidRPr="0079248A">
        <w:rPr>
          <w:rFonts w:ascii="Consolas" w:eastAsia="Times New Roman" w:hAnsi="Consolas" w:cs="Times New Roman"/>
          <w:color w:val="D4D4D4"/>
          <w:sz w:val="24"/>
          <w:szCs w:val="24"/>
          <w:lang w:eastAsia="en-IN" w:bidi="hi-IN"/>
        </w:rPr>
        <w:t>);</w:t>
      </w:r>
    </w:p>
    <w:p w14:paraId="36F0FC0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560214A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28E01328"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374BA4F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void</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numtoarr</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c</w:t>
      </w:r>
      <w:r w:rsidRPr="0079248A">
        <w:rPr>
          <w:rFonts w:ascii="Consolas" w:eastAsia="Times New Roman" w:hAnsi="Consolas" w:cs="Times New Roman"/>
          <w:color w:val="D4D4D4"/>
          <w:sz w:val="24"/>
          <w:szCs w:val="24"/>
          <w:lang w:eastAsia="en-IN" w:bidi="hi-IN"/>
        </w:rPr>
        <w:t>)</w:t>
      </w:r>
    </w:p>
    <w:p w14:paraId="6C059EB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2EA657F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lastRenderedPageBreak/>
        <w:t>    </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c</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p>
    <w:p w14:paraId="3E88E928"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do</w:t>
      </w:r>
    </w:p>
    <w:p w14:paraId="2565823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42424EC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arr</w:t>
      </w:r>
      <w:proofErr w:type="spellEnd"/>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p>
    <w:p w14:paraId="04D5025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p>
    <w:p w14:paraId="7AC843A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
    <w:p w14:paraId="6FD7913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while</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p>
    <w:p w14:paraId="3BEBC6E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strong</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arr</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w:t>
      </w:r>
      <w:proofErr w:type="spellEnd"/>
      <w:r w:rsidRPr="0079248A">
        <w:rPr>
          <w:rFonts w:ascii="Consolas" w:eastAsia="Times New Roman" w:hAnsi="Consolas" w:cs="Times New Roman"/>
          <w:color w:val="D4D4D4"/>
          <w:sz w:val="24"/>
          <w:szCs w:val="24"/>
          <w:lang w:eastAsia="en-IN" w:bidi="hi-IN"/>
        </w:rPr>
        <w:t>);  </w:t>
      </w:r>
    </w:p>
    <w:p w14:paraId="5F3940A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3DE0B50E" w14:textId="32718F13" w:rsidR="0018617F" w:rsidRDefault="0018617F" w:rsidP="0018617F">
      <w:pPr>
        <w:rPr>
          <w:b/>
          <w:bCs/>
        </w:rPr>
      </w:pPr>
    </w:p>
    <w:p w14:paraId="498A87EB" w14:textId="4696EAD1" w:rsidR="0079248A" w:rsidRPr="0018617F" w:rsidRDefault="0079248A" w:rsidP="0018617F">
      <w:pPr>
        <w:rPr>
          <w:b/>
          <w:bCs/>
        </w:rPr>
      </w:pPr>
      <w:r>
        <w:rPr>
          <w:b/>
          <w:bCs/>
          <w:noProof/>
        </w:rPr>
        <w:drawing>
          <wp:inline distT="0" distB="0" distL="0" distR="0" wp14:anchorId="4D31B5A3" wp14:editId="7A205CD9">
            <wp:extent cx="5021580" cy="177546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1580" cy="1775460"/>
                    </a:xfrm>
                    <a:prstGeom prst="rect">
                      <a:avLst/>
                    </a:prstGeom>
                    <a:noFill/>
                    <a:ln>
                      <a:noFill/>
                    </a:ln>
                  </pic:spPr>
                </pic:pic>
              </a:graphicData>
            </a:graphic>
          </wp:inline>
        </w:drawing>
      </w:r>
    </w:p>
    <w:p w14:paraId="04D54B46" w14:textId="77777777" w:rsidR="0018617F" w:rsidRPr="0018617F" w:rsidRDefault="0018617F" w:rsidP="0018617F">
      <w:pPr>
        <w:rPr>
          <w:b/>
          <w:bCs/>
        </w:rPr>
      </w:pPr>
      <w:r w:rsidRPr="0018617F">
        <w:rPr>
          <w:b/>
          <w:bCs/>
        </w:rPr>
        <w:t xml:space="preserve">2. Write a function to compute the distance between two points and use it to develop </w:t>
      </w:r>
    </w:p>
    <w:p w14:paraId="05B57707" w14:textId="77777777" w:rsidR="0018617F" w:rsidRPr="0018617F" w:rsidRDefault="0018617F" w:rsidP="0018617F">
      <w:pPr>
        <w:rPr>
          <w:b/>
          <w:bCs/>
        </w:rPr>
      </w:pPr>
      <w:r w:rsidRPr="0018617F">
        <w:rPr>
          <w:b/>
          <w:bCs/>
        </w:rPr>
        <w:t xml:space="preserve">another function that will compute the area of the triangle whose vertices are A(x1, y1), </w:t>
      </w:r>
    </w:p>
    <w:p w14:paraId="1DA3FCAB" w14:textId="77777777" w:rsidR="0018617F" w:rsidRPr="0018617F" w:rsidRDefault="0018617F" w:rsidP="0018617F">
      <w:pPr>
        <w:rPr>
          <w:b/>
          <w:bCs/>
        </w:rPr>
      </w:pPr>
      <w:r w:rsidRPr="0018617F">
        <w:rPr>
          <w:b/>
          <w:bCs/>
        </w:rPr>
        <w:t xml:space="preserve">B(x2, y2), and C(x3, y3). Use these functions to develop a function which returns a value 1 </w:t>
      </w:r>
    </w:p>
    <w:p w14:paraId="3720FDA5" w14:textId="708EA9CF" w:rsidR="0018617F" w:rsidRDefault="0018617F" w:rsidP="0018617F">
      <w:pPr>
        <w:rPr>
          <w:b/>
          <w:bCs/>
        </w:rPr>
      </w:pPr>
      <w:r w:rsidRPr="0018617F">
        <w:rPr>
          <w:b/>
          <w:bCs/>
        </w:rPr>
        <w:t>if the point (x, y) lines inside the triangle ABC, otherwise a value 0.</w:t>
      </w:r>
    </w:p>
    <w:p w14:paraId="28FE711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C586C0"/>
          <w:sz w:val="24"/>
          <w:szCs w:val="24"/>
          <w:lang w:eastAsia="en-IN" w:bidi="hi-IN"/>
        </w:rPr>
        <w:t>#include</w:t>
      </w:r>
      <w:r w:rsidRPr="0018617F">
        <w:rPr>
          <w:rFonts w:ascii="Consolas" w:eastAsia="Times New Roman" w:hAnsi="Consolas" w:cs="Times New Roman"/>
          <w:color w:val="CE9178"/>
          <w:sz w:val="24"/>
          <w:szCs w:val="24"/>
          <w:lang w:eastAsia="en-IN" w:bidi="hi-IN"/>
        </w:rPr>
        <w:t>&lt;stdio.h&gt;</w:t>
      </w:r>
    </w:p>
    <w:p w14:paraId="4444DFD0"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C586C0"/>
          <w:sz w:val="24"/>
          <w:szCs w:val="24"/>
          <w:lang w:eastAsia="en-IN" w:bidi="hi-IN"/>
        </w:rPr>
        <w:t>#include</w:t>
      </w:r>
      <w:r w:rsidRPr="0018617F">
        <w:rPr>
          <w:rFonts w:ascii="Consolas" w:eastAsia="Times New Roman" w:hAnsi="Consolas" w:cs="Times New Roman"/>
          <w:color w:val="CE9178"/>
          <w:sz w:val="24"/>
          <w:szCs w:val="24"/>
          <w:lang w:eastAsia="en-IN" w:bidi="hi-IN"/>
        </w:rPr>
        <w:t>&lt;math.h&gt;</w:t>
      </w:r>
    </w:p>
    <w:p w14:paraId="214AF659"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C586C0"/>
          <w:sz w:val="24"/>
          <w:szCs w:val="24"/>
          <w:lang w:eastAsia="en-IN" w:bidi="hi-IN"/>
        </w:rPr>
        <w:t>#include</w:t>
      </w:r>
      <w:r w:rsidRPr="0018617F">
        <w:rPr>
          <w:rFonts w:ascii="Consolas" w:eastAsia="Times New Roman" w:hAnsi="Consolas" w:cs="Times New Roman"/>
          <w:color w:val="CE9178"/>
          <w:sz w:val="24"/>
          <w:szCs w:val="24"/>
          <w:lang w:eastAsia="en-IN" w:bidi="hi-IN"/>
        </w:rPr>
        <w:t>&lt;stdlib.h&gt;</w:t>
      </w:r>
    </w:p>
    <w:p w14:paraId="53D96842"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56818118"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41425CB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29ECDBDD"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dis</w:t>
      </w:r>
      <w:r w:rsidRPr="0018617F">
        <w:rPr>
          <w:rFonts w:ascii="Consolas" w:eastAsia="Times New Roman" w:hAnsi="Consolas" w:cs="Times New Roman"/>
          <w:color w:val="D4D4D4"/>
          <w:sz w:val="24"/>
          <w:szCs w:val="24"/>
          <w:lang w:eastAsia="en-IN" w:bidi="hi-IN"/>
        </w:rPr>
        <w:t>;</w:t>
      </w:r>
    </w:p>
    <w:p w14:paraId="7EBB63E8"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dis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DCDCAA"/>
          <w:sz w:val="24"/>
          <w:szCs w:val="24"/>
          <w:lang w:eastAsia="en-IN" w:bidi="hi-IN"/>
        </w:rPr>
        <w:t>sqrt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DCDCAA"/>
          <w:sz w:val="24"/>
          <w:szCs w:val="24"/>
          <w:lang w:eastAsia="en-IN" w:bidi="hi-IN"/>
        </w:rPr>
        <w:t>pow</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DCDCAA"/>
          <w:sz w:val="24"/>
          <w:szCs w:val="24"/>
          <w:lang w:eastAsia="en-IN" w:bidi="hi-IN"/>
        </w:rPr>
        <w:t>pow</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2</w:t>
      </w:r>
      <w:r w:rsidRPr="0018617F">
        <w:rPr>
          <w:rFonts w:ascii="Consolas" w:eastAsia="Times New Roman" w:hAnsi="Consolas" w:cs="Times New Roman"/>
          <w:color w:val="D4D4D4"/>
          <w:sz w:val="24"/>
          <w:szCs w:val="24"/>
          <w:lang w:eastAsia="en-IN" w:bidi="hi-IN"/>
        </w:rPr>
        <w:t>));</w:t>
      </w:r>
    </w:p>
    <w:p w14:paraId="75F4A51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return</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dis</w:t>
      </w:r>
      <w:r w:rsidRPr="0018617F">
        <w:rPr>
          <w:rFonts w:ascii="Consolas" w:eastAsia="Times New Roman" w:hAnsi="Consolas" w:cs="Times New Roman"/>
          <w:color w:val="D4D4D4"/>
          <w:sz w:val="24"/>
          <w:szCs w:val="24"/>
          <w:lang w:eastAsia="en-IN" w:bidi="hi-IN"/>
        </w:rPr>
        <w:t>;</w:t>
      </w:r>
    </w:p>
    <w:p w14:paraId="456DDC63"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22ACA00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5382F84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farea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627B217E"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28C0C1FB"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area</w:t>
      </w:r>
      <w:proofErr w:type="spellEnd"/>
      <w:r w:rsidRPr="0018617F">
        <w:rPr>
          <w:rFonts w:ascii="Consolas" w:eastAsia="Times New Roman" w:hAnsi="Consolas" w:cs="Times New Roman"/>
          <w:color w:val="D4D4D4"/>
          <w:sz w:val="24"/>
          <w:szCs w:val="24"/>
          <w:lang w:eastAsia="en-IN" w:bidi="hi-IN"/>
        </w:rPr>
        <w:t>;</w:t>
      </w:r>
    </w:p>
    <w:p w14:paraId="05DE808C"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43F61D7A"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53D5A803"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469B5AF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lastRenderedPageBreak/>
        <w:t>    </w:t>
      </w:r>
      <w:r w:rsidRPr="0018617F">
        <w:rPr>
          <w:rFonts w:ascii="Consolas" w:eastAsia="Times New Roman" w:hAnsi="Consolas" w:cs="Times New Roman"/>
          <w:color w:val="9CDCFE"/>
          <w:sz w:val="24"/>
          <w:szCs w:val="24"/>
          <w:lang w:eastAsia="en-IN" w:bidi="hi-IN"/>
        </w:rPr>
        <w:t>s</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c</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2</w:t>
      </w:r>
      <w:r w:rsidRPr="0018617F">
        <w:rPr>
          <w:rFonts w:ascii="Consolas" w:eastAsia="Times New Roman" w:hAnsi="Consolas" w:cs="Times New Roman"/>
          <w:color w:val="D4D4D4"/>
          <w:sz w:val="24"/>
          <w:szCs w:val="24"/>
          <w:lang w:eastAsia="en-IN" w:bidi="hi-IN"/>
        </w:rPr>
        <w:t>;</w:t>
      </w:r>
    </w:p>
    <w:p w14:paraId="50FED5A8"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area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DCDCAA"/>
          <w:sz w:val="24"/>
          <w:szCs w:val="24"/>
          <w:lang w:eastAsia="en-IN" w:bidi="hi-IN"/>
        </w:rPr>
        <w:t>sqrt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w:t>
      </w:r>
    </w:p>
    <w:p w14:paraId="5B5772E2"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return</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area</w:t>
      </w:r>
      <w:r w:rsidRPr="0018617F">
        <w:rPr>
          <w:rFonts w:ascii="Consolas" w:eastAsia="Times New Roman" w:hAnsi="Consolas" w:cs="Times New Roman"/>
          <w:color w:val="D4D4D4"/>
          <w:sz w:val="24"/>
          <w:szCs w:val="24"/>
          <w:lang w:eastAsia="en-IN" w:bidi="hi-IN"/>
        </w:rPr>
        <w:t>;</w:t>
      </w:r>
    </w:p>
    <w:p w14:paraId="44DF34AC"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41F48BE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5DA788C3"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int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flocation</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p</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q</w:t>
      </w:r>
      <w:r w:rsidRPr="0018617F">
        <w:rPr>
          <w:rFonts w:ascii="Consolas" w:eastAsia="Times New Roman" w:hAnsi="Consolas" w:cs="Times New Roman"/>
          <w:color w:val="D4D4D4"/>
          <w:sz w:val="24"/>
          <w:szCs w:val="24"/>
          <w:lang w:eastAsia="en-IN" w:bidi="hi-IN"/>
        </w:rPr>
        <w:t>)</w:t>
      </w:r>
    </w:p>
    <w:p w14:paraId="7F367FF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68D94DB3"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i</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j</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k</w:t>
      </w:r>
      <w:proofErr w:type="spellEnd"/>
      <w:r w:rsidRPr="0018617F">
        <w:rPr>
          <w:rFonts w:ascii="Consolas" w:eastAsia="Times New Roman" w:hAnsi="Consolas" w:cs="Times New Roman"/>
          <w:color w:val="D4D4D4"/>
          <w:sz w:val="24"/>
          <w:szCs w:val="24"/>
          <w:lang w:eastAsia="en-IN" w:bidi="hi-IN"/>
        </w:rPr>
        <w:t>;</w:t>
      </w:r>
    </w:p>
    <w:p w14:paraId="7386B3CD"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11ACAF45"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28CC9DD8"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4CD02EA6"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9CDCFE"/>
          <w:sz w:val="24"/>
          <w:szCs w:val="24"/>
          <w:lang w:eastAsia="en-IN" w:bidi="hi-IN"/>
        </w:rPr>
        <w:t>i</w:t>
      </w:r>
      <w:proofErr w:type="spellEnd"/>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p</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q</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p>
    <w:p w14:paraId="699A8592"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j</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p</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q</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68032820"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k</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p</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q</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5C2737A7"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if</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j</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)&amp;&amp;(</w:t>
      </w:r>
      <w:r w:rsidRPr="0018617F">
        <w:rPr>
          <w:rFonts w:ascii="Consolas" w:eastAsia="Times New Roman" w:hAnsi="Consolas" w:cs="Times New Roman"/>
          <w:color w:val="9CDCFE"/>
          <w:sz w:val="24"/>
          <w:szCs w:val="24"/>
          <w:lang w:eastAsia="en-IN" w:bidi="hi-IN"/>
        </w:rPr>
        <w:t>j</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)&amp;&amp;(</w:t>
      </w:r>
      <w:r w:rsidRPr="0018617F">
        <w:rPr>
          <w:rFonts w:ascii="Consolas" w:eastAsia="Times New Roman" w:hAnsi="Consolas" w:cs="Times New Roman"/>
          <w:color w:val="9CDCFE"/>
          <w:sz w:val="24"/>
          <w:szCs w:val="24"/>
          <w:lang w:eastAsia="en-IN" w:bidi="hi-IN"/>
        </w:rPr>
        <w:t>j</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 &amp;&amp; ((</w:t>
      </w:r>
      <w:r w:rsidRPr="0018617F">
        <w:rPr>
          <w:rFonts w:ascii="Consolas" w:eastAsia="Times New Roman" w:hAnsi="Consolas" w:cs="Times New Roman"/>
          <w:color w:val="9CDCFE"/>
          <w:sz w:val="24"/>
          <w:szCs w:val="24"/>
          <w:lang w:eastAsia="en-IN" w:bidi="hi-IN"/>
        </w:rPr>
        <w:t>i</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)&amp;&amp;(</w:t>
      </w:r>
      <w:r w:rsidRPr="0018617F">
        <w:rPr>
          <w:rFonts w:ascii="Consolas" w:eastAsia="Times New Roman" w:hAnsi="Consolas" w:cs="Times New Roman"/>
          <w:color w:val="9CDCFE"/>
          <w:sz w:val="24"/>
          <w:szCs w:val="24"/>
          <w:lang w:eastAsia="en-IN" w:bidi="hi-IN"/>
        </w:rPr>
        <w:t>i</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)&amp;&amp;(</w:t>
      </w:r>
      <w:r w:rsidRPr="0018617F">
        <w:rPr>
          <w:rFonts w:ascii="Consolas" w:eastAsia="Times New Roman" w:hAnsi="Consolas" w:cs="Times New Roman"/>
          <w:color w:val="9CDCFE"/>
          <w:sz w:val="24"/>
          <w:szCs w:val="24"/>
          <w:lang w:eastAsia="en-IN" w:bidi="hi-IN"/>
        </w:rPr>
        <w:t>i</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 &amp;&amp; ((</w:t>
      </w:r>
      <w:r w:rsidRPr="0018617F">
        <w:rPr>
          <w:rFonts w:ascii="Consolas" w:eastAsia="Times New Roman" w:hAnsi="Consolas" w:cs="Times New Roman"/>
          <w:color w:val="9CDCFE"/>
          <w:sz w:val="24"/>
          <w:szCs w:val="24"/>
          <w:lang w:eastAsia="en-IN" w:bidi="hi-IN"/>
        </w:rPr>
        <w:t>k</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)&amp;&amp;(</w:t>
      </w:r>
      <w:r w:rsidRPr="0018617F">
        <w:rPr>
          <w:rFonts w:ascii="Consolas" w:eastAsia="Times New Roman" w:hAnsi="Consolas" w:cs="Times New Roman"/>
          <w:color w:val="9CDCFE"/>
          <w:sz w:val="24"/>
          <w:szCs w:val="24"/>
          <w:lang w:eastAsia="en-IN" w:bidi="hi-IN"/>
        </w:rPr>
        <w:t>k</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)&amp;&amp;(</w:t>
      </w:r>
      <w:r w:rsidRPr="0018617F">
        <w:rPr>
          <w:rFonts w:ascii="Consolas" w:eastAsia="Times New Roman" w:hAnsi="Consolas" w:cs="Times New Roman"/>
          <w:color w:val="9CDCFE"/>
          <w:sz w:val="24"/>
          <w:szCs w:val="24"/>
          <w:lang w:eastAsia="en-IN" w:bidi="hi-IN"/>
        </w:rPr>
        <w:t>k</w:t>
      </w:r>
      <w:r w:rsidRPr="0018617F">
        <w:rPr>
          <w:rFonts w:ascii="Consolas" w:eastAsia="Times New Roman" w:hAnsi="Consolas" w:cs="Times New Roman"/>
          <w:color w:val="D4D4D4"/>
          <w:sz w:val="24"/>
          <w:szCs w:val="24"/>
          <w:lang w:eastAsia="en-IN" w:bidi="hi-IN"/>
        </w:rPr>
        <w:t>&lt;=</w:t>
      </w:r>
      <w:r w:rsidRPr="0018617F">
        <w:rPr>
          <w:rFonts w:ascii="Consolas" w:eastAsia="Times New Roman" w:hAnsi="Consolas" w:cs="Times New Roman"/>
          <w:color w:val="9CDCFE"/>
          <w:sz w:val="24"/>
          <w:szCs w:val="24"/>
          <w:lang w:eastAsia="en-IN" w:bidi="hi-IN"/>
        </w:rPr>
        <w:t>c</w:t>
      </w:r>
      <w:r w:rsidRPr="0018617F">
        <w:rPr>
          <w:rFonts w:ascii="Consolas" w:eastAsia="Times New Roman" w:hAnsi="Consolas" w:cs="Times New Roman"/>
          <w:color w:val="D4D4D4"/>
          <w:sz w:val="24"/>
          <w:szCs w:val="24"/>
          <w:lang w:eastAsia="en-IN" w:bidi="hi-IN"/>
        </w:rPr>
        <w:t>)) )</w:t>
      </w:r>
    </w:p>
    <w:p w14:paraId="678EEE50"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return</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B5CEA8"/>
          <w:sz w:val="24"/>
          <w:szCs w:val="24"/>
          <w:lang w:eastAsia="en-IN" w:bidi="hi-IN"/>
        </w:rPr>
        <w:t>1</w:t>
      </w:r>
      <w:r w:rsidRPr="0018617F">
        <w:rPr>
          <w:rFonts w:ascii="Consolas" w:eastAsia="Times New Roman" w:hAnsi="Consolas" w:cs="Times New Roman"/>
          <w:color w:val="D4D4D4"/>
          <w:sz w:val="24"/>
          <w:szCs w:val="24"/>
          <w:lang w:eastAsia="en-IN" w:bidi="hi-IN"/>
        </w:rPr>
        <w:t>;</w:t>
      </w:r>
    </w:p>
    <w:p w14:paraId="71595B6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else</w:t>
      </w:r>
      <w:r w:rsidRPr="0018617F">
        <w:rPr>
          <w:rFonts w:ascii="Consolas" w:eastAsia="Times New Roman" w:hAnsi="Consolas" w:cs="Times New Roman"/>
          <w:color w:val="D4D4D4"/>
          <w:sz w:val="24"/>
          <w:szCs w:val="24"/>
          <w:lang w:eastAsia="en-IN" w:bidi="hi-IN"/>
        </w:rPr>
        <w:t> </w:t>
      </w:r>
    </w:p>
    <w:p w14:paraId="0C15B28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return</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B5CEA8"/>
          <w:sz w:val="24"/>
          <w:szCs w:val="24"/>
          <w:lang w:eastAsia="en-IN" w:bidi="hi-IN"/>
        </w:rPr>
        <w:t>0</w:t>
      </w:r>
      <w:r w:rsidRPr="0018617F">
        <w:rPr>
          <w:rFonts w:ascii="Consolas" w:eastAsia="Times New Roman" w:hAnsi="Consolas" w:cs="Times New Roman"/>
          <w:color w:val="D4D4D4"/>
          <w:sz w:val="24"/>
          <w:szCs w:val="24"/>
          <w:lang w:eastAsia="en-IN" w:bidi="hi-IN"/>
        </w:rPr>
        <w:t>;</w:t>
      </w:r>
    </w:p>
    <w:p w14:paraId="376DB809"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0739FB7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56703DD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569CD6"/>
          <w:sz w:val="24"/>
          <w:szCs w:val="24"/>
          <w:lang w:eastAsia="en-IN" w:bidi="hi-IN"/>
        </w:rPr>
        <w:t>void</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main</w:t>
      </w:r>
      <w:r w:rsidRPr="0018617F">
        <w:rPr>
          <w:rFonts w:ascii="Consolas" w:eastAsia="Times New Roman" w:hAnsi="Consolas" w:cs="Times New Roman"/>
          <w:color w:val="D4D4D4"/>
          <w:sz w:val="24"/>
          <w:szCs w:val="24"/>
          <w:lang w:eastAsia="en-IN" w:bidi="hi-IN"/>
        </w:rPr>
        <w:t>()</w:t>
      </w:r>
    </w:p>
    <w:p w14:paraId="2B027EB6"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19C3D8C6"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float</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dis</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AREA</w:t>
      </w:r>
      <w:r w:rsidRPr="0018617F">
        <w:rPr>
          <w:rFonts w:ascii="Consolas" w:eastAsia="Times New Roman" w:hAnsi="Consolas" w:cs="Times New Roman"/>
          <w:color w:val="D4D4D4"/>
          <w:sz w:val="24"/>
          <w:szCs w:val="24"/>
          <w:lang w:eastAsia="en-IN" w:bidi="hi-IN"/>
        </w:rPr>
        <w:t>;</w:t>
      </w:r>
    </w:p>
    <w:p w14:paraId="095FD07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569CD6"/>
          <w:sz w:val="24"/>
          <w:szCs w:val="24"/>
          <w:lang w:eastAsia="en-IN" w:bidi="hi-IN"/>
        </w:rPr>
        <w:t>int</w:t>
      </w: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9CDCFE"/>
          <w:sz w:val="24"/>
          <w:szCs w:val="24"/>
          <w:lang w:eastAsia="en-IN" w:bidi="hi-IN"/>
        </w:rPr>
        <w:t>choice</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n</w:t>
      </w:r>
      <w:proofErr w:type="spellEnd"/>
      <w:r w:rsidRPr="0018617F">
        <w:rPr>
          <w:rFonts w:ascii="Consolas" w:eastAsia="Times New Roman" w:hAnsi="Consolas" w:cs="Times New Roman"/>
          <w:color w:val="D4D4D4"/>
          <w:sz w:val="24"/>
          <w:szCs w:val="24"/>
          <w:lang w:eastAsia="en-IN" w:bidi="hi-IN"/>
        </w:rPr>
        <w:t>;</w:t>
      </w:r>
    </w:p>
    <w:p w14:paraId="3BCC2E7B"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231FFDB3"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do</w:t>
      </w:r>
    </w:p>
    <w:p w14:paraId="1D548DC7"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
    <w:p w14:paraId="4FCFC549"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
    <w:p w14:paraId="70D071FC"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printf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"choose what you want to do...</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07B1C30B"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  1   - for finding the distance between two points</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49941F17"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  2   - for finding the area of triangle from its vertices</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527981A2"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  3   - for finding the location of pint wrt triangle</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1A6EFA3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printf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  0   - to exit</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2E8306EC"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w:t>
      </w:r>
      <w:proofErr w:type="spellStart"/>
      <w:r w:rsidRPr="0018617F">
        <w:rPr>
          <w:rFonts w:ascii="Consolas" w:eastAsia="Times New Roman" w:hAnsi="Consolas" w:cs="Times New Roman"/>
          <w:color w:val="9CDCFE"/>
          <w:sz w:val="24"/>
          <w:szCs w:val="24"/>
          <w:lang w:eastAsia="en-IN" w:bidi="hi-IN"/>
        </w:rPr>
        <w:t>d</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choice</w:t>
      </w:r>
      <w:proofErr w:type="spellEnd"/>
      <w:r w:rsidRPr="0018617F">
        <w:rPr>
          <w:rFonts w:ascii="Consolas" w:eastAsia="Times New Roman" w:hAnsi="Consolas" w:cs="Times New Roman"/>
          <w:color w:val="D4D4D4"/>
          <w:sz w:val="24"/>
          <w:szCs w:val="24"/>
          <w:lang w:eastAsia="en-IN" w:bidi="hi-IN"/>
        </w:rPr>
        <w:t>);</w:t>
      </w:r>
    </w:p>
    <w:p w14:paraId="73AD62E0"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switch</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choice</w:t>
      </w:r>
      <w:r w:rsidRPr="0018617F">
        <w:rPr>
          <w:rFonts w:ascii="Consolas" w:eastAsia="Times New Roman" w:hAnsi="Consolas" w:cs="Times New Roman"/>
          <w:color w:val="D4D4D4"/>
          <w:sz w:val="24"/>
          <w:szCs w:val="24"/>
          <w:lang w:eastAsia="en-IN" w:bidi="hi-IN"/>
        </w:rPr>
        <w:t>)</w:t>
      </w:r>
    </w:p>
    <w:p w14:paraId="5DB70EBA"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
    <w:p w14:paraId="52BCF06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lastRenderedPageBreak/>
        <w:t>            </w:t>
      </w:r>
      <w:r w:rsidRPr="0018617F">
        <w:rPr>
          <w:rFonts w:ascii="Consolas" w:eastAsia="Times New Roman" w:hAnsi="Consolas" w:cs="Times New Roman"/>
          <w:color w:val="C586C0"/>
          <w:sz w:val="24"/>
          <w:szCs w:val="24"/>
          <w:lang w:eastAsia="en-IN" w:bidi="hi-IN"/>
        </w:rPr>
        <w:t>case</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B5CEA8"/>
          <w:sz w:val="24"/>
          <w:szCs w:val="24"/>
          <w:lang w:eastAsia="en-IN" w:bidi="hi-IN"/>
        </w:rPr>
        <w:t>1</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"you have choosen to find the distance between two points...</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355E87EA"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(x1,y1) of the first point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0690EB36"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p>
    <w:p w14:paraId="009C29D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(x2,y2) of the second point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01FF0CC8"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309A140C"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dis</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fdistance</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21FFE8F6"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distance between two points is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D7BA7D"/>
          <w:sz w:val="24"/>
          <w:szCs w:val="24"/>
          <w:lang w:eastAsia="en-IN" w:bidi="hi-IN"/>
        </w:rPr>
        <w:t>\n\n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dis</w:t>
      </w:r>
      <w:r w:rsidRPr="0018617F">
        <w:rPr>
          <w:rFonts w:ascii="Consolas" w:eastAsia="Times New Roman" w:hAnsi="Consolas" w:cs="Times New Roman"/>
          <w:color w:val="D4D4D4"/>
          <w:sz w:val="24"/>
          <w:szCs w:val="24"/>
          <w:lang w:eastAsia="en-IN" w:bidi="hi-IN"/>
        </w:rPr>
        <w:t>);</w:t>
      </w:r>
    </w:p>
    <w:p w14:paraId="7198F35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break</w:t>
      </w:r>
      <w:r w:rsidRPr="0018617F">
        <w:rPr>
          <w:rFonts w:ascii="Consolas" w:eastAsia="Times New Roman" w:hAnsi="Consolas" w:cs="Times New Roman"/>
          <w:color w:val="D4D4D4"/>
          <w:sz w:val="24"/>
          <w:szCs w:val="24"/>
          <w:lang w:eastAsia="en-IN" w:bidi="hi-IN"/>
        </w:rPr>
        <w:t>;</w:t>
      </w:r>
    </w:p>
    <w:p w14:paraId="13BBCA6D"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case</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B5CEA8"/>
          <w:sz w:val="24"/>
          <w:szCs w:val="24"/>
          <w:lang w:eastAsia="en-IN" w:bidi="hi-IN"/>
        </w:rPr>
        <w:t>2</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"you have choosen to find the area of triangle from vertices ...</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26517EDB"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(x1,y1) of the first point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1F7C676F"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p>
    <w:p w14:paraId="0298D8EE"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(x2,y2) of the second point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3CC6E08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349F77A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(x2,y2) of the third point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64BD1FE5"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467D8E2D"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AREA</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farea</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59C42319"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area of the triangle is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D7BA7D"/>
          <w:sz w:val="24"/>
          <w:szCs w:val="24"/>
          <w:lang w:eastAsia="en-IN" w:bidi="hi-IN"/>
        </w:rPr>
        <w:t>\n\n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AREA</w:t>
      </w:r>
      <w:r w:rsidRPr="0018617F">
        <w:rPr>
          <w:rFonts w:ascii="Consolas" w:eastAsia="Times New Roman" w:hAnsi="Consolas" w:cs="Times New Roman"/>
          <w:color w:val="D4D4D4"/>
          <w:sz w:val="24"/>
          <w:szCs w:val="24"/>
          <w:lang w:eastAsia="en-IN" w:bidi="hi-IN"/>
        </w:rPr>
        <w:t>);</w:t>
      </w:r>
    </w:p>
    <w:p w14:paraId="54834C40"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break</w:t>
      </w:r>
      <w:r w:rsidRPr="0018617F">
        <w:rPr>
          <w:rFonts w:ascii="Consolas" w:eastAsia="Times New Roman" w:hAnsi="Consolas" w:cs="Times New Roman"/>
          <w:color w:val="D4D4D4"/>
          <w:sz w:val="24"/>
          <w:szCs w:val="24"/>
          <w:lang w:eastAsia="en-IN" w:bidi="hi-IN"/>
        </w:rPr>
        <w:t>;</w:t>
      </w:r>
    </w:p>
    <w:p w14:paraId="4C1108BE"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case</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B5CEA8"/>
          <w:sz w:val="24"/>
          <w:szCs w:val="24"/>
          <w:lang w:eastAsia="en-IN" w:bidi="hi-IN"/>
        </w:rPr>
        <w:t>3</w:t>
      </w: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"you have choosen to find the position of point wrt triangle...</w:t>
      </w:r>
      <w:r w:rsidRPr="0018617F">
        <w:rPr>
          <w:rFonts w:ascii="Consolas" w:eastAsia="Times New Roman" w:hAnsi="Consolas" w:cs="Times New Roman"/>
          <w:color w:val="D7BA7D"/>
          <w:sz w:val="24"/>
          <w:szCs w:val="24"/>
          <w:lang w:eastAsia="en-IN" w:bidi="hi-IN"/>
        </w:rPr>
        <w:t>\n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44894487"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(x1,y1) of the first point of triangle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6116D146"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p>
    <w:p w14:paraId="4367494A"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(x2,y2) of the second point of triangle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6C737412"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p>
    <w:p w14:paraId="2438CEBA"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(x2,y2) of the third point of triangle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325F7689"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13532BC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"enter the co-ordinates (a,b) of the point to locate :</w:t>
      </w:r>
      <w:r w:rsidRPr="0018617F">
        <w:rPr>
          <w:rFonts w:ascii="Consolas" w:eastAsia="Times New Roman" w:hAnsi="Consolas" w:cs="Times New Roman"/>
          <w:color w:val="D7BA7D"/>
          <w:sz w:val="24"/>
          <w:szCs w:val="24"/>
          <w:lang w:eastAsia="en-IN" w:bidi="hi-IN"/>
        </w:rPr>
        <w:t>\t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78C2579D"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roofErr w:type="spellStart"/>
      <w:r w:rsidRPr="0018617F">
        <w:rPr>
          <w:rFonts w:ascii="Consolas" w:eastAsia="Times New Roman" w:hAnsi="Consolas" w:cs="Times New Roman"/>
          <w:color w:val="DCDCAA"/>
          <w:sz w:val="24"/>
          <w:szCs w:val="24"/>
          <w:lang w:eastAsia="en-IN" w:bidi="hi-IN"/>
        </w:rPr>
        <w:t>scanf</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 </w:t>
      </w:r>
      <w:r w:rsidRPr="0018617F">
        <w:rPr>
          <w:rFonts w:ascii="Consolas" w:eastAsia="Times New Roman" w:hAnsi="Consolas" w:cs="Times New Roman"/>
          <w:color w:val="9CDCFE"/>
          <w:sz w:val="24"/>
          <w:szCs w:val="24"/>
          <w:lang w:eastAsia="en-IN" w:bidi="hi-IN"/>
        </w:rPr>
        <w:t>%f</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,&amp;</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p>
    <w:p w14:paraId="52A80D55"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proofErr w:type="spellStart"/>
      <w:r w:rsidRPr="0018617F">
        <w:rPr>
          <w:rFonts w:ascii="Consolas" w:eastAsia="Times New Roman" w:hAnsi="Consolas" w:cs="Times New Roman"/>
          <w:color w:val="DCDCAA"/>
          <w:sz w:val="24"/>
          <w:szCs w:val="24"/>
          <w:lang w:eastAsia="en-IN" w:bidi="hi-IN"/>
        </w:rPr>
        <w:t>flocation</w:t>
      </w:r>
      <w:proofErr w:type="spellEnd"/>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x3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y1</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y2</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y3</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a</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b</w:t>
      </w:r>
      <w:r w:rsidRPr="0018617F">
        <w:rPr>
          <w:rFonts w:ascii="Consolas" w:eastAsia="Times New Roman" w:hAnsi="Consolas" w:cs="Times New Roman"/>
          <w:color w:val="D4D4D4"/>
          <w:sz w:val="24"/>
          <w:szCs w:val="24"/>
          <w:lang w:eastAsia="en-IN" w:bidi="hi-IN"/>
        </w:rPr>
        <w:t>);</w:t>
      </w:r>
    </w:p>
    <w:p w14:paraId="141453EB"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lastRenderedPageBreak/>
        <w:t>                    </w:t>
      </w:r>
      <w:r w:rsidRPr="0018617F">
        <w:rPr>
          <w:rFonts w:ascii="Consolas" w:eastAsia="Times New Roman" w:hAnsi="Consolas" w:cs="Times New Roman"/>
          <w:color w:val="C586C0"/>
          <w:sz w:val="24"/>
          <w:szCs w:val="24"/>
          <w:lang w:eastAsia="en-IN" w:bidi="hi-IN"/>
        </w:rPr>
        <w:t>if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n</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1</w:t>
      </w:r>
      <w:r w:rsidRPr="0018617F">
        <w:rPr>
          <w:rFonts w:ascii="Consolas" w:eastAsia="Times New Roman" w:hAnsi="Consolas" w:cs="Times New Roman"/>
          <w:color w:val="D4D4D4"/>
          <w:sz w:val="24"/>
          <w:szCs w:val="24"/>
          <w:lang w:eastAsia="en-IN" w:bidi="hi-IN"/>
        </w:rPr>
        <w:t>)</w:t>
      </w:r>
    </w:p>
    <w:p w14:paraId="6AE41045"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pint lies inside the triangle !</w:t>
      </w:r>
      <w:r w:rsidRPr="0018617F">
        <w:rPr>
          <w:rFonts w:ascii="Consolas" w:eastAsia="Times New Roman" w:hAnsi="Consolas" w:cs="Times New Roman"/>
          <w:color w:val="D7BA7D"/>
          <w:sz w:val="24"/>
          <w:szCs w:val="24"/>
          <w:lang w:eastAsia="en-IN" w:bidi="hi-IN"/>
        </w:rPr>
        <w:t>\n\n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w:t>
      </w:r>
    </w:p>
    <w:p w14:paraId="4A512638"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else</w:t>
      </w:r>
    </w:p>
    <w:p w14:paraId="263415A0"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DCDCAA"/>
          <w:sz w:val="24"/>
          <w:szCs w:val="24"/>
          <w:lang w:eastAsia="en-IN" w:bidi="hi-IN"/>
        </w:rPr>
        <w:t>printf</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CE9178"/>
          <w:sz w:val="24"/>
          <w:szCs w:val="24"/>
          <w:lang w:eastAsia="en-IN" w:bidi="hi-IN"/>
        </w:rPr>
        <w:t>"the point lies outside the the triangle !</w:t>
      </w:r>
      <w:r w:rsidRPr="0018617F">
        <w:rPr>
          <w:rFonts w:ascii="Consolas" w:eastAsia="Times New Roman" w:hAnsi="Consolas" w:cs="Times New Roman"/>
          <w:color w:val="D7BA7D"/>
          <w:sz w:val="24"/>
          <w:szCs w:val="24"/>
          <w:lang w:eastAsia="en-IN" w:bidi="hi-IN"/>
        </w:rPr>
        <w:t>\n\n</w:t>
      </w:r>
      <w:r w:rsidRPr="0018617F">
        <w:rPr>
          <w:rFonts w:ascii="Consolas" w:eastAsia="Times New Roman" w:hAnsi="Consolas" w:cs="Times New Roman"/>
          <w:color w:val="CE9178"/>
          <w:sz w:val="24"/>
          <w:szCs w:val="24"/>
          <w:lang w:eastAsia="en-IN" w:bidi="hi-IN"/>
        </w:rPr>
        <w:t>"</w:t>
      </w:r>
      <w:r w:rsidRPr="0018617F">
        <w:rPr>
          <w:rFonts w:ascii="Consolas" w:eastAsia="Times New Roman" w:hAnsi="Consolas" w:cs="Times New Roman"/>
          <w:color w:val="D4D4D4"/>
          <w:sz w:val="24"/>
          <w:szCs w:val="24"/>
          <w:lang w:eastAsia="en-IN" w:bidi="hi-IN"/>
        </w:rPr>
        <w:t>); </w:t>
      </w:r>
    </w:p>
    <w:p w14:paraId="372E6874"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0A69EF0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
    <w:p w14:paraId="1D02AA12"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p>
    <w:p w14:paraId="0A432A91"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    </w:t>
      </w:r>
      <w:r w:rsidRPr="0018617F">
        <w:rPr>
          <w:rFonts w:ascii="Consolas" w:eastAsia="Times New Roman" w:hAnsi="Consolas" w:cs="Times New Roman"/>
          <w:color w:val="C586C0"/>
          <w:sz w:val="24"/>
          <w:szCs w:val="24"/>
          <w:lang w:eastAsia="en-IN" w:bidi="hi-IN"/>
        </w:rPr>
        <w:t>while</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9CDCFE"/>
          <w:sz w:val="24"/>
          <w:szCs w:val="24"/>
          <w:lang w:eastAsia="en-IN" w:bidi="hi-IN"/>
        </w:rPr>
        <w:t>choice</w:t>
      </w:r>
      <w:r w:rsidRPr="0018617F">
        <w:rPr>
          <w:rFonts w:ascii="Consolas" w:eastAsia="Times New Roman" w:hAnsi="Consolas" w:cs="Times New Roman"/>
          <w:color w:val="D4D4D4"/>
          <w:sz w:val="24"/>
          <w:szCs w:val="24"/>
          <w:lang w:eastAsia="en-IN" w:bidi="hi-IN"/>
        </w:rPr>
        <w:t>!=</w:t>
      </w:r>
      <w:r w:rsidRPr="0018617F">
        <w:rPr>
          <w:rFonts w:ascii="Consolas" w:eastAsia="Times New Roman" w:hAnsi="Consolas" w:cs="Times New Roman"/>
          <w:color w:val="B5CEA8"/>
          <w:sz w:val="24"/>
          <w:szCs w:val="24"/>
          <w:lang w:eastAsia="en-IN" w:bidi="hi-IN"/>
        </w:rPr>
        <w:t>0</w:t>
      </w:r>
      <w:r w:rsidRPr="0018617F">
        <w:rPr>
          <w:rFonts w:ascii="Consolas" w:eastAsia="Times New Roman" w:hAnsi="Consolas" w:cs="Times New Roman"/>
          <w:color w:val="D4D4D4"/>
          <w:sz w:val="24"/>
          <w:szCs w:val="24"/>
          <w:lang w:eastAsia="en-IN" w:bidi="hi-IN"/>
        </w:rPr>
        <w:t>);</w:t>
      </w:r>
    </w:p>
    <w:p w14:paraId="4DC4AEBA"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0D6FFC4D"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18617F">
        <w:rPr>
          <w:rFonts w:ascii="Consolas" w:eastAsia="Times New Roman" w:hAnsi="Consolas" w:cs="Times New Roman"/>
          <w:color w:val="D4D4D4"/>
          <w:sz w:val="24"/>
          <w:szCs w:val="24"/>
          <w:lang w:eastAsia="en-IN" w:bidi="hi-IN"/>
        </w:rPr>
        <w:t>}</w:t>
      </w:r>
    </w:p>
    <w:p w14:paraId="1C2ECA93" w14:textId="77777777" w:rsidR="0079248A" w:rsidRPr="0018617F"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4A1E3082" w14:textId="77777777" w:rsidR="0079248A" w:rsidRDefault="0079248A" w:rsidP="0079248A">
      <w:pPr>
        <w:rPr>
          <w:b/>
          <w:bCs/>
        </w:rPr>
      </w:pPr>
    </w:p>
    <w:p w14:paraId="0337D388" w14:textId="77777777" w:rsidR="0079248A" w:rsidRPr="0018617F" w:rsidRDefault="0079248A" w:rsidP="0079248A">
      <w:pPr>
        <w:rPr>
          <w:b/>
          <w:bCs/>
        </w:rPr>
      </w:pPr>
      <w:r>
        <w:rPr>
          <w:b/>
          <w:bCs/>
          <w:noProof/>
        </w:rPr>
        <w:drawing>
          <wp:inline distT="0" distB="0" distL="0" distR="0" wp14:anchorId="0FBAB5E4" wp14:editId="08E0A920">
            <wp:extent cx="5722620" cy="3589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2620" cy="3589020"/>
                    </a:xfrm>
                    <a:prstGeom prst="rect">
                      <a:avLst/>
                    </a:prstGeom>
                    <a:noFill/>
                    <a:ln>
                      <a:noFill/>
                    </a:ln>
                  </pic:spPr>
                </pic:pic>
              </a:graphicData>
            </a:graphic>
          </wp:inline>
        </w:drawing>
      </w:r>
    </w:p>
    <w:p w14:paraId="2C154E3B" w14:textId="77777777" w:rsidR="0018617F" w:rsidRPr="0018617F" w:rsidRDefault="0018617F" w:rsidP="0018617F">
      <w:pPr>
        <w:rPr>
          <w:b/>
          <w:bCs/>
        </w:rPr>
      </w:pPr>
    </w:p>
    <w:p w14:paraId="07AF6E66" w14:textId="77777777" w:rsidR="0018617F" w:rsidRPr="0018617F" w:rsidRDefault="0018617F" w:rsidP="0018617F">
      <w:pPr>
        <w:rPr>
          <w:b/>
          <w:bCs/>
        </w:rPr>
      </w:pPr>
      <w:r w:rsidRPr="0018617F">
        <w:rPr>
          <w:b/>
          <w:bCs/>
        </w:rPr>
        <w:t xml:space="preserve">3. Write a menu driven program which has following options: </w:t>
      </w:r>
    </w:p>
    <w:p w14:paraId="702AEF28" w14:textId="4866F3CB" w:rsidR="0018617F" w:rsidRPr="0018617F" w:rsidRDefault="0018617F" w:rsidP="0018617F">
      <w:pPr>
        <w:rPr>
          <w:b/>
          <w:bCs/>
        </w:rPr>
      </w:pPr>
      <w:r w:rsidRPr="0018617F">
        <w:rPr>
          <w:b/>
          <w:bCs/>
        </w:rPr>
        <w:t xml:space="preserve"> </w:t>
      </w:r>
      <w:r>
        <w:rPr>
          <w:b/>
          <w:bCs/>
        </w:rPr>
        <w:tab/>
      </w:r>
      <w:r w:rsidRPr="0018617F">
        <w:rPr>
          <w:b/>
          <w:bCs/>
        </w:rPr>
        <w:t>1. Find the p</w:t>
      </w:r>
    </w:p>
    <w:p w14:paraId="3A25C2E6" w14:textId="77777777" w:rsidR="0018617F" w:rsidRPr="0018617F" w:rsidRDefault="0018617F" w:rsidP="0018617F">
      <w:pPr>
        <w:ind w:firstLine="720"/>
        <w:rPr>
          <w:b/>
          <w:bCs/>
        </w:rPr>
      </w:pPr>
      <w:proofErr w:type="spellStart"/>
      <w:r w:rsidRPr="0018617F">
        <w:rPr>
          <w:b/>
          <w:bCs/>
        </w:rPr>
        <w:t>th</w:t>
      </w:r>
      <w:proofErr w:type="spellEnd"/>
      <w:r w:rsidRPr="0018617F">
        <w:rPr>
          <w:b/>
          <w:bCs/>
        </w:rPr>
        <w:t xml:space="preserve"> power of a number </w:t>
      </w:r>
      <w:proofErr w:type="spellStart"/>
      <w:r w:rsidRPr="0018617F">
        <w:rPr>
          <w:b/>
          <w:bCs/>
        </w:rPr>
        <w:t>n</w:t>
      </w:r>
      <w:proofErr w:type="spellEnd"/>
      <w:r w:rsidRPr="0018617F">
        <w:rPr>
          <w:b/>
          <w:bCs/>
        </w:rPr>
        <w:t xml:space="preserve"> using recursive function </w:t>
      </w:r>
    </w:p>
    <w:p w14:paraId="55B2C4A6" w14:textId="30A37BBA" w:rsidR="0018617F" w:rsidRPr="0018617F" w:rsidRDefault="0018617F" w:rsidP="0018617F">
      <w:pPr>
        <w:rPr>
          <w:b/>
          <w:bCs/>
        </w:rPr>
      </w:pPr>
      <w:r w:rsidRPr="0018617F">
        <w:rPr>
          <w:b/>
          <w:bCs/>
        </w:rPr>
        <w:t xml:space="preserve"> </w:t>
      </w:r>
      <w:r>
        <w:rPr>
          <w:b/>
          <w:bCs/>
        </w:rPr>
        <w:tab/>
      </w:r>
      <w:r w:rsidRPr="0018617F">
        <w:rPr>
          <w:b/>
          <w:bCs/>
        </w:rPr>
        <w:t xml:space="preserve">2. Find the binary equivalent of a number n and count all 1’s using recursive function. </w:t>
      </w:r>
    </w:p>
    <w:p w14:paraId="462EFF01" w14:textId="77777777" w:rsidR="0018617F" w:rsidRPr="0018617F" w:rsidRDefault="0018617F" w:rsidP="0018617F">
      <w:pPr>
        <w:ind w:firstLine="720"/>
        <w:rPr>
          <w:b/>
          <w:bCs/>
        </w:rPr>
      </w:pPr>
      <w:r w:rsidRPr="0018617F">
        <w:rPr>
          <w:b/>
          <w:bCs/>
        </w:rPr>
        <w:t xml:space="preserve"> 3. Find the reverse of the number using recursive function. </w:t>
      </w:r>
    </w:p>
    <w:p w14:paraId="13F99605" w14:textId="0ACE6544" w:rsidR="0018617F" w:rsidRPr="0018617F" w:rsidRDefault="0018617F" w:rsidP="0018617F">
      <w:pPr>
        <w:rPr>
          <w:b/>
          <w:bCs/>
        </w:rPr>
      </w:pPr>
      <w:r w:rsidRPr="0018617F">
        <w:rPr>
          <w:b/>
          <w:bCs/>
        </w:rPr>
        <w:t xml:space="preserve"> </w:t>
      </w:r>
      <w:r>
        <w:rPr>
          <w:b/>
          <w:bCs/>
        </w:rPr>
        <w:tab/>
      </w:r>
      <w:r w:rsidRPr="0018617F">
        <w:rPr>
          <w:b/>
          <w:bCs/>
        </w:rPr>
        <w:t>4. Exit</w:t>
      </w:r>
    </w:p>
    <w:p w14:paraId="68FCEA52" w14:textId="77777777" w:rsidR="0018617F" w:rsidRPr="0018617F" w:rsidRDefault="0018617F" w:rsidP="0018617F">
      <w:pPr>
        <w:rPr>
          <w:b/>
          <w:bCs/>
        </w:rPr>
      </w:pPr>
      <w:r w:rsidRPr="0018617F">
        <w:rPr>
          <w:b/>
          <w:bCs/>
        </w:rPr>
        <w:lastRenderedPageBreak/>
        <w:t xml:space="preserve">Once a menu item is selected the appropriate action should be taken and once this action is </w:t>
      </w:r>
    </w:p>
    <w:p w14:paraId="49B647F2" w14:textId="77777777" w:rsidR="0018617F" w:rsidRPr="0018617F" w:rsidRDefault="0018617F" w:rsidP="0018617F">
      <w:pPr>
        <w:rPr>
          <w:b/>
          <w:bCs/>
        </w:rPr>
      </w:pPr>
      <w:r w:rsidRPr="0018617F">
        <w:rPr>
          <w:b/>
          <w:bCs/>
        </w:rPr>
        <w:t xml:space="preserve">finished, the menu should reappear. Unless the user selects the Exit option the program </w:t>
      </w:r>
    </w:p>
    <w:p w14:paraId="1C225298" w14:textId="663A2F12" w:rsidR="0018617F" w:rsidRDefault="0018617F" w:rsidP="0018617F">
      <w:pPr>
        <w:rPr>
          <w:b/>
          <w:bCs/>
        </w:rPr>
      </w:pPr>
      <w:r w:rsidRPr="0018617F">
        <w:rPr>
          <w:b/>
          <w:bCs/>
        </w:rPr>
        <w:t>should continue to work.</w:t>
      </w:r>
    </w:p>
    <w:p w14:paraId="0B85D46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C586C0"/>
          <w:sz w:val="24"/>
          <w:szCs w:val="24"/>
          <w:lang w:eastAsia="en-IN" w:bidi="hi-IN"/>
        </w:rPr>
        <w:t>#include</w:t>
      </w:r>
      <w:r w:rsidRPr="0079248A">
        <w:rPr>
          <w:rFonts w:ascii="Consolas" w:eastAsia="Times New Roman" w:hAnsi="Consolas" w:cs="Times New Roman"/>
          <w:color w:val="CE9178"/>
          <w:sz w:val="24"/>
          <w:szCs w:val="24"/>
          <w:lang w:eastAsia="en-IN" w:bidi="hi-IN"/>
        </w:rPr>
        <w:t>&lt;stdio.h&gt;</w:t>
      </w:r>
    </w:p>
    <w:p w14:paraId="283213F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2433B19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float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multi</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w:t>
      </w:r>
    </w:p>
    <w:p w14:paraId="6E30815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55DEA2C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float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power</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float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proofErr w:type="spellEnd"/>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p</w:t>
      </w:r>
      <w:r w:rsidRPr="0079248A">
        <w:rPr>
          <w:rFonts w:ascii="Consolas" w:eastAsia="Times New Roman" w:hAnsi="Consolas" w:cs="Times New Roman"/>
          <w:color w:val="D4D4D4"/>
          <w:sz w:val="24"/>
          <w:szCs w:val="24"/>
          <w:lang w:eastAsia="en-IN" w:bidi="hi-IN"/>
        </w:rPr>
        <w:t>)</w:t>
      </w:r>
    </w:p>
    <w:p w14:paraId="59175A5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6FF2E38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5410676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if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w:t>
      </w:r>
    </w:p>
    <w:p w14:paraId="145C73E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return</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
    <w:p w14:paraId="39D80ED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else</w:t>
      </w:r>
    </w:p>
    <w:p w14:paraId="30BDE30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7FBAB79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multi</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DCDCAA"/>
          <w:sz w:val="24"/>
          <w:szCs w:val="24"/>
          <w:lang w:eastAsia="en-IN" w:bidi="hi-IN"/>
        </w:rPr>
        <w:t>power</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w:t>
      </w:r>
    </w:p>
    <w:p w14:paraId="39210879"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return</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multi</w:t>
      </w:r>
      <w:r w:rsidRPr="0079248A">
        <w:rPr>
          <w:rFonts w:ascii="Consolas" w:eastAsia="Times New Roman" w:hAnsi="Consolas" w:cs="Times New Roman"/>
          <w:color w:val="D4D4D4"/>
          <w:sz w:val="24"/>
          <w:szCs w:val="24"/>
          <w:lang w:eastAsia="en-IN" w:bidi="hi-IN"/>
        </w:rPr>
        <w:t>;</w:t>
      </w:r>
    </w:p>
    <w:p w14:paraId="434ED8D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42E22DA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79FEA00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384D50F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binary</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
    <w:p w14:paraId="0928888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730A404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count</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i</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j</w:t>
      </w:r>
      <w:r w:rsidRPr="0079248A">
        <w:rPr>
          <w:rFonts w:ascii="Consolas" w:eastAsia="Times New Roman" w:hAnsi="Consolas" w:cs="Times New Roman"/>
          <w:color w:val="D4D4D4"/>
          <w:sz w:val="24"/>
          <w:szCs w:val="24"/>
          <w:lang w:eastAsia="en-IN" w:bidi="hi-IN"/>
        </w:rPr>
        <w:t>;</w:t>
      </w:r>
    </w:p>
    <w:p w14:paraId="6B50446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"the binary equivalent of the number is...</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015CD2D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C586C0"/>
          <w:sz w:val="24"/>
          <w:szCs w:val="24"/>
          <w:lang w:eastAsia="en-IN" w:bidi="hi-IN"/>
        </w:rPr>
        <w:t>do</w:t>
      </w:r>
    </w:p>
    <w:p w14:paraId="6111A7E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7D63E17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2</w:t>
      </w:r>
      <w:r w:rsidRPr="0079248A">
        <w:rPr>
          <w:rFonts w:ascii="Consolas" w:eastAsia="Times New Roman" w:hAnsi="Consolas" w:cs="Times New Roman"/>
          <w:color w:val="D4D4D4"/>
          <w:sz w:val="24"/>
          <w:szCs w:val="24"/>
          <w:lang w:eastAsia="en-IN" w:bidi="hi-IN"/>
        </w:rPr>
        <w:t>;</w:t>
      </w:r>
    </w:p>
    <w:p w14:paraId="7BCCE07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2</w:t>
      </w:r>
      <w:r w:rsidRPr="0079248A">
        <w:rPr>
          <w:rFonts w:ascii="Consolas" w:eastAsia="Times New Roman" w:hAnsi="Consolas" w:cs="Times New Roman"/>
          <w:color w:val="D4D4D4"/>
          <w:sz w:val="24"/>
          <w:szCs w:val="24"/>
          <w:lang w:eastAsia="en-IN" w:bidi="hi-IN"/>
        </w:rPr>
        <w:t>;</w:t>
      </w:r>
    </w:p>
    <w:p w14:paraId="7DCC912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
    <w:p w14:paraId="2BE916C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if</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w:t>
      </w:r>
    </w:p>
    <w:p w14:paraId="281B9E2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count</w:t>
      </w:r>
      <w:r w:rsidRPr="0079248A">
        <w:rPr>
          <w:rFonts w:ascii="Consolas" w:eastAsia="Times New Roman" w:hAnsi="Consolas" w:cs="Times New Roman"/>
          <w:color w:val="D4D4D4"/>
          <w:sz w:val="24"/>
          <w:szCs w:val="24"/>
          <w:lang w:eastAsia="en-IN" w:bidi="hi-IN"/>
        </w:rPr>
        <w:t>++;</w:t>
      </w:r>
    </w:p>
    <w:p w14:paraId="468EC0B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while</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p>
    <w:p w14:paraId="6D840D1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7DF5FDD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C586C0"/>
          <w:sz w:val="24"/>
          <w:szCs w:val="24"/>
          <w:lang w:eastAsia="en-IN" w:bidi="hi-IN"/>
        </w:rPr>
        <w:t>return</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count</w:t>
      </w:r>
      <w:r w:rsidRPr="0079248A">
        <w:rPr>
          <w:rFonts w:ascii="Consolas" w:eastAsia="Times New Roman" w:hAnsi="Consolas" w:cs="Times New Roman"/>
          <w:color w:val="D4D4D4"/>
          <w:sz w:val="24"/>
          <w:szCs w:val="24"/>
          <w:lang w:eastAsia="en-IN" w:bidi="hi-IN"/>
        </w:rPr>
        <w:t>;</w:t>
      </w:r>
    </w:p>
    <w:p w14:paraId="6117476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551B9D8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1F770CB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void</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reverse</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
    <w:p w14:paraId="352FF66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0C0C245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
    <w:p w14:paraId="48DBA29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"the number in reverse order is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2CF8FAB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do</w:t>
      </w:r>
    </w:p>
    <w:p w14:paraId="66B6BDA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0B96AFF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lastRenderedPageBreak/>
        <w:t>        </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p>
    <w:p w14:paraId="2EE8AF8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10</w:t>
      </w:r>
      <w:r w:rsidRPr="0079248A">
        <w:rPr>
          <w:rFonts w:ascii="Consolas" w:eastAsia="Times New Roman" w:hAnsi="Consolas" w:cs="Times New Roman"/>
          <w:color w:val="D4D4D4"/>
          <w:sz w:val="24"/>
          <w:szCs w:val="24"/>
          <w:lang w:eastAsia="en-IN" w:bidi="hi-IN"/>
        </w:rPr>
        <w:t>;</w:t>
      </w:r>
    </w:p>
    <w:p w14:paraId="2FA3AFD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i</w:t>
      </w:r>
      <w:proofErr w:type="spellEnd"/>
      <w:r w:rsidRPr="0079248A">
        <w:rPr>
          <w:rFonts w:ascii="Consolas" w:eastAsia="Times New Roman" w:hAnsi="Consolas" w:cs="Times New Roman"/>
          <w:color w:val="D4D4D4"/>
          <w:sz w:val="24"/>
          <w:szCs w:val="24"/>
          <w:lang w:eastAsia="en-IN" w:bidi="hi-IN"/>
        </w:rPr>
        <w:t>);</w:t>
      </w:r>
    </w:p>
    <w:p w14:paraId="359E3329"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 </w:t>
      </w:r>
      <w:r w:rsidRPr="0079248A">
        <w:rPr>
          <w:rFonts w:ascii="Consolas" w:eastAsia="Times New Roman" w:hAnsi="Consolas" w:cs="Times New Roman"/>
          <w:color w:val="C586C0"/>
          <w:sz w:val="24"/>
          <w:szCs w:val="24"/>
          <w:lang w:eastAsia="en-IN" w:bidi="hi-IN"/>
        </w:rPr>
        <w:t>while</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p>
    <w:p w14:paraId="111D742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7BA7D"/>
          <w:sz w:val="24"/>
          <w:szCs w:val="24"/>
          <w:lang w:eastAsia="en-IN" w:bidi="hi-IN"/>
        </w:rPr>
        <w:t>\n\n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31FCCD5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4A5F252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3F22189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569CD6"/>
          <w:sz w:val="24"/>
          <w:szCs w:val="24"/>
          <w:lang w:eastAsia="en-IN" w:bidi="hi-IN"/>
        </w:rPr>
        <w:t>void</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main</w:t>
      </w:r>
      <w:r w:rsidRPr="0079248A">
        <w:rPr>
          <w:rFonts w:ascii="Consolas" w:eastAsia="Times New Roman" w:hAnsi="Consolas" w:cs="Times New Roman"/>
          <w:color w:val="D4D4D4"/>
          <w:sz w:val="24"/>
          <w:szCs w:val="24"/>
          <w:lang w:eastAsia="en-IN" w:bidi="hi-IN"/>
        </w:rPr>
        <w:t>()</w:t>
      </w:r>
    </w:p>
    <w:p w14:paraId="1A176D79"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0FCF690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569CD6"/>
          <w:sz w:val="24"/>
          <w:szCs w:val="24"/>
          <w:lang w:eastAsia="en-IN" w:bidi="hi-IN"/>
        </w:rPr>
        <w:t>int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choice</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count</w:t>
      </w:r>
      <w:proofErr w:type="spellEnd"/>
      <w:r w:rsidRPr="0079248A">
        <w:rPr>
          <w:rFonts w:ascii="Consolas" w:eastAsia="Times New Roman" w:hAnsi="Consolas" w:cs="Times New Roman"/>
          <w:color w:val="D4D4D4"/>
          <w:sz w:val="24"/>
          <w:szCs w:val="24"/>
          <w:lang w:eastAsia="en-IN" w:bidi="hi-IN"/>
        </w:rPr>
        <w:t>;</w:t>
      </w:r>
    </w:p>
    <w:p w14:paraId="22FD734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569CD6"/>
          <w:sz w:val="24"/>
          <w:szCs w:val="24"/>
          <w:lang w:eastAsia="en-IN" w:bidi="hi-IN"/>
        </w:rPr>
        <w:t>float</w:t>
      </w: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pow</w:t>
      </w:r>
      <w:proofErr w:type="spellEnd"/>
      <w:r w:rsidRPr="0079248A">
        <w:rPr>
          <w:rFonts w:ascii="Consolas" w:eastAsia="Times New Roman" w:hAnsi="Consolas" w:cs="Times New Roman"/>
          <w:color w:val="D4D4D4"/>
          <w:sz w:val="24"/>
          <w:szCs w:val="24"/>
          <w:lang w:eastAsia="en-IN" w:bidi="hi-IN"/>
        </w:rPr>
        <w:t>;</w:t>
      </w:r>
    </w:p>
    <w:p w14:paraId="703D6CE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do</w:t>
      </w:r>
    </w:p>
    <w:p w14:paraId="7F878D2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0E3F8DC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"choose what you want to do...</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372DE49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  1   - for Find the pth power of a number n</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76A6D5D5"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  2   - for Find the binary equivalent of a number n and count all 1's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796644E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  3   - for Find the reverse of the number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636F8F1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  0   - to exit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49D05DF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scanf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,&amp;</w:t>
      </w:r>
      <w:r w:rsidRPr="0079248A">
        <w:rPr>
          <w:rFonts w:ascii="Consolas" w:eastAsia="Times New Roman" w:hAnsi="Consolas" w:cs="Times New Roman"/>
          <w:color w:val="9CDCFE"/>
          <w:sz w:val="24"/>
          <w:szCs w:val="24"/>
          <w:lang w:eastAsia="en-IN" w:bidi="hi-IN"/>
        </w:rPr>
        <w:t>choice</w:t>
      </w:r>
      <w:proofErr w:type="spellEnd"/>
      <w:r w:rsidRPr="0079248A">
        <w:rPr>
          <w:rFonts w:ascii="Consolas" w:eastAsia="Times New Roman" w:hAnsi="Consolas" w:cs="Times New Roman"/>
          <w:color w:val="D4D4D4"/>
          <w:sz w:val="24"/>
          <w:szCs w:val="24"/>
          <w:lang w:eastAsia="en-IN" w:bidi="hi-IN"/>
        </w:rPr>
        <w:t>);</w:t>
      </w:r>
    </w:p>
    <w:p w14:paraId="59B1779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0845B1C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switch</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choice</w:t>
      </w:r>
      <w:r w:rsidRPr="0079248A">
        <w:rPr>
          <w:rFonts w:ascii="Consolas" w:eastAsia="Times New Roman" w:hAnsi="Consolas" w:cs="Times New Roman"/>
          <w:color w:val="D4D4D4"/>
          <w:sz w:val="24"/>
          <w:szCs w:val="24"/>
          <w:lang w:eastAsia="en-IN" w:bidi="hi-IN"/>
        </w:rPr>
        <w:t>)</w:t>
      </w:r>
    </w:p>
    <w:p w14:paraId="74C2C60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6F351D5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case</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B5CEA8"/>
          <w:sz w:val="24"/>
          <w:szCs w:val="24"/>
          <w:lang w:eastAsia="en-IN" w:bidi="hi-IN"/>
        </w:rPr>
        <w:t>1</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"you have choosen to Find the pth power of a number n...</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63B28D9B"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"enter the number and the power :</w:t>
      </w:r>
      <w:r w:rsidRPr="0079248A">
        <w:rPr>
          <w:rFonts w:ascii="Consolas" w:eastAsia="Times New Roman" w:hAnsi="Consolas" w:cs="Times New Roman"/>
          <w:color w:val="D7BA7D"/>
          <w:sz w:val="24"/>
          <w:szCs w:val="24"/>
          <w:lang w:eastAsia="en-IN" w:bidi="hi-IN"/>
        </w:rPr>
        <w:t>\t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53EF63C6"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scanf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%f</w:t>
      </w:r>
      <w:r w:rsidRPr="0079248A">
        <w:rPr>
          <w:rFonts w:ascii="Consolas" w:eastAsia="Times New Roman" w:hAnsi="Consolas" w:cs="Times New Roman"/>
          <w:color w:val="CE9178"/>
          <w:sz w:val="24"/>
          <w:szCs w:val="24"/>
          <w:lang w:eastAsia="en-IN" w:bidi="hi-IN"/>
        </w:rPr>
        <w:t> </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,&amp;</w:t>
      </w:r>
      <w:proofErr w:type="spellStart"/>
      <w:r w:rsidRPr="0079248A">
        <w:rPr>
          <w:rFonts w:ascii="Consolas" w:eastAsia="Times New Roman" w:hAnsi="Consolas" w:cs="Times New Roman"/>
          <w:color w:val="9CDCFE"/>
          <w:sz w:val="24"/>
          <w:szCs w:val="24"/>
          <w:lang w:eastAsia="en-IN" w:bidi="hi-IN"/>
        </w:rPr>
        <w:t>num</w:t>
      </w:r>
      <w:proofErr w:type="spellEnd"/>
      <w:r w:rsidRPr="0079248A">
        <w:rPr>
          <w:rFonts w:ascii="Consolas" w:eastAsia="Times New Roman" w:hAnsi="Consolas" w:cs="Times New Roman"/>
          <w:color w:val="D4D4D4"/>
          <w:sz w:val="24"/>
          <w:szCs w:val="24"/>
          <w:lang w:eastAsia="en-IN" w:bidi="hi-IN"/>
        </w:rPr>
        <w:t>,&amp;</w:t>
      </w:r>
      <w:r w:rsidRPr="0079248A">
        <w:rPr>
          <w:rFonts w:ascii="Consolas" w:eastAsia="Times New Roman" w:hAnsi="Consolas" w:cs="Times New Roman"/>
          <w:color w:val="9CDCFE"/>
          <w:sz w:val="24"/>
          <w:szCs w:val="24"/>
          <w:lang w:eastAsia="en-IN" w:bidi="hi-IN"/>
        </w:rPr>
        <w:t>p</w:t>
      </w:r>
      <w:r w:rsidRPr="0079248A">
        <w:rPr>
          <w:rFonts w:ascii="Consolas" w:eastAsia="Times New Roman" w:hAnsi="Consolas" w:cs="Times New Roman"/>
          <w:color w:val="D4D4D4"/>
          <w:sz w:val="24"/>
          <w:szCs w:val="24"/>
          <w:lang w:eastAsia="en-IN" w:bidi="hi-IN"/>
        </w:rPr>
        <w:t>);</w:t>
      </w:r>
    </w:p>
    <w:p w14:paraId="21D3956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pow</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DCDCAA"/>
          <w:sz w:val="24"/>
          <w:szCs w:val="24"/>
          <w:lang w:eastAsia="en-IN" w:bidi="hi-IN"/>
        </w:rPr>
        <w:t>power</w:t>
      </w:r>
      <w:r w:rsidRPr="0079248A">
        <w:rPr>
          <w:rFonts w:ascii="Consolas" w:eastAsia="Times New Roman" w:hAnsi="Consolas" w:cs="Times New Roman"/>
          <w:color w:val="D4D4D4"/>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w:t>
      </w:r>
      <w:proofErr w:type="spellEnd"/>
      <w:r w:rsidRPr="0079248A">
        <w:rPr>
          <w:rFonts w:ascii="Consolas" w:eastAsia="Times New Roman" w:hAnsi="Consolas" w:cs="Times New Roman"/>
          <w:color w:val="D4D4D4"/>
          <w:sz w:val="24"/>
          <w:szCs w:val="24"/>
          <w:lang w:eastAsia="en-IN" w:bidi="hi-IN"/>
        </w:rPr>
        <w:t>);</w:t>
      </w:r>
    </w:p>
    <w:p w14:paraId="4D1818B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"the </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th power of a number </w:t>
      </w:r>
      <w:r w:rsidRPr="0079248A">
        <w:rPr>
          <w:rFonts w:ascii="Consolas" w:eastAsia="Times New Roman" w:hAnsi="Consolas" w:cs="Times New Roman"/>
          <w:color w:val="9CDCFE"/>
          <w:sz w:val="24"/>
          <w:szCs w:val="24"/>
          <w:lang w:eastAsia="en-IN" w:bidi="hi-IN"/>
        </w:rPr>
        <w:t>%f</w:t>
      </w:r>
      <w:r w:rsidRPr="0079248A">
        <w:rPr>
          <w:rFonts w:ascii="Consolas" w:eastAsia="Times New Roman" w:hAnsi="Consolas" w:cs="Times New Roman"/>
          <w:color w:val="CE9178"/>
          <w:sz w:val="24"/>
          <w:szCs w:val="24"/>
          <w:lang w:eastAsia="en-IN" w:bidi="hi-IN"/>
        </w:rPr>
        <w:t> is </w:t>
      </w:r>
      <w:r w:rsidRPr="0079248A">
        <w:rPr>
          <w:rFonts w:ascii="Consolas" w:eastAsia="Times New Roman" w:hAnsi="Consolas" w:cs="Times New Roman"/>
          <w:color w:val="9CDCFE"/>
          <w:sz w:val="24"/>
          <w:szCs w:val="24"/>
          <w:lang w:eastAsia="en-IN" w:bidi="hi-IN"/>
        </w:rPr>
        <w:t>%f</w:t>
      </w:r>
      <w:r w:rsidRPr="0079248A">
        <w:rPr>
          <w:rFonts w:ascii="Consolas" w:eastAsia="Times New Roman" w:hAnsi="Consolas" w:cs="Times New Roman"/>
          <w:color w:val="CE9178"/>
          <w:sz w:val="24"/>
          <w:szCs w:val="24"/>
          <w:lang w:eastAsia="en-IN" w:bidi="hi-IN"/>
        </w:rPr>
        <w:t>  </w:t>
      </w:r>
      <w:r w:rsidRPr="0079248A">
        <w:rPr>
          <w:rFonts w:ascii="Consolas" w:eastAsia="Times New Roman" w:hAnsi="Consolas" w:cs="Times New Roman"/>
          <w:color w:val="D7BA7D"/>
          <w:sz w:val="24"/>
          <w:szCs w:val="24"/>
          <w:lang w:eastAsia="en-IN" w:bidi="hi-IN"/>
        </w:rPr>
        <w:t>\n\n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num</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pow</w:t>
      </w:r>
      <w:r w:rsidRPr="0079248A">
        <w:rPr>
          <w:rFonts w:ascii="Consolas" w:eastAsia="Times New Roman" w:hAnsi="Consolas" w:cs="Times New Roman"/>
          <w:color w:val="D4D4D4"/>
          <w:sz w:val="24"/>
          <w:szCs w:val="24"/>
          <w:lang w:eastAsia="en-IN" w:bidi="hi-IN"/>
        </w:rPr>
        <w:t>);</w:t>
      </w:r>
    </w:p>
    <w:p w14:paraId="30780A9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083AA629"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break</w:t>
      </w:r>
      <w:r w:rsidRPr="0079248A">
        <w:rPr>
          <w:rFonts w:ascii="Consolas" w:eastAsia="Times New Roman" w:hAnsi="Consolas" w:cs="Times New Roman"/>
          <w:color w:val="D4D4D4"/>
          <w:sz w:val="24"/>
          <w:szCs w:val="24"/>
          <w:lang w:eastAsia="en-IN" w:bidi="hi-IN"/>
        </w:rPr>
        <w:t>;</w:t>
      </w:r>
    </w:p>
    <w:p w14:paraId="4D0536E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case</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B5CEA8"/>
          <w:sz w:val="24"/>
          <w:szCs w:val="24"/>
          <w:lang w:eastAsia="en-IN" w:bidi="hi-IN"/>
        </w:rPr>
        <w:t>2</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"you have choosen to Find the binary equivalent of a number n and count all 1's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5C191F9A"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"enter the number :</w:t>
      </w:r>
      <w:r w:rsidRPr="0079248A">
        <w:rPr>
          <w:rFonts w:ascii="Consolas" w:eastAsia="Times New Roman" w:hAnsi="Consolas" w:cs="Times New Roman"/>
          <w:color w:val="D7BA7D"/>
          <w:sz w:val="24"/>
          <w:szCs w:val="24"/>
          <w:lang w:eastAsia="en-IN" w:bidi="hi-IN"/>
        </w:rPr>
        <w:t>\t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4ADE3A4D"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scanf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,&amp;</w:t>
      </w:r>
      <w:r w:rsidRPr="0079248A">
        <w:rPr>
          <w:rFonts w:ascii="Consolas" w:eastAsia="Times New Roman" w:hAnsi="Consolas" w:cs="Times New Roman"/>
          <w:color w:val="9CDCFE"/>
          <w:sz w:val="24"/>
          <w:szCs w:val="24"/>
          <w:lang w:eastAsia="en-IN" w:bidi="hi-IN"/>
        </w:rPr>
        <w:t>n</w:t>
      </w:r>
      <w:proofErr w:type="spellEnd"/>
      <w:r w:rsidRPr="0079248A">
        <w:rPr>
          <w:rFonts w:ascii="Consolas" w:eastAsia="Times New Roman" w:hAnsi="Consolas" w:cs="Times New Roman"/>
          <w:color w:val="D4D4D4"/>
          <w:sz w:val="24"/>
          <w:szCs w:val="24"/>
          <w:lang w:eastAsia="en-IN" w:bidi="hi-IN"/>
        </w:rPr>
        <w:t>);</w:t>
      </w:r>
    </w:p>
    <w:p w14:paraId="4A6F704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9CDCFE"/>
          <w:sz w:val="24"/>
          <w:szCs w:val="24"/>
          <w:lang w:eastAsia="en-IN" w:bidi="hi-IN"/>
        </w:rPr>
        <w:t>count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DCDCAA"/>
          <w:sz w:val="24"/>
          <w:szCs w:val="24"/>
          <w:lang w:eastAsia="en-IN" w:bidi="hi-IN"/>
        </w:rPr>
        <w:t>binary</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
    <w:p w14:paraId="3032C7C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the number of 1's in the binary equalent is = </w:t>
      </w:r>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D7BA7D"/>
          <w:sz w:val="24"/>
          <w:szCs w:val="24"/>
          <w:lang w:eastAsia="en-IN" w:bidi="hi-IN"/>
        </w:rPr>
        <w:t>\n\n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count</w:t>
      </w:r>
      <w:r w:rsidRPr="0079248A">
        <w:rPr>
          <w:rFonts w:ascii="Consolas" w:eastAsia="Times New Roman" w:hAnsi="Consolas" w:cs="Times New Roman"/>
          <w:color w:val="D4D4D4"/>
          <w:sz w:val="24"/>
          <w:szCs w:val="24"/>
          <w:lang w:eastAsia="en-IN" w:bidi="hi-IN"/>
        </w:rPr>
        <w:t>);</w:t>
      </w:r>
    </w:p>
    <w:p w14:paraId="27280147"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44C5D9A8"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break</w:t>
      </w:r>
      <w:r w:rsidRPr="0079248A">
        <w:rPr>
          <w:rFonts w:ascii="Consolas" w:eastAsia="Times New Roman" w:hAnsi="Consolas" w:cs="Times New Roman"/>
          <w:color w:val="D4D4D4"/>
          <w:sz w:val="24"/>
          <w:szCs w:val="24"/>
          <w:lang w:eastAsia="en-IN" w:bidi="hi-IN"/>
        </w:rPr>
        <w:t>;</w:t>
      </w:r>
    </w:p>
    <w:p w14:paraId="753BEC34"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lastRenderedPageBreak/>
        <w:t>            </w:t>
      </w:r>
      <w:r w:rsidRPr="0079248A">
        <w:rPr>
          <w:rFonts w:ascii="Consolas" w:eastAsia="Times New Roman" w:hAnsi="Consolas" w:cs="Times New Roman"/>
          <w:color w:val="C586C0"/>
          <w:sz w:val="24"/>
          <w:szCs w:val="24"/>
          <w:lang w:eastAsia="en-IN" w:bidi="hi-IN"/>
        </w:rPr>
        <w:t>case</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B5CEA8"/>
          <w:sz w:val="24"/>
          <w:szCs w:val="24"/>
          <w:lang w:eastAsia="en-IN" w:bidi="hi-IN"/>
        </w:rPr>
        <w:t>3</w:t>
      </w: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printf</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"you have choosen to for Find the reverse of the number ...</w:t>
      </w:r>
      <w:r w:rsidRPr="0079248A">
        <w:rPr>
          <w:rFonts w:ascii="Consolas" w:eastAsia="Times New Roman" w:hAnsi="Consolas" w:cs="Times New Roman"/>
          <w:color w:val="D7BA7D"/>
          <w:sz w:val="24"/>
          <w:szCs w:val="24"/>
          <w:lang w:eastAsia="en-IN" w:bidi="hi-IN"/>
        </w:rPr>
        <w:t>\n</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16E16F7E"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printf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"enter the number :</w:t>
      </w:r>
      <w:r w:rsidRPr="0079248A">
        <w:rPr>
          <w:rFonts w:ascii="Consolas" w:eastAsia="Times New Roman" w:hAnsi="Consolas" w:cs="Times New Roman"/>
          <w:color w:val="D7BA7D"/>
          <w:sz w:val="24"/>
          <w:szCs w:val="24"/>
          <w:lang w:eastAsia="en-IN" w:bidi="hi-IN"/>
        </w:rPr>
        <w:t>\t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w:t>
      </w:r>
    </w:p>
    <w:p w14:paraId="617EFE2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roofErr w:type="spellStart"/>
      <w:r w:rsidRPr="0079248A">
        <w:rPr>
          <w:rFonts w:ascii="Consolas" w:eastAsia="Times New Roman" w:hAnsi="Consolas" w:cs="Times New Roman"/>
          <w:color w:val="DCDCAA"/>
          <w:sz w:val="24"/>
          <w:szCs w:val="24"/>
          <w:lang w:eastAsia="en-IN" w:bidi="hi-IN"/>
        </w:rPr>
        <w:t>scanf</w:t>
      </w:r>
      <w:proofErr w:type="spellEnd"/>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9CDCFE"/>
          <w:sz w:val="24"/>
          <w:szCs w:val="24"/>
          <w:lang w:eastAsia="en-IN" w:bidi="hi-IN"/>
        </w:rPr>
        <w:t>%</w:t>
      </w:r>
      <w:proofErr w:type="spellStart"/>
      <w:r w:rsidRPr="0079248A">
        <w:rPr>
          <w:rFonts w:ascii="Consolas" w:eastAsia="Times New Roman" w:hAnsi="Consolas" w:cs="Times New Roman"/>
          <w:color w:val="9CDCFE"/>
          <w:sz w:val="24"/>
          <w:szCs w:val="24"/>
          <w:lang w:eastAsia="en-IN" w:bidi="hi-IN"/>
        </w:rPr>
        <w:t>d</w:t>
      </w:r>
      <w:r w:rsidRPr="0079248A">
        <w:rPr>
          <w:rFonts w:ascii="Consolas" w:eastAsia="Times New Roman" w:hAnsi="Consolas" w:cs="Times New Roman"/>
          <w:color w:val="CE9178"/>
          <w:sz w:val="24"/>
          <w:szCs w:val="24"/>
          <w:lang w:eastAsia="en-IN" w:bidi="hi-IN"/>
        </w:rPr>
        <w:t>"</w:t>
      </w:r>
      <w:r w:rsidRPr="0079248A">
        <w:rPr>
          <w:rFonts w:ascii="Consolas" w:eastAsia="Times New Roman" w:hAnsi="Consolas" w:cs="Times New Roman"/>
          <w:color w:val="D4D4D4"/>
          <w:sz w:val="24"/>
          <w:szCs w:val="24"/>
          <w:lang w:eastAsia="en-IN" w:bidi="hi-IN"/>
        </w:rPr>
        <w:t>,&amp;</w:t>
      </w:r>
      <w:r w:rsidRPr="0079248A">
        <w:rPr>
          <w:rFonts w:ascii="Consolas" w:eastAsia="Times New Roman" w:hAnsi="Consolas" w:cs="Times New Roman"/>
          <w:color w:val="9CDCFE"/>
          <w:sz w:val="24"/>
          <w:szCs w:val="24"/>
          <w:lang w:eastAsia="en-IN" w:bidi="hi-IN"/>
        </w:rPr>
        <w:t>n</w:t>
      </w:r>
      <w:proofErr w:type="spellEnd"/>
      <w:r w:rsidRPr="0079248A">
        <w:rPr>
          <w:rFonts w:ascii="Consolas" w:eastAsia="Times New Roman" w:hAnsi="Consolas" w:cs="Times New Roman"/>
          <w:color w:val="D4D4D4"/>
          <w:sz w:val="24"/>
          <w:szCs w:val="24"/>
          <w:lang w:eastAsia="en-IN" w:bidi="hi-IN"/>
        </w:rPr>
        <w:t>);</w:t>
      </w:r>
    </w:p>
    <w:p w14:paraId="5FE80B28"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DCDCAA"/>
          <w:sz w:val="24"/>
          <w:szCs w:val="24"/>
          <w:lang w:eastAsia="en-IN" w:bidi="hi-IN"/>
        </w:rPr>
        <w:t>reverse</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n</w:t>
      </w:r>
      <w:r w:rsidRPr="0079248A">
        <w:rPr>
          <w:rFonts w:ascii="Consolas" w:eastAsia="Times New Roman" w:hAnsi="Consolas" w:cs="Times New Roman"/>
          <w:color w:val="D4D4D4"/>
          <w:sz w:val="24"/>
          <w:szCs w:val="24"/>
          <w:lang w:eastAsia="en-IN" w:bidi="hi-IN"/>
        </w:rPr>
        <w:t>);</w:t>
      </w:r>
    </w:p>
    <w:p w14:paraId="6400EF32"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12E5401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break</w:t>
      </w:r>
      <w:r w:rsidRPr="0079248A">
        <w:rPr>
          <w:rFonts w:ascii="Consolas" w:eastAsia="Times New Roman" w:hAnsi="Consolas" w:cs="Times New Roman"/>
          <w:color w:val="D4D4D4"/>
          <w:sz w:val="24"/>
          <w:szCs w:val="24"/>
          <w:lang w:eastAsia="en-IN" w:bidi="hi-IN"/>
        </w:rPr>
        <w:t>;</w:t>
      </w:r>
    </w:p>
    <w:p w14:paraId="7FD752B1"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028C48F0"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p>
    <w:p w14:paraId="5AD6E3BF"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    </w:t>
      </w:r>
      <w:r w:rsidRPr="0079248A">
        <w:rPr>
          <w:rFonts w:ascii="Consolas" w:eastAsia="Times New Roman" w:hAnsi="Consolas" w:cs="Times New Roman"/>
          <w:color w:val="C586C0"/>
          <w:sz w:val="24"/>
          <w:szCs w:val="24"/>
          <w:lang w:eastAsia="en-IN" w:bidi="hi-IN"/>
        </w:rPr>
        <w:t>while</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9CDCFE"/>
          <w:sz w:val="24"/>
          <w:szCs w:val="24"/>
          <w:lang w:eastAsia="en-IN" w:bidi="hi-IN"/>
        </w:rPr>
        <w:t>choice</w:t>
      </w:r>
      <w:r w:rsidRPr="0079248A">
        <w:rPr>
          <w:rFonts w:ascii="Consolas" w:eastAsia="Times New Roman" w:hAnsi="Consolas" w:cs="Times New Roman"/>
          <w:color w:val="D4D4D4"/>
          <w:sz w:val="24"/>
          <w:szCs w:val="24"/>
          <w:lang w:eastAsia="en-IN" w:bidi="hi-IN"/>
        </w:rPr>
        <w:t>!=</w:t>
      </w:r>
      <w:r w:rsidRPr="0079248A">
        <w:rPr>
          <w:rFonts w:ascii="Consolas" w:eastAsia="Times New Roman" w:hAnsi="Consolas" w:cs="Times New Roman"/>
          <w:color w:val="B5CEA8"/>
          <w:sz w:val="24"/>
          <w:szCs w:val="24"/>
          <w:lang w:eastAsia="en-IN" w:bidi="hi-IN"/>
        </w:rPr>
        <w:t>0</w:t>
      </w:r>
      <w:r w:rsidRPr="0079248A">
        <w:rPr>
          <w:rFonts w:ascii="Consolas" w:eastAsia="Times New Roman" w:hAnsi="Consolas" w:cs="Times New Roman"/>
          <w:color w:val="D4D4D4"/>
          <w:sz w:val="24"/>
          <w:szCs w:val="24"/>
          <w:lang w:eastAsia="en-IN" w:bidi="hi-IN"/>
        </w:rPr>
        <w:t>);</w:t>
      </w:r>
    </w:p>
    <w:p w14:paraId="00EBF7F3"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p>
    <w:p w14:paraId="7793DC6C" w14:textId="77777777" w:rsidR="0079248A" w:rsidRPr="0079248A" w:rsidRDefault="0079248A" w:rsidP="0079248A">
      <w:pPr>
        <w:shd w:val="clear" w:color="auto" w:fill="1E1E1E"/>
        <w:spacing w:after="0" w:line="330" w:lineRule="atLeast"/>
        <w:rPr>
          <w:rFonts w:ascii="Consolas" w:eastAsia="Times New Roman" w:hAnsi="Consolas" w:cs="Times New Roman"/>
          <w:color w:val="D4D4D4"/>
          <w:sz w:val="24"/>
          <w:szCs w:val="24"/>
          <w:lang w:eastAsia="en-IN" w:bidi="hi-IN"/>
        </w:rPr>
      </w:pPr>
      <w:r w:rsidRPr="0079248A">
        <w:rPr>
          <w:rFonts w:ascii="Consolas" w:eastAsia="Times New Roman" w:hAnsi="Consolas" w:cs="Times New Roman"/>
          <w:color w:val="D4D4D4"/>
          <w:sz w:val="24"/>
          <w:szCs w:val="24"/>
          <w:lang w:eastAsia="en-IN" w:bidi="hi-IN"/>
        </w:rPr>
        <w:t>};</w:t>
      </w:r>
    </w:p>
    <w:p w14:paraId="7E7C0F72" w14:textId="77777777" w:rsidR="0079248A" w:rsidRDefault="0079248A" w:rsidP="0079248A">
      <w:pPr>
        <w:rPr>
          <w:b/>
          <w:bCs/>
        </w:rPr>
      </w:pPr>
    </w:p>
    <w:p w14:paraId="786989AA" w14:textId="77777777" w:rsidR="0079248A" w:rsidRPr="0018617F" w:rsidRDefault="0079248A" w:rsidP="0079248A">
      <w:pPr>
        <w:rPr>
          <w:b/>
          <w:bCs/>
        </w:rPr>
      </w:pPr>
      <w:r>
        <w:rPr>
          <w:b/>
          <w:bCs/>
          <w:noProof/>
        </w:rPr>
        <w:drawing>
          <wp:inline distT="0" distB="0" distL="0" distR="0" wp14:anchorId="03D32557" wp14:editId="564C2158">
            <wp:extent cx="5722620" cy="2781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p>
    <w:p w14:paraId="2768C358" w14:textId="77777777" w:rsidR="00EA1917" w:rsidRPr="00EA1917" w:rsidRDefault="00EA1917" w:rsidP="00EA1917">
      <w:pPr>
        <w:jc w:val="center"/>
        <w:rPr>
          <w:b/>
          <w:bCs/>
          <w:sz w:val="52"/>
          <w:szCs w:val="52"/>
        </w:rPr>
      </w:pPr>
      <w:r w:rsidRPr="00EA1917">
        <w:rPr>
          <w:b/>
          <w:bCs/>
          <w:sz w:val="52"/>
          <w:szCs w:val="52"/>
        </w:rPr>
        <w:t>NIT-J CSED</w:t>
      </w:r>
    </w:p>
    <w:p w14:paraId="791AD0EB" w14:textId="77777777" w:rsidR="00EA1917" w:rsidRPr="00EA1917" w:rsidRDefault="00EA1917" w:rsidP="00EA1917">
      <w:pPr>
        <w:jc w:val="center"/>
        <w:rPr>
          <w:b/>
          <w:bCs/>
          <w:sz w:val="52"/>
          <w:szCs w:val="52"/>
        </w:rPr>
      </w:pPr>
      <w:r w:rsidRPr="00EA1917">
        <w:rPr>
          <w:b/>
          <w:bCs/>
          <w:sz w:val="52"/>
          <w:szCs w:val="52"/>
        </w:rPr>
        <w:t>Computer Programming Lab</w:t>
      </w:r>
    </w:p>
    <w:p w14:paraId="14CDD24B" w14:textId="77777777" w:rsidR="00EA1917" w:rsidRPr="00EA1917" w:rsidRDefault="00EA1917" w:rsidP="00EA1917">
      <w:pPr>
        <w:jc w:val="center"/>
        <w:rPr>
          <w:b/>
          <w:bCs/>
          <w:sz w:val="52"/>
          <w:szCs w:val="52"/>
        </w:rPr>
      </w:pPr>
      <w:r w:rsidRPr="00EA1917">
        <w:rPr>
          <w:b/>
          <w:bCs/>
          <w:sz w:val="52"/>
          <w:szCs w:val="52"/>
        </w:rPr>
        <w:t>Lab 5: Recursion and Pointers</w:t>
      </w:r>
    </w:p>
    <w:p w14:paraId="370931BB" w14:textId="70FB49EB" w:rsidR="00EA1917" w:rsidRDefault="00EA1917" w:rsidP="00EA1917">
      <w:pPr>
        <w:rPr>
          <w:b/>
          <w:bCs/>
        </w:rPr>
      </w:pPr>
      <w:r w:rsidRPr="00EA1917">
        <w:rPr>
          <w:b/>
          <w:bCs/>
        </w:rPr>
        <w:t>1. Write a program to calculate the factorial of a given number using recursion.</w:t>
      </w:r>
    </w:p>
    <w:p w14:paraId="3F8E3A8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C586C0"/>
          <w:sz w:val="24"/>
          <w:szCs w:val="24"/>
          <w:lang w:eastAsia="en-IN" w:bidi="hi-IN"/>
        </w:rPr>
        <w:t>#include</w:t>
      </w:r>
      <w:r w:rsidRPr="00781A6C">
        <w:rPr>
          <w:rFonts w:ascii="Consolas" w:eastAsia="Times New Roman" w:hAnsi="Consolas" w:cs="Times New Roman"/>
          <w:color w:val="CE9178"/>
          <w:sz w:val="24"/>
          <w:szCs w:val="24"/>
          <w:lang w:eastAsia="en-IN" w:bidi="hi-IN"/>
        </w:rPr>
        <w:t>&lt;stdio.h&gt;</w:t>
      </w:r>
    </w:p>
    <w:p w14:paraId="4E69610E" w14:textId="77777777" w:rsidR="00781A6C" w:rsidRPr="00781A6C" w:rsidRDefault="00781A6C" w:rsidP="00781A6C">
      <w:pPr>
        <w:shd w:val="clear" w:color="auto" w:fill="1E1E1E"/>
        <w:spacing w:after="240" w:line="330" w:lineRule="atLeast"/>
        <w:rPr>
          <w:rFonts w:ascii="Consolas" w:eastAsia="Times New Roman" w:hAnsi="Consolas" w:cs="Times New Roman"/>
          <w:color w:val="D4D4D4"/>
          <w:sz w:val="24"/>
          <w:szCs w:val="24"/>
          <w:lang w:eastAsia="en-IN" w:bidi="hi-IN"/>
        </w:rPr>
      </w:pPr>
    </w:p>
    <w:p w14:paraId="3BBD3F8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factorial</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663A4DD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65CA303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fact</w:t>
      </w:r>
      <w:r w:rsidRPr="00781A6C">
        <w:rPr>
          <w:rFonts w:ascii="Consolas" w:eastAsia="Times New Roman" w:hAnsi="Consolas" w:cs="Times New Roman"/>
          <w:color w:val="D4D4D4"/>
          <w:sz w:val="24"/>
          <w:szCs w:val="24"/>
          <w:lang w:eastAsia="en-IN" w:bidi="hi-IN"/>
        </w:rPr>
        <w:t>;</w:t>
      </w:r>
    </w:p>
    <w:p w14:paraId="18A87D6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lastRenderedPageBreak/>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fact</w:t>
      </w:r>
      <w:r w:rsidRPr="00781A6C">
        <w:rPr>
          <w:rFonts w:ascii="Consolas" w:eastAsia="Times New Roman" w:hAnsi="Consolas" w:cs="Times New Roman"/>
          <w:color w:val="D4D4D4"/>
          <w:sz w:val="24"/>
          <w:szCs w:val="24"/>
          <w:lang w:eastAsia="en-IN" w:bidi="hi-IN"/>
        </w:rPr>
        <w:t> == </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12DFC6F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return</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fact</w:t>
      </w:r>
      <w:r w:rsidRPr="00781A6C">
        <w:rPr>
          <w:rFonts w:ascii="Consolas" w:eastAsia="Times New Roman" w:hAnsi="Consolas" w:cs="Times New Roman"/>
          <w:color w:val="D4D4D4"/>
          <w:sz w:val="24"/>
          <w:szCs w:val="24"/>
          <w:lang w:eastAsia="en-IN" w:bidi="hi-IN"/>
        </w:rPr>
        <w:t>;</w:t>
      </w:r>
    </w:p>
    <w:p w14:paraId="2DDFBBF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p>
    <w:p w14:paraId="7B3A668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A7BBED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fact</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DCDCAA"/>
          <w:sz w:val="24"/>
          <w:szCs w:val="24"/>
          <w:lang w:eastAsia="en-IN" w:bidi="hi-IN"/>
        </w:rPr>
        <w:t>factorial</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4855966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return</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fact</w:t>
      </w:r>
      <w:r w:rsidRPr="00781A6C">
        <w:rPr>
          <w:rFonts w:ascii="Consolas" w:eastAsia="Times New Roman" w:hAnsi="Consolas" w:cs="Times New Roman"/>
          <w:color w:val="D4D4D4"/>
          <w:sz w:val="24"/>
          <w:szCs w:val="24"/>
          <w:lang w:eastAsia="en-IN" w:bidi="hi-IN"/>
        </w:rPr>
        <w:t>;</w:t>
      </w:r>
    </w:p>
    <w:p w14:paraId="1678964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2B2A3B5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0E32999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463B502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main</w:t>
      </w:r>
      <w:r w:rsidRPr="00781A6C">
        <w:rPr>
          <w:rFonts w:ascii="Consolas" w:eastAsia="Times New Roman" w:hAnsi="Consolas" w:cs="Times New Roman"/>
          <w:color w:val="D4D4D4"/>
          <w:sz w:val="24"/>
          <w:szCs w:val="24"/>
          <w:lang w:eastAsia="en-IN" w:bidi="hi-IN"/>
        </w:rPr>
        <w:t>()</w:t>
      </w:r>
    </w:p>
    <w:p w14:paraId="6C7E021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3924039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fac</w:t>
      </w:r>
      <w:proofErr w:type="spellEnd"/>
      <w:r w:rsidRPr="00781A6C">
        <w:rPr>
          <w:rFonts w:ascii="Consolas" w:eastAsia="Times New Roman" w:hAnsi="Consolas" w:cs="Times New Roman"/>
          <w:color w:val="D4D4D4"/>
          <w:sz w:val="24"/>
          <w:szCs w:val="24"/>
          <w:lang w:eastAsia="en-IN" w:bidi="hi-IN"/>
        </w:rPr>
        <w:t>;</w:t>
      </w:r>
    </w:p>
    <w:p w14:paraId="35AB088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the number to find its factorial:</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7D731E3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n</w:t>
      </w:r>
      <w:proofErr w:type="spellEnd"/>
      <w:r w:rsidRPr="00781A6C">
        <w:rPr>
          <w:rFonts w:ascii="Consolas" w:eastAsia="Times New Roman" w:hAnsi="Consolas" w:cs="Times New Roman"/>
          <w:color w:val="D4D4D4"/>
          <w:sz w:val="24"/>
          <w:szCs w:val="24"/>
          <w:lang w:eastAsia="en-IN" w:bidi="hi-IN"/>
        </w:rPr>
        <w:t>);</w:t>
      </w:r>
    </w:p>
    <w:p w14:paraId="445B623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fac</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DCDCAA"/>
          <w:sz w:val="24"/>
          <w:szCs w:val="24"/>
          <w:lang w:eastAsia="en-IN" w:bidi="hi-IN"/>
        </w:rPr>
        <w:t>factorial</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00D405B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factorial of number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is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fac</w:t>
      </w:r>
      <w:proofErr w:type="spellEnd"/>
      <w:r w:rsidRPr="00781A6C">
        <w:rPr>
          <w:rFonts w:ascii="Consolas" w:eastAsia="Times New Roman" w:hAnsi="Consolas" w:cs="Times New Roman"/>
          <w:color w:val="D4D4D4"/>
          <w:sz w:val="24"/>
          <w:szCs w:val="24"/>
          <w:lang w:eastAsia="en-IN" w:bidi="hi-IN"/>
        </w:rPr>
        <w:t>);</w:t>
      </w:r>
    </w:p>
    <w:p w14:paraId="60ED061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734FA39F" w14:textId="00107A4E" w:rsidR="00EA1917" w:rsidRDefault="00EA1917" w:rsidP="00EA1917">
      <w:pPr>
        <w:rPr>
          <w:b/>
          <w:bCs/>
        </w:rPr>
      </w:pPr>
    </w:p>
    <w:p w14:paraId="1330B344" w14:textId="40E7A670" w:rsidR="00781A6C" w:rsidRPr="00EA1917" w:rsidRDefault="00781A6C" w:rsidP="00EA1917">
      <w:pPr>
        <w:rPr>
          <w:b/>
          <w:bCs/>
        </w:rPr>
      </w:pPr>
      <w:r>
        <w:rPr>
          <w:b/>
          <w:bCs/>
          <w:noProof/>
        </w:rPr>
        <w:drawing>
          <wp:inline distT="0" distB="0" distL="0" distR="0" wp14:anchorId="3420C2E6" wp14:editId="60769965">
            <wp:extent cx="5730240" cy="6629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662940"/>
                    </a:xfrm>
                    <a:prstGeom prst="rect">
                      <a:avLst/>
                    </a:prstGeom>
                    <a:noFill/>
                    <a:ln>
                      <a:noFill/>
                    </a:ln>
                  </pic:spPr>
                </pic:pic>
              </a:graphicData>
            </a:graphic>
          </wp:inline>
        </w:drawing>
      </w:r>
    </w:p>
    <w:p w14:paraId="76C5AC65" w14:textId="77777777" w:rsidR="00EA1917" w:rsidRPr="00EA1917" w:rsidRDefault="00EA1917" w:rsidP="00EA1917">
      <w:pPr>
        <w:rPr>
          <w:b/>
          <w:bCs/>
        </w:rPr>
      </w:pPr>
      <w:r w:rsidRPr="00EA1917">
        <w:rPr>
          <w:b/>
          <w:bCs/>
        </w:rPr>
        <w:t xml:space="preserve">2. Write a C program to swap two numbers using pointers and functions. How to swap two </w:t>
      </w:r>
    </w:p>
    <w:p w14:paraId="18739A40" w14:textId="77777777" w:rsidR="00EA1917" w:rsidRPr="00EA1917" w:rsidRDefault="00EA1917" w:rsidP="00EA1917">
      <w:pPr>
        <w:rPr>
          <w:b/>
          <w:bCs/>
        </w:rPr>
      </w:pPr>
      <w:r w:rsidRPr="00EA1917">
        <w:rPr>
          <w:b/>
          <w:bCs/>
        </w:rPr>
        <w:t xml:space="preserve">numbers using call by value and call by reference method. </w:t>
      </w:r>
    </w:p>
    <w:p w14:paraId="0189A55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C586C0"/>
          <w:sz w:val="24"/>
          <w:szCs w:val="24"/>
          <w:lang w:eastAsia="en-IN" w:bidi="hi-IN"/>
        </w:rPr>
        <w:t>#include</w:t>
      </w:r>
      <w:r w:rsidRPr="00781A6C">
        <w:rPr>
          <w:rFonts w:ascii="Consolas" w:eastAsia="Times New Roman" w:hAnsi="Consolas" w:cs="Times New Roman"/>
          <w:color w:val="CE9178"/>
          <w:sz w:val="24"/>
          <w:szCs w:val="24"/>
          <w:lang w:eastAsia="en-IN" w:bidi="hi-IN"/>
        </w:rPr>
        <w:t>&lt;stdio.h&gt;</w:t>
      </w:r>
    </w:p>
    <w:p w14:paraId="189945B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4B15278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swap_by_reference</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proofErr w:type="spellEnd"/>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p>
    <w:p w14:paraId="059AFA9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258B609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p>
    <w:p w14:paraId="6F0591D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p>
    <w:p w14:paraId="43B8D12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p>
    <w:p w14:paraId="243C9C5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p>
    <w:p w14:paraId="4445660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swaped numbers ( in swap_by_reference ) is...</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3568FB6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"x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p>
    <w:p w14:paraId="17809F5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"y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p>
    <w:p w14:paraId="3C6DA40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553B393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5C0F29E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swap_by_value</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proofErr w:type="spellEnd"/>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p>
    <w:p w14:paraId="4CC6855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76F623F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p>
    <w:p w14:paraId="5BCE678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p>
    <w:p w14:paraId="1866E49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lastRenderedPageBreak/>
        <w:t>    </w:t>
      </w:r>
      <w:r w:rsidRPr="00781A6C">
        <w:rPr>
          <w:rFonts w:ascii="Consolas" w:eastAsia="Times New Roman" w:hAnsi="Consolas" w:cs="Times New Roman"/>
          <w:color w:val="9CDCFE"/>
          <w:sz w:val="24"/>
          <w:szCs w:val="24"/>
          <w:lang w:eastAsia="en-IN" w:bidi="hi-IN"/>
        </w:rPr>
        <w:t>x</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p>
    <w:p w14:paraId="3E5C24F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y</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p>
    <w:p w14:paraId="7002BC5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swaped numbers ( in swap_by_reference ) is...</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34015B8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"x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w:t>
      </w:r>
      <w:proofErr w:type="spellStart"/>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x</w:t>
      </w:r>
      <w:proofErr w:type="spellEnd"/>
      <w:r w:rsidRPr="00781A6C">
        <w:rPr>
          <w:rFonts w:ascii="Consolas" w:eastAsia="Times New Roman" w:hAnsi="Consolas" w:cs="Times New Roman"/>
          <w:color w:val="D4D4D4"/>
          <w:sz w:val="24"/>
          <w:szCs w:val="24"/>
          <w:lang w:eastAsia="en-IN" w:bidi="hi-IN"/>
        </w:rPr>
        <w:t>);</w:t>
      </w:r>
    </w:p>
    <w:p w14:paraId="3321542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"y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w:t>
      </w:r>
      <w:proofErr w:type="spellStart"/>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y</w:t>
      </w:r>
      <w:proofErr w:type="spellEnd"/>
      <w:r w:rsidRPr="00781A6C">
        <w:rPr>
          <w:rFonts w:ascii="Consolas" w:eastAsia="Times New Roman" w:hAnsi="Consolas" w:cs="Times New Roman"/>
          <w:color w:val="D4D4D4"/>
          <w:sz w:val="24"/>
          <w:szCs w:val="24"/>
          <w:lang w:eastAsia="en-IN" w:bidi="hi-IN"/>
        </w:rPr>
        <w:t>);</w:t>
      </w:r>
    </w:p>
    <w:p w14:paraId="20A5937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0B17F4E9" w14:textId="77777777" w:rsidR="00781A6C" w:rsidRPr="00781A6C" w:rsidRDefault="00781A6C" w:rsidP="00781A6C">
      <w:pPr>
        <w:shd w:val="clear" w:color="auto" w:fill="1E1E1E"/>
        <w:spacing w:after="240" w:line="330" w:lineRule="atLeast"/>
        <w:rPr>
          <w:rFonts w:ascii="Consolas" w:eastAsia="Times New Roman" w:hAnsi="Consolas" w:cs="Times New Roman"/>
          <w:color w:val="D4D4D4"/>
          <w:sz w:val="24"/>
          <w:szCs w:val="24"/>
          <w:lang w:eastAsia="en-IN" w:bidi="hi-IN"/>
        </w:rPr>
      </w:pPr>
    </w:p>
    <w:p w14:paraId="311B419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main</w:t>
      </w:r>
      <w:r w:rsidRPr="00781A6C">
        <w:rPr>
          <w:rFonts w:ascii="Consolas" w:eastAsia="Times New Roman" w:hAnsi="Consolas" w:cs="Times New Roman"/>
          <w:color w:val="D4D4D4"/>
          <w:sz w:val="24"/>
          <w:szCs w:val="24"/>
          <w:lang w:eastAsia="en-IN" w:bidi="hi-IN"/>
        </w:rPr>
        <w:t>()</w:t>
      </w:r>
    </w:p>
    <w:p w14:paraId="7DB051D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704074F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a</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b</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choice</w:t>
      </w:r>
      <w:proofErr w:type="spellEnd"/>
      <w:r w:rsidRPr="00781A6C">
        <w:rPr>
          <w:rFonts w:ascii="Consolas" w:eastAsia="Times New Roman" w:hAnsi="Consolas" w:cs="Times New Roman"/>
          <w:color w:val="D4D4D4"/>
          <w:sz w:val="24"/>
          <w:szCs w:val="24"/>
          <w:lang w:eastAsia="en-IN" w:bidi="hi-IN"/>
        </w:rPr>
        <w:t>;</w:t>
      </w:r>
    </w:p>
    <w:p w14:paraId="73D48CE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8C8C8"/>
          <w:sz w:val="24"/>
          <w:szCs w:val="24"/>
          <w:lang w:eastAsia="en-IN" w:bidi="hi-IN"/>
        </w:rPr>
        <w:t>restart</w:t>
      </w:r>
      <w:r w:rsidRPr="00781A6C">
        <w:rPr>
          <w:rFonts w:ascii="Consolas" w:eastAsia="Times New Roman" w:hAnsi="Consolas" w:cs="Times New Roman"/>
          <w:color w:val="D4D4D4"/>
          <w:sz w:val="24"/>
          <w:szCs w:val="24"/>
          <w:lang w:eastAsia="en-IN" w:bidi="hi-IN"/>
        </w:rPr>
        <w:t>:</w:t>
      </w:r>
    </w:p>
    <w:p w14:paraId="3C2F9F3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the numbers to swap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09FCCF1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"a = "</w:t>
      </w:r>
      <w:r w:rsidRPr="00781A6C">
        <w:rPr>
          <w:rFonts w:ascii="Consolas" w:eastAsia="Times New Roman" w:hAnsi="Consolas" w:cs="Times New Roman"/>
          <w:color w:val="D4D4D4"/>
          <w:sz w:val="24"/>
          <w:szCs w:val="24"/>
          <w:lang w:eastAsia="en-IN" w:bidi="hi-IN"/>
        </w:rPr>
        <w:t>);</w:t>
      </w:r>
    </w:p>
    <w:p w14:paraId="42A1565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a</w:t>
      </w:r>
      <w:proofErr w:type="spellEnd"/>
      <w:r w:rsidRPr="00781A6C">
        <w:rPr>
          <w:rFonts w:ascii="Consolas" w:eastAsia="Times New Roman" w:hAnsi="Consolas" w:cs="Times New Roman"/>
          <w:color w:val="D4D4D4"/>
          <w:sz w:val="24"/>
          <w:szCs w:val="24"/>
          <w:lang w:eastAsia="en-IN" w:bidi="hi-IN"/>
        </w:rPr>
        <w:t>);</w:t>
      </w:r>
    </w:p>
    <w:p w14:paraId="427AD95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"b = "</w:t>
      </w:r>
      <w:r w:rsidRPr="00781A6C">
        <w:rPr>
          <w:rFonts w:ascii="Consolas" w:eastAsia="Times New Roman" w:hAnsi="Consolas" w:cs="Times New Roman"/>
          <w:color w:val="D4D4D4"/>
          <w:sz w:val="24"/>
          <w:szCs w:val="24"/>
          <w:lang w:eastAsia="en-IN" w:bidi="hi-IN"/>
        </w:rPr>
        <w:t>);</w:t>
      </w:r>
    </w:p>
    <w:p w14:paraId="7DEFE6B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b</w:t>
      </w:r>
      <w:proofErr w:type="spellEnd"/>
      <w:r w:rsidRPr="00781A6C">
        <w:rPr>
          <w:rFonts w:ascii="Consolas" w:eastAsia="Times New Roman" w:hAnsi="Consolas" w:cs="Times New Roman"/>
          <w:color w:val="D4D4D4"/>
          <w:sz w:val="24"/>
          <w:szCs w:val="24"/>
          <w:lang w:eastAsia="en-IN" w:bidi="hi-IN"/>
        </w:rPr>
        <w:t>);</w:t>
      </w:r>
    </w:p>
    <w:p w14:paraId="7773091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1 for call by value method "</w:t>
      </w:r>
      <w:r w:rsidRPr="00781A6C">
        <w:rPr>
          <w:rFonts w:ascii="Consolas" w:eastAsia="Times New Roman" w:hAnsi="Consolas" w:cs="Times New Roman"/>
          <w:color w:val="D4D4D4"/>
          <w:sz w:val="24"/>
          <w:szCs w:val="24"/>
          <w:lang w:eastAsia="en-IN" w:bidi="hi-IN"/>
        </w:rPr>
        <w:t>);</w:t>
      </w:r>
    </w:p>
    <w:p w14:paraId="132FC47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"or enter 2 for call </w:t>
      </w:r>
      <w:proofErr w:type="spellStart"/>
      <w:r w:rsidRPr="00781A6C">
        <w:rPr>
          <w:rFonts w:ascii="Consolas" w:eastAsia="Times New Roman" w:hAnsi="Consolas" w:cs="Times New Roman"/>
          <w:color w:val="CE9178"/>
          <w:sz w:val="24"/>
          <w:szCs w:val="24"/>
          <w:lang w:eastAsia="en-IN" w:bidi="hi-IN"/>
        </w:rPr>
        <w:t>ny</w:t>
      </w:r>
      <w:proofErr w:type="spellEnd"/>
      <w:r w:rsidRPr="00781A6C">
        <w:rPr>
          <w:rFonts w:ascii="Consolas" w:eastAsia="Times New Roman" w:hAnsi="Consolas" w:cs="Times New Roman"/>
          <w:color w:val="CE9178"/>
          <w:sz w:val="24"/>
          <w:szCs w:val="24"/>
          <w:lang w:eastAsia="en-IN" w:bidi="hi-IN"/>
        </w:rPr>
        <w:t> reference method</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2A91DE3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choice</w:t>
      </w:r>
      <w:proofErr w:type="spellEnd"/>
      <w:r w:rsidRPr="00781A6C">
        <w:rPr>
          <w:rFonts w:ascii="Consolas" w:eastAsia="Times New Roman" w:hAnsi="Consolas" w:cs="Times New Roman"/>
          <w:color w:val="D4D4D4"/>
          <w:sz w:val="24"/>
          <w:szCs w:val="24"/>
          <w:lang w:eastAsia="en-IN" w:bidi="hi-IN"/>
        </w:rPr>
        <w:t>);</w:t>
      </w:r>
    </w:p>
    <w:p w14:paraId="390749B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67A3A18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B77E2A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swap_by_value</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a</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b</w:t>
      </w:r>
      <w:proofErr w:type="spellEnd"/>
      <w:r w:rsidRPr="00781A6C">
        <w:rPr>
          <w:rFonts w:ascii="Consolas" w:eastAsia="Times New Roman" w:hAnsi="Consolas" w:cs="Times New Roman"/>
          <w:color w:val="D4D4D4"/>
          <w:sz w:val="24"/>
          <w:szCs w:val="24"/>
          <w:lang w:eastAsia="en-IN" w:bidi="hi-IN"/>
        </w:rPr>
        <w:t>);</w:t>
      </w:r>
    </w:p>
    <w:p w14:paraId="113DEB4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original values are...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0F77731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"a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 b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a</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b</w:t>
      </w:r>
      <w:proofErr w:type="spellEnd"/>
      <w:r w:rsidRPr="00781A6C">
        <w:rPr>
          <w:rFonts w:ascii="Consolas" w:eastAsia="Times New Roman" w:hAnsi="Consolas" w:cs="Times New Roman"/>
          <w:color w:val="D4D4D4"/>
          <w:sz w:val="24"/>
          <w:szCs w:val="24"/>
          <w:lang w:eastAsia="en-IN" w:bidi="hi-IN"/>
        </w:rPr>
        <w:t>);</w:t>
      </w:r>
    </w:p>
    <w:p w14:paraId="7485DAB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4E25922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2</w:t>
      </w:r>
      <w:r w:rsidRPr="00781A6C">
        <w:rPr>
          <w:rFonts w:ascii="Consolas" w:eastAsia="Times New Roman" w:hAnsi="Consolas" w:cs="Times New Roman"/>
          <w:color w:val="D4D4D4"/>
          <w:sz w:val="24"/>
          <w:szCs w:val="24"/>
          <w:lang w:eastAsia="en-IN" w:bidi="hi-IN"/>
        </w:rPr>
        <w:t>)</w:t>
      </w:r>
    </w:p>
    <w:p w14:paraId="1263AD1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14F33E0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swap_by_reference</w:t>
      </w:r>
      <w:proofErr w:type="spellEnd"/>
      <w:r w:rsidRPr="00781A6C">
        <w:rPr>
          <w:rFonts w:ascii="Consolas" w:eastAsia="Times New Roman" w:hAnsi="Consolas" w:cs="Times New Roman"/>
          <w:color w:val="D4D4D4"/>
          <w:sz w:val="24"/>
          <w:szCs w:val="24"/>
          <w:lang w:eastAsia="en-IN" w:bidi="hi-IN"/>
        </w:rPr>
        <w:t>(&amp;</w:t>
      </w:r>
      <w:proofErr w:type="spellStart"/>
      <w:r w:rsidRPr="00781A6C">
        <w:rPr>
          <w:rFonts w:ascii="Consolas" w:eastAsia="Times New Roman" w:hAnsi="Consolas" w:cs="Times New Roman"/>
          <w:color w:val="9CDCFE"/>
          <w:sz w:val="24"/>
          <w:szCs w:val="24"/>
          <w:lang w:eastAsia="en-IN" w:bidi="hi-IN"/>
        </w:rPr>
        <w:t>a</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b</w:t>
      </w:r>
      <w:proofErr w:type="spellEnd"/>
      <w:r w:rsidRPr="00781A6C">
        <w:rPr>
          <w:rFonts w:ascii="Consolas" w:eastAsia="Times New Roman" w:hAnsi="Consolas" w:cs="Times New Roman"/>
          <w:color w:val="D4D4D4"/>
          <w:sz w:val="24"/>
          <w:szCs w:val="24"/>
          <w:lang w:eastAsia="en-IN" w:bidi="hi-IN"/>
        </w:rPr>
        <w:t>);</w:t>
      </w:r>
    </w:p>
    <w:p w14:paraId="529FEFC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original values are...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5CBF9A6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"a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w:t>
      </w:r>
      <w:proofErr w:type="spellStart"/>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b</w:t>
      </w:r>
      <w:proofErr w:type="spellEnd"/>
      <w:r w:rsidRPr="00781A6C">
        <w:rPr>
          <w:rFonts w:ascii="Consolas" w:eastAsia="Times New Roman" w:hAnsi="Consolas" w:cs="Times New Roman"/>
          <w:color w:val="CE9178"/>
          <w:sz w:val="24"/>
          <w:szCs w:val="24"/>
          <w:lang w:eastAsia="en-IN" w:bidi="hi-IN"/>
        </w:rPr>
        <w:t>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a</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b</w:t>
      </w:r>
      <w:proofErr w:type="spellEnd"/>
      <w:r w:rsidRPr="00781A6C">
        <w:rPr>
          <w:rFonts w:ascii="Consolas" w:eastAsia="Times New Roman" w:hAnsi="Consolas" w:cs="Times New Roman"/>
          <w:color w:val="D4D4D4"/>
          <w:sz w:val="24"/>
          <w:szCs w:val="24"/>
          <w:lang w:eastAsia="en-IN" w:bidi="hi-IN"/>
        </w:rPr>
        <w:t>);</w:t>
      </w:r>
    </w:p>
    <w:p w14:paraId="3D94840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59A6D2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p>
    <w:p w14:paraId="105AD5E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7CDADA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"entered choice is wrong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788ACCB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7FDD1A9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C586C0"/>
          <w:sz w:val="24"/>
          <w:szCs w:val="24"/>
          <w:lang w:eastAsia="en-IN" w:bidi="hi-IN"/>
        </w:rPr>
        <w:t>goto</w:t>
      </w:r>
      <w:proofErr w:type="spellEnd"/>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8C8C8"/>
          <w:sz w:val="24"/>
          <w:szCs w:val="24"/>
          <w:lang w:eastAsia="en-IN" w:bidi="hi-IN"/>
        </w:rPr>
        <w:t>restart</w:t>
      </w:r>
      <w:r w:rsidRPr="00781A6C">
        <w:rPr>
          <w:rFonts w:ascii="Consolas" w:eastAsia="Times New Roman" w:hAnsi="Consolas" w:cs="Times New Roman"/>
          <w:color w:val="D4D4D4"/>
          <w:sz w:val="24"/>
          <w:szCs w:val="24"/>
          <w:lang w:eastAsia="en-IN" w:bidi="hi-IN"/>
        </w:rPr>
        <w:t>;</w:t>
      </w:r>
    </w:p>
    <w:p w14:paraId="6051179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22032A3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6E774D7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5CC32584" w14:textId="71E3544C" w:rsidR="00EA1917" w:rsidRDefault="00EA1917" w:rsidP="00EA1917">
      <w:pPr>
        <w:rPr>
          <w:b/>
          <w:bCs/>
        </w:rPr>
      </w:pPr>
    </w:p>
    <w:p w14:paraId="3925DCDF" w14:textId="7C3E69EF" w:rsidR="00781A6C" w:rsidRDefault="00781A6C" w:rsidP="00EA1917">
      <w:pPr>
        <w:rPr>
          <w:b/>
          <w:bCs/>
        </w:rPr>
      </w:pPr>
      <w:r>
        <w:rPr>
          <w:b/>
          <w:bCs/>
          <w:noProof/>
        </w:rPr>
        <w:lastRenderedPageBreak/>
        <w:drawing>
          <wp:inline distT="0" distB="0" distL="0" distR="0" wp14:anchorId="694CBD8E" wp14:editId="5949B8AB">
            <wp:extent cx="5722620" cy="1562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1562100"/>
                    </a:xfrm>
                    <a:prstGeom prst="rect">
                      <a:avLst/>
                    </a:prstGeom>
                    <a:noFill/>
                    <a:ln>
                      <a:noFill/>
                    </a:ln>
                  </pic:spPr>
                </pic:pic>
              </a:graphicData>
            </a:graphic>
          </wp:inline>
        </w:drawing>
      </w:r>
    </w:p>
    <w:p w14:paraId="25F150F5" w14:textId="5144F04A" w:rsidR="00EA1917" w:rsidRPr="00EA1917" w:rsidRDefault="00EA1917" w:rsidP="00EA1917">
      <w:pPr>
        <w:rPr>
          <w:b/>
          <w:bCs/>
        </w:rPr>
      </w:pPr>
      <w:r w:rsidRPr="00EA1917">
        <w:rPr>
          <w:b/>
          <w:bCs/>
        </w:rPr>
        <w:t xml:space="preserve">3. A 5-digit positive integer is entered through the keyboard, write a function to calculate sum </w:t>
      </w:r>
    </w:p>
    <w:p w14:paraId="35BB9A53" w14:textId="77777777" w:rsidR="00EA1917" w:rsidRPr="00EA1917" w:rsidRDefault="00EA1917" w:rsidP="00EA1917">
      <w:pPr>
        <w:rPr>
          <w:b/>
          <w:bCs/>
        </w:rPr>
      </w:pPr>
      <w:r w:rsidRPr="00EA1917">
        <w:rPr>
          <w:b/>
          <w:bCs/>
        </w:rPr>
        <w:t xml:space="preserve">of digits of the 5-digit number: (1) Without using recursion (2) Using recursion </w:t>
      </w:r>
    </w:p>
    <w:p w14:paraId="6E8E0C8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C586C0"/>
          <w:sz w:val="24"/>
          <w:szCs w:val="24"/>
          <w:lang w:eastAsia="en-IN" w:bidi="hi-IN"/>
        </w:rPr>
        <w:t>#include</w:t>
      </w:r>
      <w:r w:rsidRPr="00781A6C">
        <w:rPr>
          <w:rFonts w:ascii="Consolas" w:eastAsia="Times New Roman" w:hAnsi="Consolas" w:cs="Times New Roman"/>
          <w:color w:val="CE9178"/>
          <w:sz w:val="24"/>
          <w:szCs w:val="24"/>
          <w:lang w:eastAsia="en-IN" w:bidi="hi-IN"/>
        </w:rPr>
        <w:t>&lt;stdio.h&gt;</w:t>
      </w:r>
    </w:p>
    <w:p w14:paraId="5A846B4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2514EFA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recursion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2F3A46C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69BA6F8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3056489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792BB6E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return</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1D15756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p>
    <w:p w14:paraId="5B46631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36550FD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10</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10</w:t>
      </w:r>
      <w:r w:rsidRPr="00781A6C">
        <w:rPr>
          <w:rFonts w:ascii="Consolas" w:eastAsia="Times New Roman" w:hAnsi="Consolas" w:cs="Times New Roman"/>
          <w:color w:val="D4D4D4"/>
          <w:sz w:val="24"/>
          <w:szCs w:val="24"/>
          <w:lang w:eastAsia="en-IN" w:bidi="hi-IN"/>
        </w:rPr>
        <w:t>);</w:t>
      </w:r>
    </w:p>
    <w:p w14:paraId="784CE5A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DCDCAA"/>
          <w:sz w:val="24"/>
          <w:szCs w:val="24"/>
          <w:lang w:eastAsia="en-IN" w:bidi="hi-IN"/>
        </w:rPr>
        <w:t>recursion</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10</w:t>
      </w:r>
      <w:r w:rsidRPr="00781A6C">
        <w:rPr>
          <w:rFonts w:ascii="Consolas" w:eastAsia="Times New Roman" w:hAnsi="Consolas" w:cs="Times New Roman"/>
          <w:color w:val="D4D4D4"/>
          <w:sz w:val="24"/>
          <w:szCs w:val="24"/>
          <w:lang w:eastAsia="en-IN" w:bidi="hi-IN"/>
        </w:rPr>
        <w:t>);</w:t>
      </w:r>
    </w:p>
    <w:p w14:paraId="3912DC8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return</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p>
    <w:p w14:paraId="23A3355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4741D53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439EA3C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37FE1DF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without_recursion</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2ACFDB8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0324B0B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319D2A7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do</w:t>
      </w:r>
    </w:p>
    <w:p w14:paraId="7571D41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2AE3740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10</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10</w:t>
      </w:r>
      <w:r w:rsidRPr="00781A6C">
        <w:rPr>
          <w:rFonts w:ascii="Consolas" w:eastAsia="Times New Roman" w:hAnsi="Consolas" w:cs="Times New Roman"/>
          <w:color w:val="D4D4D4"/>
          <w:sz w:val="24"/>
          <w:szCs w:val="24"/>
          <w:lang w:eastAsia="en-IN" w:bidi="hi-IN"/>
        </w:rPr>
        <w:t>);</w:t>
      </w:r>
    </w:p>
    <w:p w14:paraId="72E7884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10</w:t>
      </w:r>
      <w:r w:rsidRPr="00781A6C">
        <w:rPr>
          <w:rFonts w:ascii="Consolas" w:eastAsia="Times New Roman" w:hAnsi="Consolas" w:cs="Times New Roman"/>
          <w:color w:val="D4D4D4"/>
          <w:sz w:val="24"/>
          <w:szCs w:val="24"/>
          <w:lang w:eastAsia="en-IN" w:bidi="hi-IN"/>
        </w:rPr>
        <w:t>;</w:t>
      </w:r>
    </w:p>
    <w:p w14:paraId="37634A0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771AF64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 </w:t>
      </w:r>
      <w:r w:rsidRPr="00781A6C">
        <w:rPr>
          <w:rFonts w:ascii="Consolas" w:eastAsia="Times New Roman" w:hAnsi="Consolas" w:cs="Times New Roman"/>
          <w:color w:val="C586C0"/>
          <w:sz w:val="24"/>
          <w:szCs w:val="24"/>
          <w:lang w:eastAsia="en-IN" w:bidi="hi-IN"/>
        </w:rPr>
        <w:t>while</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606713E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6D73668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sum of the digits of number is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w:t>
      </w:r>
      <w:proofErr w:type="spellStart"/>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sum</w:t>
      </w:r>
      <w:proofErr w:type="spellEnd"/>
      <w:r w:rsidRPr="00781A6C">
        <w:rPr>
          <w:rFonts w:ascii="Consolas" w:eastAsia="Times New Roman" w:hAnsi="Consolas" w:cs="Times New Roman"/>
          <w:color w:val="D4D4D4"/>
          <w:sz w:val="24"/>
          <w:szCs w:val="24"/>
          <w:lang w:eastAsia="en-IN" w:bidi="hi-IN"/>
        </w:rPr>
        <w:t>);</w:t>
      </w:r>
    </w:p>
    <w:p w14:paraId="7F31FCB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3BB831F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2461FA4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main</w:t>
      </w:r>
      <w:r w:rsidRPr="00781A6C">
        <w:rPr>
          <w:rFonts w:ascii="Consolas" w:eastAsia="Times New Roman" w:hAnsi="Consolas" w:cs="Times New Roman"/>
          <w:color w:val="D4D4D4"/>
          <w:sz w:val="24"/>
          <w:szCs w:val="24"/>
          <w:lang w:eastAsia="en-IN" w:bidi="hi-IN"/>
        </w:rPr>
        <w:t>()</w:t>
      </w:r>
    </w:p>
    <w:p w14:paraId="5DCBEB1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73075F2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r_sum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7CDAF83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lastRenderedPageBreak/>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5 digit number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77706E8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2F4C2AB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1 for adding the digits by Using recursion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180ED4C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2 for adding digits by without Using recursion</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0C06395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choice</w:t>
      </w:r>
      <w:proofErr w:type="spellEnd"/>
      <w:r w:rsidRPr="00781A6C">
        <w:rPr>
          <w:rFonts w:ascii="Consolas" w:eastAsia="Times New Roman" w:hAnsi="Consolas" w:cs="Times New Roman"/>
          <w:color w:val="D4D4D4"/>
          <w:sz w:val="24"/>
          <w:szCs w:val="24"/>
          <w:lang w:eastAsia="en-IN" w:bidi="hi-IN"/>
        </w:rPr>
        <w:t>);</w:t>
      </w:r>
    </w:p>
    <w:p w14:paraId="65D20D3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46524F6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5EBBDF8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r_sum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DCDCAA"/>
          <w:sz w:val="24"/>
          <w:szCs w:val="24"/>
          <w:lang w:eastAsia="en-IN" w:bidi="hi-IN"/>
        </w:rPr>
        <w:t>recursion</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687B2D1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sum of digits of entered number is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 </w:t>
      </w:r>
      <w:r w:rsidRPr="00781A6C">
        <w:rPr>
          <w:rFonts w:ascii="Consolas" w:eastAsia="Times New Roman" w:hAnsi="Consolas" w:cs="Times New Roman"/>
          <w:color w:val="D7BA7D"/>
          <w:sz w:val="24"/>
          <w:szCs w:val="24"/>
          <w:lang w:eastAsia="en-IN" w:bidi="hi-IN"/>
        </w:rPr>
        <w:t>\n\n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r_sum</w:t>
      </w:r>
      <w:r w:rsidRPr="00781A6C">
        <w:rPr>
          <w:rFonts w:ascii="Consolas" w:eastAsia="Times New Roman" w:hAnsi="Consolas" w:cs="Times New Roman"/>
          <w:color w:val="D4D4D4"/>
          <w:sz w:val="24"/>
          <w:szCs w:val="24"/>
          <w:lang w:eastAsia="en-IN" w:bidi="hi-IN"/>
        </w:rPr>
        <w:t>);</w:t>
      </w:r>
    </w:p>
    <w:p w14:paraId="587D862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6291366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2</w:t>
      </w:r>
      <w:r w:rsidRPr="00781A6C">
        <w:rPr>
          <w:rFonts w:ascii="Consolas" w:eastAsia="Times New Roman" w:hAnsi="Consolas" w:cs="Times New Roman"/>
          <w:color w:val="D4D4D4"/>
          <w:sz w:val="24"/>
          <w:szCs w:val="24"/>
          <w:lang w:eastAsia="en-IN" w:bidi="hi-IN"/>
        </w:rPr>
        <w:t>)</w:t>
      </w:r>
    </w:p>
    <w:p w14:paraId="77DFEC6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647CD1A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without_recursion</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2382FFE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73A028C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r w:rsidRPr="00781A6C">
        <w:rPr>
          <w:rFonts w:ascii="Consolas" w:eastAsia="Times New Roman" w:hAnsi="Consolas" w:cs="Times New Roman"/>
          <w:color w:val="D4D4D4"/>
          <w:sz w:val="24"/>
          <w:szCs w:val="24"/>
          <w:lang w:eastAsia="en-IN" w:bidi="hi-IN"/>
        </w:rPr>
        <w:t> </w:t>
      </w:r>
    </w:p>
    <w:p w14:paraId="6248DDF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"entered choice is wrong !</w:t>
      </w:r>
      <w:r w:rsidRPr="00781A6C">
        <w:rPr>
          <w:rFonts w:ascii="Consolas" w:eastAsia="Times New Roman" w:hAnsi="Consolas" w:cs="Times New Roman"/>
          <w:color w:val="D7BA7D"/>
          <w:sz w:val="24"/>
          <w:szCs w:val="24"/>
          <w:lang w:eastAsia="en-IN" w:bidi="hi-IN"/>
        </w:rPr>
        <w:t>\n\n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207822D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3BDCC72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52D34C21" w14:textId="1FD1F0FA" w:rsidR="00EA1917" w:rsidRDefault="00EA1917" w:rsidP="00EA1917">
      <w:pPr>
        <w:rPr>
          <w:b/>
          <w:bCs/>
        </w:rPr>
      </w:pPr>
    </w:p>
    <w:p w14:paraId="54166250" w14:textId="0E5C547D" w:rsidR="00781A6C" w:rsidRDefault="00781A6C" w:rsidP="00EA1917">
      <w:pPr>
        <w:rPr>
          <w:b/>
          <w:bCs/>
        </w:rPr>
      </w:pPr>
      <w:r>
        <w:rPr>
          <w:b/>
          <w:bCs/>
          <w:noProof/>
        </w:rPr>
        <w:drawing>
          <wp:inline distT="0" distB="0" distL="0" distR="0" wp14:anchorId="4E8A913A" wp14:editId="4CCDCDC8">
            <wp:extent cx="5730240" cy="12877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791C3B64" w14:textId="4583229A" w:rsidR="00EA1917" w:rsidRPr="00EA1917" w:rsidRDefault="00EA1917" w:rsidP="00EA1917">
      <w:pPr>
        <w:rPr>
          <w:b/>
          <w:bCs/>
        </w:rPr>
      </w:pPr>
      <w:r w:rsidRPr="00EA1917">
        <w:rPr>
          <w:b/>
          <w:bCs/>
        </w:rPr>
        <w:t xml:space="preserve">4. A positive integer is entered through the keyboard, write a program to obtain the prime </w:t>
      </w:r>
    </w:p>
    <w:p w14:paraId="4B1F51FB" w14:textId="77777777" w:rsidR="00EA1917" w:rsidRPr="00EA1917" w:rsidRDefault="00EA1917" w:rsidP="00EA1917">
      <w:pPr>
        <w:rPr>
          <w:b/>
          <w:bCs/>
        </w:rPr>
      </w:pPr>
      <w:r w:rsidRPr="00EA1917">
        <w:rPr>
          <w:b/>
          <w:bCs/>
        </w:rPr>
        <w:t>factors of the number. Modify the function suitably to obtain the prime factors recursively.</w:t>
      </w:r>
    </w:p>
    <w:p w14:paraId="7AD7D54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451F015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#include&lt;stdio.h&gt;</w:t>
      </w:r>
    </w:p>
    <w:p w14:paraId="5183C8D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47BBBBB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void </w:t>
      </w:r>
      <w:proofErr w:type="spellStart"/>
      <w:r w:rsidRPr="00781A6C">
        <w:rPr>
          <w:rFonts w:ascii="Consolas" w:eastAsia="Times New Roman" w:hAnsi="Consolas" w:cs="Times New Roman"/>
          <w:color w:val="6A9955"/>
          <w:sz w:val="24"/>
          <w:szCs w:val="24"/>
          <w:lang w:eastAsia="en-IN" w:bidi="hi-IN"/>
        </w:rPr>
        <w:t>prime_factors</w:t>
      </w:r>
      <w:proofErr w:type="spellEnd"/>
      <w:r w:rsidRPr="00781A6C">
        <w:rPr>
          <w:rFonts w:ascii="Consolas" w:eastAsia="Times New Roman" w:hAnsi="Consolas" w:cs="Times New Roman"/>
          <w:color w:val="6A9955"/>
          <w:sz w:val="24"/>
          <w:szCs w:val="24"/>
          <w:lang w:eastAsia="en-IN" w:bidi="hi-IN"/>
        </w:rPr>
        <w:t>(int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081D216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6096BED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int n;</w:t>
      </w:r>
    </w:p>
    <w:p w14:paraId="1224ED5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for(n=2;n&lt;=</w:t>
      </w:r>
      <w:proofErr w:type="spellStart"/>
      <w:r w:rsidRPr="00781A6C">
        <w:rPr>
          <w:rFonts w:ascii="Consolas" w:eastAsia="Times New Roman" w:hAnsi="Consolas" w:cs="Times New Roman"/>
          <w:color w:val="6A9955"/>
          <w:sz w:val="24"/>
          <w:szCs w:val="24"/>
          <w:lang w:eastAsia="en-IN" w:bidi="hi-IN"/>
        </w:rPr>
        <w:t>num;n</w:t>
      </w:r>
      <w:proofErr w:type="spellEnd"/>
      <w:r w:rsidRPr="00781A6C">
        <w:rPr>
          <w:rFonts w:ascii="Consolas" w:eastAsia="Times New Roman" w:hAnsi="Consolas" w:cs="Times New Roman"/>
          <w:color w:val="6A9955"/>
          <w:sz w:val="24"/>
          <w:szCs w:val="24"/>
          <w:lang w:eastAsia="en-IN" w:bidi="hi-IN"/>
        </w:rPr>
        <w:t>++)</w:t>
      </w:r>
    </w:p>
    <w:p w14:paraId="2DB2004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20C10C7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if(</w:t>
      </w:r>
      <w:proofErr w:type="spellStart"/>
      <w:r w:rsidRPr="00781A6C">
        <w:rPr>
          <w:rFonts w:ascii="Consolas" w:eastAsia="Times New Roman" w:hAnsi="Consolas" w:cs="Times New Roman"/>
          <w:color w:val="6A9955"/>
          <w:sz w:val="24"/>
          <w:szCs w:val="24"/>
          <w:lang w:eastAsia="en-IN" w:bidi="hi-IN"/>
        </w:rPr>
        <w:t>num%n</w:t>
      </w:r>
      <w:proofErr w:type="spellEnd"/>
      <w:r w:rsidRPr="00781A6C">
        <w:rPr>
          <w:rFonts w:ascii="Consolas" w:eastAsia="Times New Roman" w:hAnsi="Consolas" w:cs="Times New Roman"/>
          <w:color w:val="6A9955"/>
          <w:sz w:val="24"/>
          <w:szCs w:val="24"/>
          <w:lang w:eastAsia="en-IN" w:bidi="hi-IN"/>
        </w:rPr>
        <w:t>==0)</w:t>
      </w:r>
    </w:p>
    <w:p w14:paraId="290904C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5A0A342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printf</w:t>
      </w:r>
      <w:proofErr w:type="spellEnd"/>
      <w:r w:rsidRPr="00781A6C">
        <w:rPr>
          <w:rFonts w:ascii="Consolas" w:eastAsia="Times New Roman" w:hAnsi="Consolas" w:cs="Times New Roman"/>
          <w:color w:val="6A9955"/>
          <w:sz w:val="24"/>
          <w:szCs w:val="24"/>
          <w:lang w:eastAsia="en-IN" w:bidi="hi-IN"/>
        </w:rPr>
        <w:t>("%d, ",n);</w:t>
      </w:r>
    </w:p>
    <w:p w14:paraId="54802D9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lastRenderedPageBreak/>
        <w:t>            </w:t>
      </w:r>
      <w:proofErr w:type="spellStart"/>
      <w:r w:rsidRPr="00781A6C">
        <w:rPr>
          <w:rFonts w:ascii="Consolas" w:eastAsia="Times New Roman" w:hAnsi="Consolas" w:cs="Times New Roman"/>
          <w:color w:val="6A9955"/>
          <w:sz w:val="24"/>
          <w:szCs w:val="24"/>
          <w:lang w:eastAsia="en-IN" w:bidi="hi-IN"/>
        </w:rPr>
        <w:t>prime_factors</w:t>
      </w:r>
      <w:proofErr w:type="spellEnd"/>
      <w:r w:rsidRPr="00781A6C">
        <w:rPr>
          <w:rFonts w:ascii="Consolas" w:eastAsia="Times New Roman" w:hAnsi="Consolas" w:cs="Times New Roman"/>
          <w:color w:val="6A9955"/>
          <w:sz w:val="24"/>
          <w:szCs w:val="24"/>
          <w:lang w:eastAsia="en-IN" w:bidi="hi-IN"/>
        </w:rPr>
        <w:t>(</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/n);</w:t>
      </w:r>
    </w:p>
    <w:p w14:paraId="5461B6C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break;</w:t>
      </w:r>
    </w:p>
    <w:p w14:paraId="43AD974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759083D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441E7FC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611A04B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3E3486A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void main()</w:t>
      </w:r>
    </w:p>
    <w:p w14:paraId="001E6CC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2A405D1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int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0240482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771CA74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printf</w:t>
      </w:r>
      <w:proofErr w:type="spellEnd"/>
      <w:r w:rsidRPr="00781A6C">
        <w:rPr>
          <w:rFonts w:ascii="Consolas" w:eastAsia="Times New Roman" w:hAnsi="Consolas" w:cs="Times New Roman"/>
          <w:color w:val="6A9955"/>
          <w:sz w:val="24"/>
          <w:szCs w:val="24"/>
          <w:lang w:eastAsia="en-IN" w:bidi="hi-IN"/>
        </w:rPr>
        <w:t>("Enter an number to find its prime factors : ");</w:t>
      </w:r>
    </w:p>
    <w:p w14:paraId="214A47F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scanf</w:t>
      </w:r>
      <w:proofErr w:type="spellEnd"/>
      <w:r w:rsidRPr="00781A6C">
        <w:rPr>
          <w:rFonts w:ascii="Consolas" w:eastAsia="Times New Roman" w:hAnsi="Consolas" w:cs="Times New Roman"/>
          <w:color w:val="6A9955"/>
          <w:sz w:val="24"/>
          <w:szCs w:val="24"/>
          <w:lang w:eastAsia="en-IN" w:bidi="hi-IN"/>
        </w:rPr>
        <w:t>("%d", &amp;</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39B7417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printf</w:t>
      </w:r>
      <w:proofErr w:type="spellEnd"/>
      <w:r w:rsidRPr="00781A6C">
        <w:rPr>
          <w:rFonts w:ascii="Consolas" w:eastAsia="Times New Roman" w:hAnsi="Consolas" w:cs="Times New Roman"/>
          <w:color w:val="6A9955"/>
          <w:sz w:val="24"/>
          <w:szCs w:val="24"/>
          <w:lang w:eastAsia="en-IN" w:bidi="hi-IN"/>
        </w:rPr>
        <w:t>("The Prime Factors of %</w:t>
      </w:r>
      <w:proofErr w:type="spellStart"/>
      <w:r w:rsidRPr="00781A6C">
        <w:rPr>
          <w:rFonts w:ascii="Consolas" w:eastAsia="Times New Roman" w:hAnsi="Consolas" w:cs="Times New Roman"/>
          <w:color w:val="6A9955"/>
          <w:sz w:val="24"/>
          <w:szCs w:val="24"/>
          <w:lang w:eastAsia="en-IN" w:bidi="hi-IN"/>
        </w:rPr>
        <w:t>d </w:t>
      </w:r>
      <w:proofErr w:type="gramStart"/>
      <w:r w:rsidRPr="00781A6C">
        <w:rPr>
          <w:rFonts w:ascii="Consolas" w:eastAsia="Times New Roman" w:hAnsi="Consolas" w:cs="Times New Roman"/>
          <w:color w:val="6A9955"/>
          <w:sz w:val="24"/>
          <w:szCs w:val="24"/>
          <w:lang w:eastAsia="en-IN" w:bidi="hi-IN"/>
        </w:rPr>
        <w:t>are</w:t>
      </w:r>
      <w:proofErr w:type="spellEnd"/>
      <w:proofErr w:type="gramEnd"/>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46576CA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prime_factors</w:t>
      </w:r>
      <w:proofErr w:type="spellEnd"/>
      <w:r w:rsidRPr="00781A6C">
        <w:rPr>
          <w:rFonts w:ascii="Consolas" w:eastAsia="Times New Roman" w:hAnsi="Consolas" w:cs="Times New Roman"/>
          <w:color w:val="6A9955"/>
          <w:sz w:val="24"/>
          <w:szCs w:val="24"/>
          <w:lang w:eastAsia="en-IN" w:bidi="hi-IN"/>
        </w:rPr>
        <w:t>(</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22F087F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009C7F7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0ED21029" w14:textId="77777777" w:rsidR="00781A6C" w:rsidRPr="00781A6C" w:rsidRDefault="00781A6C" w:rsidP="00781A6C">
      <w:pPr>
        <w:shd w:val="clear" w:color="auto" w:fill="1E1E1E"/>
        <w:spacing w:after="240" w:line="330" w:lineRule="atLeast"/>
        <w:rPr>
          <w:rFonts w:ascii="Consolas" w:eastAsia="Times New Roman" w:hAnsi="Consolas" w:cs="Times New Roman"/>
          <w:color w:val="D4D4D4"/>
          <w:sz w:val="24"/>
          <w:szCs w:val="24"/>
          <w:lang w:eastAsia="en-IN" w:bidi="hi-IN"/>
        </w:rPr>
      </w:pPr>
    </w:p>
    <w:p w14:paraId="2BC29CE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C586C0"/>
          <w:sz w:val="24"/>
          <w:szCs w:val="24"/>
          <w:lang w:eastAsia="en-IN" w:bidi="hi-IN"/>
        </w:rPr>
        <w:t>#include</w:t>
      </w:r>
      <w:r w:rsidRPr="00781A6C">
        <w:rPr>
          <w:rFonts w:ascii="Consolas" w:eastAsia="Times New Roman" w:hAnsi="Consolas" w:cs="Times New Roman"/>
          <w:color w:val="CE9178"/>
          <w:sz w:val="24"/>
          <w:szCs w:val="24"/>
          <w:lang w:eastAsia="en-IN" w:bidi="hi-IN"/>
        </w:rPr>
        <w:t>&lt;stdio.h&gt;</w:t>
      </w:r>
    </w:p>
    <w:p w14:paraId="640A557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7B7DD55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recursion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256E4C9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137DECF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60F98A7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for</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2</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&lt;=</w:t>
      </w:r>
      <w:proofErr w:type="spellStart"/>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proofErr w:type="spellEnd"/>
      <w:r w:rsidRPr="00781A6C">
        <w:rPr>
          <w:rFonts w:ascii="Consolas" w:eastAsia="Times New Roman" w:hAnsi="Consolas" w:cs="Times New Roman"/>
          <w:color w:val="D4D4D4"/>
          <w:sz w:val="24"/>
          <w:szCs w:val="24"/>
          <w:lang w:eastAsia="en-IN" w:bidi="hi-IN"/>
        </w:rPr>
        <w:t>++)</w:t>
      </w:r>
    </w:p>
    <w:p w14:paraId="6041C7E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569FC0F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49BB875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   </w:t>
      </w:r>
    </w:p>
    <w:p w14:paraId="3A44283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D7BA7D"/>
          <w:sz w:val="24"/>
          <w:szCs w:val="24"/>
          <w:lang w:eastAsia="en-IN" w:bidi="hi-IN"/>
        </w:rPr>
        <w:t>\</w:t>
      </w:r>
      <w:proofErr w:type="spellStart"/>
      <w:r w:rsidRPr="00781A6C">
        <w:rPr>
          <w:rFonts w:ascii="Consolas" w:eastAsia="Times New Roman" w:hAnsi="Consolas" w:cs="Times New Roman"/>
          <w:color w:val="D7BA7D"/>
          <w:sz w:val="24"/>
          <w:szCs w:val="24"/>
          <w:lang w:eastAsia="en-IN" w:bidi="hi-IN"/>
        </w:rPr>
        <w:t>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proofErr w:type="spellEnd"/>
      <w:r w:rsidRPr="00781A6C">
        <w:rPr>
          <w:rFonts w:ascii="Consolas" w:eastAsia="Times New Roman" w:hAnsi="Consolas" w:cs="Times New Roman"/>
          <w:color w:val="D4D4D4"/>
          <w:sz w:val="24"/>
          <w:szCs w:val="24"/>
          <w:lang w:eastAsia="en-IN" w:bidi="hi-IN"/>
        </w:rPr>
        <w:t>);</w:t>
      </w:r>
    </w:p>
    <w:p w14:paraId="63C7996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recursion</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7B53D81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break</w:t>
      </w:r>
      <w:r w:rsidRPr="00781A6C">
        <w:rPr>
          <w:rFonts w:ascii="Consolas" w:eastAsia="Times New Roman" w:hAnsi="Consolas" w:cs="Times New Roman"/>
          <w:color w:val="D4D4D4"/>
          <w:sz w:val="24"/>
          <w:szCs w:val="24"/>
          <w:lang w:eastAsia="en-IN" w:bidi="hi-IN"/>
        </w:rPr>
        <w:t>;</w:t>
      </w:r>
    </w:p>
    <w:p w14:paraId="5A95802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3462795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40D5CD4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6531125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269A06A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without_recursion</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7DFED79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34A287C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w:t>
      </w:r>
    </w:p>
    <w:p w14:paraId="5A401DA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prime factors are...</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68BDB41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for</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2</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i</w:t>
      </w:r>
      <w:r w:rsidRPr="00781A6C">
        <w:rPr>
          <w:rFonts w:ascii="Consolas" w:eastAsia="Times New Roman" w:hAnsi="Consolas" w:cs="Times New Roman"/>
          <w:color w:val="D4D4D4"/>
          <w:sz w:val="24"/>
          <w:szCs w:val="24"/>
          <w:lang w:eastAsia="en-IN" w:bidi="hi-IN"/>
        </w:rPr>
        <w:t>&lt;=</w:t>
      </w:r>
      <w:proofErr w:type="spellStart"/>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p>
    <w:p w14:paraId="50B34AF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950F4A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tag</w:t>
      </w:r>
      <w:r w:rsidRPr="00781A6C">
        <w:rPr>
          <w:rFonts w:ascii="Consolas" w:eastAsia="Times New Roman" w:hAnsi="Consolas" w:cs="Times New Roman"/>
          <w:color w:val="D4D4D4"/>
          <w:sz w:val="24"/>
          <w:szCs w:val="24"/>
          <w:lang w:eastAsia="en-IN" w:bidi="hi-IN"/>
        </w:rPr>
        <w:t>;</w:t>
      </w:r>
    </w:p>
    <w:p w14:paraId="01C6603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3266FF7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lastRenderedPageBreak/>
        <w:t>        {</w:t>
      </w:r>
    </w:p>
    <w:p w14:paraId="34645DD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tag</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0971D70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for</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2</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&lt;=</w:t>
      </w:r>
      <w:proofErr w:type="spellStart"/>
      <w:r w:rsidRPr="00781A6C">
        <w:rPr>
          <w:rFonts w:ascii="Consolas" w:eastAsia="Times New Roman" w:hAnsi="Consolas" w:cs="Times New Roman"/>
          <w:color w:val="9CDCFE"/>
          <w:sz w:val="24"/>
          <w:szCs w:val="24"/>
          <w:lang w:eastAsia="en-IN" w:bidi="hi-IN"/>
        </w:rPr>
        <w:t>i</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proofErr w:type="spellEnd"/>
      <w:r w:rsidRPr="00781A6C">
        <w:rPr>
          <w:rFonts w:ascii="Consolas" w:eastAsia="Times New Roman" w:hAnsi="Consolas" w:cs="Times New Roman"/>
          <w:color w:val="D4D4D4"/>
          <w:sz w:val="24"/>
          <w:szCs w:val="24"/>
          <w:lang w:eastAsia="en-IN" w:bidi="hi-IN"/>
        </w:rPr>
        <w:t>++)</w:t>
      </w:r>
    </w:p>
    <w:p w14:paraId="6F52148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3AEA971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i</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54B27C8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5E5F617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tag</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0C29FA3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break</w:t>
      </w:r>
      <w:r w:rsidRPr="00781A6C">
        <w:rPr>
          <w:rFonts w:ascii="Consolas" w:eastAsia="Times New Roman" w:hAnsi="Consolas" w:cs="Times New Roman"/>
          <w:color w:val="D4D4D4"/>
          <w:sz w:val="24"/>
          <w:szCs w:val="24"/>
          <w:lang w:eastAsia="en-IN" w:bidi="hi-IN"/>
        </w:rPr>
        <w:t>;</w:t>
      </w:r>
    </w:p>
    <w:p w14:paraId="417061A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F5FF9F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7004996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tag</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7B7E9C4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D7BA7D"/>
          <w:sz w:val="24"/>
          <w:szCs w:val="24"/>
          <w:lang w:eastAsia="en-IN" w:bidi="hi-IN"/>
        </w:rPr>
        <w:t>\t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p>
    <w:p w14:paraId="433E13C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3F88A35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77EFEED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4AAB8A7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31EB227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prime</w:t>
      </w:r>
      <w:r w:rsidRPr="00781A6C">
        <w:rPr>
          <w:rFonts w:ascii="Consolas" w:eastAsia="Times New Roman" w:hAnsi="Consolas" w:cs="Times New Roman"/>
          <w:color w:val="D4D4D4"/>
          <w:sz w:val="24"/>
          <w:szCs w:val="24"/>
          <w:lang w:eastAsia="en-IN" w:bidi="hi-IN"/>
        </w:rPr>
        <w:t>;</w:t>
      </w:r>
    </w:p>
    <w:p w14:paraId="2496DE8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main</w:t>
      </w:r>
      <w:r w:rsidRPr="00781A6C">
        <w:rPr>
          <w:rFonts w:ascii="Consolas" w:eastAsia="Times New Roman" w:hAnsi="Consolas" w:cs="Times New Roman"/>
          <w:color w:val="D4D4D4"/>
          <w:sz w:val="24"/>
          <w:szCs w:val="24"/>
          <w:lang w:eastAsia="en-IN" w:bidi="hi-IN"/>
        </w:rPr>
        <w:t>()</w:t>
      </w:r>
    </w:p>
    <w:p w14:paraId="4AE438C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3062688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r</w:t>
      </w:r>
      <w:proofErr w:type="spellEnd"/>
      <w:r w:rsidRPr="00781A6C">
        <w:rPr>
          <w:rFonts w:ascii="Consolas" w:eastAsia="Times New Roman" w:hAnsi="Consolas" w:cs="Times New Roman"/>
          <w:color w:val="D4D4D4"/>
          <w:sz w:val="24"/>
          <w:szCs w:val="24"/>
          <w:lang w:eastAsia="en-IN" w:bidi="hi-IN"/>
        </w:rPr>
        <w:t>;</w:t>
      </w:r>
    </w:p>
    <w:p w14:paraId="4A500AA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number to find its prime factors:</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7BB4C6A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61362B1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1 for finding prime factors by Using recursion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7621032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2 for finding prime fectors by without Using recursion</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6B81CBA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choice</w:t>
      </w:r>
      <w:proofErr w:type="spellEnd"/>
      <w:r w:rsidRPr="00781A6C">
        <w:rPr>
          <w:rFonts w:ascii="Consolas" w:eastAsia="Times New Roman" w:hAnsi="Consolas" w:cs="Times New Roman"/>
          <w:color w:val="D4D4D4"/>
          <w:sz w:val="24"/>
          <w:szCs w:val="24"/>
          <w:lang w:eastAsia="en-IN" w:bidi="hi-IN"/>
        </w:rPr>
        <w:t>);</w:t>
      </w:r>
    </w:p>
    <w:p w14:paraId="6D6F78C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687A18E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2F1B2ED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recursion</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40DFBEE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7BA7D"/>
          <w:sz w:val="24"/>
          <w:szCs w:val="24"/>
          <w:lang w:eastAsia="en-IN" w:bidi="hi-IN"/>
        </w:rPr>
        <w:t>\n\n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62AC4A0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06A02C9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choice</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2</w:t>
      </w:r>
      <w:r w:rsidRPr="00781A6C">
        <w:rPr>
          <w:rFonts w:ascii="Consolas" w:eastAsia="Times New Roman" w:hAnsi="Consolas" w:cs="Times New Roman"/>
          <w:color w:val="D4D4D4"/>
          <w:sz w:val="24"/>
          <w:szCs w:val="24"/>
          <w:lang w:eastAsia="en-IN" w:bidi="hi-IN"/>
        </w:rPr>
        <w:t>)</w:t>
      </w:r>
    </w:p>
    <w:p w14:paraId="49DC162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1B4A492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without_recursion</w:t>
      </w:r>
      <w:proofErr w:type="spellEnd"/>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0BE45FF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7BA7D"/>
          <w:sz w:val="24"/>
          <w:szCs w:val="24"/>
          <w:lang w:eastAsia="en-IN" w:bidi="hi-IN"/>
        </w:rPr>
        <w:t>\n\n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53424C9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3180153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p>
    <w:p w14:paraId="19BBB8B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printf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"entered choice is wrong !</w:t>
      </w:r>
      <w:r w:rsidRPr="00781A6C">
        <w:rPr>
          <w:rFonts w:ascii="Consolas" w:eastAsia="Times New Roman" w:hAnsi="Consolas" w:cs="Times New Roman"/>
          <w:color w:val="D7BA7D"/>
          <w:sz w:val="24"/>
          <w:szCs w:val="24"/>
          <w:lang w:eastAsia="en-IN" w:bidi="hi-IN"/>
        </w:rPr>
        <w:t>\n\n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51A9885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6FDF445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51A24C59" w14:textId="634ECC26" w:rsidR="00EA1917" w:rsidRDefault="00EA1917" w:rsidP="00EA1917">
      <w:pPr>
        <w:rPr>
          <w:b/>
          <w:bCs/>
        </w:rPr>
      </w:pPr>
    </w:p>
    <w:p w14:paraId="12696E1E" w14:textId="25F935B9" w:rsidR="00781A6C" w:rsidRDefault="00781A6C" w:rsidP="00EA1917">
      <w:pPr>
        <w:rPr>
          <w:b/>
          <w:bCs/>
        </w:rPr>
      </w:pPr>
      <w:r>
        <w:rPr>
          <w:b/>
          <w:bCs/>
          <w:noProof/>
        </w:rPr>
        <w:lastRenderedPageBreak/>
        <w:drawing>
          <wp:inline distT="0" distB="0" distL="0" distR="0" wp14:anchorId="302C2E00" wp14:editId="698171D7">
            <wp:extent cx="572262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1485900"/>
                    </a:xfrm>
                    <a:prstGeom prst="rect">
                      <a:avLst/>
                    </a:prstGeom>
                    <a:noFill/>
                    <a:ln>
                      <a:noFill/>
                    </a:ln>
                  </pic:spPr>
                </pic:pic>
              </a:graphicData>
            </a:graphic>
          </wp:inline>
        </w:drawing>
      </w:r>
    </w:p>
    <w:p w14:paraId="0B98DE55" w14:textId="0F1C7432" w:rsidR="00EA1917" w:rsidRPr="00EA1917" w:rsidRDefault="00EA1917" w:rsidP="00EA1917">
      <w:pPr>
        <w:rPr>
          <w:b/>
          <w:bCs/>
        </w:rPr>
      </w:pPr>
      <w:r w:rsidRPr="00EA1917">
        <w:rPr>
          <w:b/>
          <w:bCs/>
        </w:rPr>
        <w:t xml:space="preserve">5. Write a recursive function to generate nth Fibonacci term in C programming. How to </w:t>
      </w:r>
    </w:p>
    <w:p w14:paraId="612CB76E" w14:textId="648ED445" w:rsidR="0079248A" w:rsidRDefault="00EA1917" w:rsidP="00EA1917">
      <w:pPr>
        <w:rPr>
          <w:b/>
          <w:bCs/>
        </w:rPr>
      </w:pPr>
      <w:r w:rsidRPr="00EA1917">
        <w:rPr>
          <w:b/>
          <w:bCs/>
        </w:rPr>
        <w:t>generate nth Fibonacci term in C programming using recursion.</w:t>
      </w:r>
    </w:p>
    <w:p w14:paraId="3183434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/*#include&lt;stdio.h&gt;</w:t>
      </w:r>
    </w:p>
    <w:p w14:paraId="13B99CD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52C2C2F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int Fibonacci(int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14BE55ED"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64F3108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if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 == 0)</w:t>
      </w:r>
    </w:p>
    <w:p w14:paraId="5BCEFEE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2F161CF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return 0;</w:t>
      </w:r>
    </w:p>
    <w:p w14:paraId="7E6308C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38547F3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else if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 == 1)</w:t>
      </w:r>
    </w:p>
    <w:p w14:paraId="1CA1B21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023A8E1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return 1;</w:t>
      </w:r>
    </w:p>
    <w:p w14:paraId="1B6947B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30F0348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else</w:t>
      </w:r>
    </w:p>
    <w:p w14:paraId="0A1B3C9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51F02CC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return(Fibonacci(</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 - 1) + Fibonacci(</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 - 2));</w:t>
      </w:r>
    </w:p>
    <w:p w14:paraId="05F2591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3D505A7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4EAB46E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1BCC8E5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void main()</w:t>
      </w:r>
    </w:p>
    <w:p w14:paraId="117DB22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1E28DA3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int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2047309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int result;</w:t>
      </w:r>
    </w:p>
    <w:p w14:paraId="6620D452"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147E2D1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printf</w:t>
      </w:r>
      <w:proofErr w:type="spellEnd"/>
      <w:r w:rsidRPr="00781A6C">
        <w:rPr>
          <w:rFonts w:ascii="Consolas" w:eastAsia="Times New Roman" w:hAnsi="Consolas" w:cs="Times New Roman"/>
          <w:color w:val="6A9955"/>
          <w:sz w:val="24"/>
          <w:szCs w:val="24"/>
          <w:lang w:eastAsia="en-IN" w:bidi="hi-IN"/>
        </w:rPr>
        <w:t>("Enter the nth number in </w:t>
      </w:r>
      <w:proofErr w:type="spellStart"/>
      <w:r w:rsidRPr="00781A6C">
        <w:rPr>
          <w:rFonts w:ascii="Consolas" w:eastAsia="Times New Roman" w:hAnsi="Consolas" w:cs="Times New Roman"/>
          <w:color w:val="6A9955"/>
          <w:sz w:val="24"/>
          <w:szCs w:val="24"/>
          <w:lang w:eastAsia="en-IN" w:bidi="hi-IN"/>
        </w:rPr>
        <w:t>fibonacci</w:t>
      </w:r>
      <w:proofErr w:type="spellEnd"/>
      <w:r w:rsidRPr="00781A6C">
        <w:rPr>
          <w:rFonts w:ascii="Consolas" w:eastAsia="Times New Roman" w:hAnsi="Consolas" w:cs="Times New Roman"/>
          <w:color w:val="6A9955"/>
          <w:sz w:val="24"/>
          <w:szCs w:val="24"/>
          <w:lang w:eastAsia="en-IN" w:bidi="hi-IN"/>
        </w:rPr>
        <w:t> series: ");</w:t>
      </w:r>
    </w:p>
    <w:p w14:paraId="4794F3B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roofErr w:type="spellStart"/>
      <w:r w:rsidRPr="00781A6C">
        <w:rPr>
          <w:rFonts w:ascii="Consolas" w:eastAsia="Times New Roman" w:hAnsi="Consolas" w:cs="Times New Roman"/>
          <w:color w:val="6A9955"/>
          <w:sz w:val="24"/>
          <w:szCs w:val="24"/>
          <w:lang w:eastAsia="en-IN" w:bidi="hi-IN"/>
        </w:rPr>
        <w:t>scanf</w:t>
      </w:r>
      <w:proofErr w:type="spellEnd"/>
      <w:r w:rsidRPr="00781A6C">
        <w:rPr>
          <w:rFonts w:ascii="Consolas" w:eastAsia="Times New Roman" w:hAnsi="Consolas" w:cs="Times New Roman"/>
          <w:color w:val="6A9955"/>
          <w:sz w:val="24"/>
          <w:szCs w:val="24"/>
          <w:lang w:eastAsia="en-IN" w:bidi="hi-IN"/>
        </w:rPr>
        <w:t>("%d", &amp;</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3856B94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if (</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 &lt; 0)</w:t>
      </w:r>
    </w:p>
    <w:p w14:paraId="720FA88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5DC1DA1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printf("Fibonacci of negative number is not possible.\n");</w:t>
      </w:r>
    </w:p>
    <w:p w14:paraId="70D7F53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27E7823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else</w:t>
      </w:r>
    </w:p>
    <w:p w14:paraId="777C6C25"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7B4DCFA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lastRenderedPageBreak/>
        <w:t>        result = Fibonacci(</w:t>
      </w:r>
      <w:proofErr w:type="spellStart"/>
      <w:r w:rsidRPr="00781A6C">
        <w:rPr>
          <w:rFonts w:ascii="Consolas" w:eastAsia="Times New Roman" w:hAnsi="Consolas" w:cs="Times New Roman"/>
          <w:color w:val="6A9955"/>
          <w:sz w:val="24"/>
          <w:szCs w:val="24"/>
          <w:lang w:eastAsia="en-IN" w:bidi="hi-IN"/>
        </w:rPr>
        <w:t>num</w:t>
      </w:r>
      <w:proofErr w:type="spellEnd"/>
      <w:r w:rsidRPr="00781A6C">
        <w:rPr>
          <w:rFonts w:ascii="Consolas" w:eastAsia="Times New Roman" w:hAnsi="Consolas" w:cs="Times New Roman"/>
          <w:color w:val="6A9955"/>
          <w:sz w:val="24"/>
          <w:szCs w:val="24"/>
          <w:lang w:eastAsia="en-IN" w:bidi="hi-IN"/>
        </w:rPr>
        <w:t>);</w:t>
      </w:r>
    </w:p>
    <w:p w14:paraId="732468E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printf("The %d number in Fibonacci series is %d\n", num, result);</w:t>
      </w:r>
    </w:p>
    <w:p w14:paraId="56DA208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    }</w:t>
      </w:r>
    </w:p>
    <w:p w14:paraId="091F434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0F639E0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6A9955"/>
          <w:sz w:val="24"/>
          <w:szCs w:val="24"/>
          <w:lang w:eastAsia="en-IN" w:bidi="hi-IN"/>
        </w:rPr>
        <w:t>*/</w:t>
      </w:r>
    </w:p>
    <w:p w14:paraId="7BB3549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29C09546"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C586C0"/>
          <w:sz w:val="24"/>
          <w:szCs w:val="24"/>
          <w:lang w:eastAsia="en-IN" w:bidi="hi-IN"/>
        </w:rPr>
        <w:t>#include</w:t>
      </w:r>
      <w:r w:rsidRPr="00781A6C">
        <w:rPr>
          <w:rFonts w:ascii="Consolas" w:eastAsia="Times New Roman" w:hAnsi="Consolas" w:cs="Times New Roman"/>
          <w:color w:val="CE9178"/>
          <w:sz w:val="24"/>
          <w:szCs w:val="24"/>
          <w:lang w:eastAsia="en-IN" w:bidi="hi-IN"/>
        </w:rPr>
        <w:t>&lt;stdio.h&gt;</w:t>
      </w:r>
    </w:p>
    <w:p w14:paraId="5C2B5A4C"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0633F47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input</w:t>
      </w:r>
      <w:r w:rsidRPr="00781A6C">
        <w:rPr>
          <w:rFonts w:ascii="Consolas" w:eastAsia="Times New Roman" w:hAnsi="Consolas" w:cs="Times New Roman"/>
          <w:color w:val="D4D4D4"/>
          <w:sz w:val="24"/>
          <w:szCs w:val="24"/>
          <w:lang w:eastAsia="en-IN" w:bidi="hi-IN"/>
        </w:rPr>
        <w:t>;</w:t>
      </w:r>
    </w:p>
    <w:p w14:paraId="123677C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p>
    <w:p w14:paraId="4E9E2BD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2504BE6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Fibonacci</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420A6E4F"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2536993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569CD6"/>
          <w:sz w:val="24"/>
          <w:szCs w:val="24"/>
          <w:lang w:eastAsia="en-IN" w:bidi="hi-IN"/>
        </w:rPr>
        <w:t>int</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0</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temp</w:t>
      </w:r>
      <w:r w:rsidRPr="00781A6C">
        <w:rPr>
          <w:rFonts w:ascii="Consolas" w:eastAsia="Times New Roman" w:hAnsi="Consolas" w:cs="Times New Roman"/>
          <w:color w:val="D4D4D4"/>
          <w:sz w:val="24"/>
          <w:szCs w:val="24"/>
          <w:lang w:eastAsia="en-IN" w:bidi="hi-IN"/>
        </w:rPr>
        <w:t>;</w:t>
      </w:r>
    </w:p>
    <w:p w14:paraId="3AA024D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2CB190B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i</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proofErr w:type="spellEnd"/>
      <w:r w:rsidRPr="00781A6C">
        <w:rPr>
          <w:rFonts w:ascii="Consolas" w:eastAsia="Times New Roman" w:hAnsi="Consolas" w:cs="Times New Roman"/>
          <w:color w:val="D4D4D4"/>
          <w:sz w:val="24"/>
          <w:szCs w:val="24"/>
          <w:lang w:eastAsia="en-IN" w:bidi="hi-IN"/>
        </w:rPr>
        <w:t>;</w:t>
      </w:r>
    </w:p>
    <w:p w14:paraId="3308883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i</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w:t>
      </w:r>
    </w:p>
    <w:p w14:paraId="695E0BAE"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9CDCFE"/>
          <w:sz w:val="24"/>
          <w:szCs w:val="24"/>
          <w:lang w:eastAsia="en-IN" w:bidi="hi-IN"/>
        </w:rPr>
        <w:t>j</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p>
    <w:p w14:paraId="57F2F56A"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p>
    <w:p w14:paraId="1EBDD03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if</w:t>
      </w:r>
      <w:r w:rsidRPr="00781A6C">
        <w:rPr>
          <w:rFonts w:ascii="Consolas" w:eastAsia="Times New Roman" w:hAnsi="Consolas" w:cs="Times New Roman"/>
          <w:color w:val="D4D4D4"/>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num</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B5CEA8"/>
          <w:sz w:val="24"/>
          <w:szCs w:val="24"/>
          <w:lang w:eastAsia="en-IN" w:bidi="hi-IN"/>
        </w:rPr>
        <w:t>1</w:t>
      </w:r>
      <w:r w:rsidRPr="00781A6C">
        <w:rPr>
          <w:rFonts w:ascii="Consolas" w:eastAsia="Times New Roman" w:hAnsi="Consolas" w:cs="Times New Roman"/>
          <w:color w:val="D4D4D4"/>
          <w:sz w:val="24"/>
          <w:szCs w:val="24"/>
          <w:lang w:eastAsia="en-IN" w:bidi="hi-IN"/>
        </w:rPr>
        <w:t>)</w:t>
      </w:r>
    </w:p>
    <w:p w14:paraId="72EA3069"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"the corrosponding fibonacci term to the value entered = </w:t>
      </w:r>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sum</w:t>
      </w:r>
      <w:r w:rsidRPr="00781A6C">
        <w:rPr>
          <w:rFonts w:ascii="Consolas" w:eastAsia="Times New Roman" w:hAnsi="Consolas" w:cs="Times New Roman"/>
          <w:color w:val="D4D4D4"/>
          <w:sz w:val="24"/>
          <w:szCs w:val="24"/>
          <w:lang w:eastAsia="en-IN" w:bidi="hi-IN"/>
        </w:rPr>
        <w:t>);</w:t>
      </w:r>
    </w:p>
    <w:p w14:paraId="1D502934"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C586C0"/>
          <w:sz w:val="24"/>
          <w:szCs w:val="24"/>
          <w:lang w:eastAsia="en-IN" w:bidi="hi-IN"/>
        </w:rPr>
        <w:t>else</w:t>
      </w:r>
    </w:p>
    <w:p w14:paraId="2749698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Fibonacci</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n</w:t>
      </w:r>
      <w:r w:rsidRPr="00781A6C">
        <w:rPr>
          <w:rFonts w:ascii="Consolas" w:eastAsia="Times New Roman" w:hAnsi="Consolas" w:cs="Times New Roman"/>
          <w:color w:val="D4D4D4"/>
          <w:sz w:val="24"/>
          <w:szCs w:val="24"/>
          <w:lang w:eastAsia="en-IN" w:bidi="hi-IN"/>
        </w:rPr>
        <w:t>);</w:t>
      </w:r>
    </w:p>
    <w:p w14:paraId="4661943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
    <w:p w14:paraId="287FE2B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4D294D1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569CD6"/>
          <w:sz w:val="24"/>
          <w:szCs w:val="24"/>
          <w:lang w:eastAsia="en-IN" w:bidi="hi-IN"/>
        </w:rPr>
        <w:t>void</w:t>
      </w: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main</w:t>
      </w:r>
      <w:r w:rsidRPr="00781A6C">
        <w:rPr>
          <w:rFonts w:ascii="Consolas" w:eastAsia="Times New Roman" w:hAnsi="Consolas" w:cs="Times New Roman"/>
          <w:color w:val="D4D4D4"/>
          <w:sz w:val="24"/>
          <w:szCs w:val="24"/>
          <w:lang w:eastAsia="en-IN" w:bidi="hi-IN"/>
        </w:rPr>
        <w:t>()</w:t>
      </w:r>
    </w:p>
    <w:p w14:paraId="447E3CB3"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39EB695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printf</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"enter the number to find corrosponding Fibonaccinacci term :</w:t>
      </w:r>
      <w:r w:rsidRPr="00781A6C">
        <w:rPr>
          <w:rFonts w:ascii="Consolas" w:eastAsia="Times New Roman" w:hAnsi="Consolas" w:cs="Times New Roman"/>
          <w:color w:val="D7BA7D"/>
          <w:sz w:val="24"/>
          <w:szCs w:val="24"/>
          <w:lang w:eastAsia="en-IN" w:bidi="hi-IN"/>
        </w:rPr>
        <w:t>\n</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w:t>
      </w:r>
    </w:p>
    <w:p w14:paraId="1735A918"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proofErr w:type="spellStart"/>
      <w:r w:rsidRPr="00781A6C">
        <w:rPr>
          <w:rFonts w:ascii="Consolas" w:eastAsia="Times New Roman" w:hAnsi="Consolas" w:cs="Times New Roman"/>
          <w:color w:val="DCDCAA"/>
          <w:sz w:val="24"/>
          <w:szCs w:val="24"/>
          <w:lang w:eastAsia="en-IN" w:bidi="hi-IN"/>
        </w:rPr>
        <w:t>scanf</w:t>
      </w:r>
      <w:proofErr w:type="spellEnd"/>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9CDCFE"/>
          <w:sz w:val="24"/>
          <w:szCs w:val="24"/>
          <w:lang w:eastAsia="en-IN" w:bidi="hi-IN"/>
        </w:rPr>
        <w:t>%</w:t>
      </w:r>
      <w:proofErr w:type="spellStart"/>
      <w:r w:rsidRPr="00781A6C">
        <w:rPr>
          <w:rFonts w:ascii="Consolas" w:eastAsia="Times New Roman" w:hAnsi="Consolas" w:cs="Times New Roman"/>
          <w:color w:val="9CDCFE"/>
          <w:sz w:val="24"/>
          <w:szCs w:val="24"/>
          <w:lang w:eastAsia="en-IN" w:bidi="hi-IN"/>
        </w:rPr>
        <w:t>d</w:t>
      </w:r>
      <w:r w:rsidRPr="00781A6C">
        <w:rPr>
          <w:rFonts w:ascii="Consolas" w:eastAsia="Times New Roman" w:hAnsi="Consolas" w:cs="Times New Roman"/>
          <w:color w:val="CE9178"/>
          <w:sz w:val="24"/>
          <w:szCs w:val="24"/>
          <w:lang w:eastAsia="en-IN" w:bidi="hi-IN"/>
        </w:rPr>
        <w:t>"</w:t>
      </w:r>
      <w:r w:rsidRPr="00781A6C">
        <w:rPr>
          <w:rFonts w:ascii="Consolas" w:eastAsia="Times New Roman" w:hAnsi="Consolas" w:cs="Times New Roman"/>
          <w:color w:val="D4D4D4"/>
          <w:sz w:val="24"/>
          <w:szCs w:val="24"/>
          <w:lang w:eastAsia="en-IN" w:bidi="hi-IN"/>
        </w:rPr>
        <w:t>,&amp;</w:t>
      </w:r>
      <w:r w:rsidRPr="00781A6C">
        <w:rPr>
          <w:rFonts w:ascii="Consolas" w:eastAsia="Times New Roman" w:hAnsi="Consolas" w:cs="Times New Roman"/>
          <w:color w:val="9CDCFE"/>
          <w:sz w:val="24"/>
          <w:szCs w:val="24"/>
          <w:lang w:eastAsia="en-IN" w:bidi="hi-IN"/>
        </w:rPr>
        <w:t>input</w:t>
      </w:r>
      <w:proofErr w:type="spellEnd"/>
      <w:r w:rsidRPr="00781A6C">
        <w:rPr>
          <w:rFonts w:ascii="Consolas" w:eastAsia="Times New Roman" w:hAnsi="Consolas" w:cs="Times New Roman"/>
          <w:color w:val="D4D4D4"/>
          <w:sz w:val="24"/>
          <w:szCs w:val="24"/>
          <w:lang w:eastAsia="en-IN" w:bidi="hi-IN"/>
        </w:rPr>
        <w:t>);</w:t>
      </w:r>
    </w:p>
    <w:p w14:paraId="00A4B9D1"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    </w:t>
      </w:r>
      <w:r w:rsidRPr="00781A6C">
        <w:rPr>
          <w:rFonts w:ascii="Consolas" w:eastAsia="Times New Roman" w:hAnsi="Consolas" w:cs="Times New Roman"/>
          <w:color w:val="DCDCAA"/>
          <w:sz w:val="24"/>
          <w:szCs w:val="24"/>
          <w:lang w:eastAsia="en-IN" w:bidi="hi-IN"/>
        </w:rPr>
        <w:t>Fibonacci</w:t>
      </w:r>
      <w:r w:rsidRPr="00781A6C">
        <w:rPr>
          <w:rFonts w:ascii="Consolas" w:eastAsia="Times New Roman" w:hAnsi="Consolas" w:cs="Times New Roman"/>
          <w:color w:val="D4D4D4"/>
          <w:sz w:val="24"/>
          <w:szCs w:val="24"/>
          <w:lang w:eastAsia="en-IN" w:bidi="hi-IN"/>
        </w:rPr>
        <w:t>(</w:t>
      </w:r>
      <w:r w:rsidRPr="00781A6C">
        <w:rPr>
          <w:rFonts w:ascii="Consolas" w:eastAsia="Times New Roman" w:hAnsi="Consolas" w:cs="Times New Roman"/>
          <w:color w:val="9CDCFE"/>
          <w:sz w:val="24"/>
          <w:szCs w:val="24"/>
          <w:lang w:eastAsia="en-IN" w:bidi="hi-IN"/>
        </w:rPr>
        <w:t>input</w:t>
      </w:r>
      <w:r w:rsidRPr="00781A6C">
        <w:rPr>
          <w:rFonts w:ascii="Consolas" w:eastAsia="Times New Roman" w:hAnsi="Consolas" w:cs="Times New Roman"/>
          <w:color w:val="D4D4D4"/>
          <w:sz w:val="24"/>
          <w:szCs w:val="24"/>
          <w:lang w:eastAsia="en-IN" w:bidi="hi-IN"/>
        </w:rPr>
        <w:t>);</w:t>
      </w:r>
    </w:p>
    <w:p w14:paraId="4A792DF7"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25E52890"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r w:rsidRPr="00781A6C">
        <w:rPr>
          <w:rFonts w:ascii="Consolas" w:eastAsia="Times New Roman" w:hAnsi="Consolas" w:cs="Times New Roman"/>
          <w:color w:val="D4D4D4"/>
          <w:sz w:val="24"/>
          <w:szCs w:val="24"/>
          <w:lang w:eastAsia="en-IN" w:bidi="hi-IN"/>
        </w:rPr>
        <w:t>}</w:t>
      </w:r>
    </w:p>
    <w:p w14:paraId="6351D45B" w14:textId="77777777" w:rsidR="00781A6C" w:rsidRPr="00781A6C" w:rsidRDefault="00781A6C" w:rsidP="00781A6C">
      <w:pPr>
        <w:shd w:val="clear" w:color="auto" w:fill="1E1E1E"/>
        <w:spacing w:after="0" w:line="330" w:lineRule="atLeast"/>
        <w:rPr>
          <w:rFonts w:ascii="Consolas" w:eastAsia="Times New Roman" w:hAnsi="Consolas" w:cs="Times New Roman"/>
          <w:color w:val="D4D4D4"/>
          <w:sz w:val="24"/>
          <w:szCs w:val="24"/>
          <w:lang w:eastAsia="en-IN" w:bidi="hi-IN"/>
        </w:rPr>
      </w:pPr>
    </w:p>
    <w:p w14:paraId="567241A4" w14:textId="554CA22A" w:rsidR="00781A6C" w:rsidRDefault="00781A6C" w:rsidP="00EA1917">
      <w:pPr>
        <w:rPr>
          <w:b/>
          <w:bCs/>
        </w:rPr>
      </w:pPr>
    </w:p>
    <w:p w14:paraId="77F60FCE" w14:textId="7B7601B7" w:rsidR="00781A6C" w:rsidRDefault="00781A6C" w:rsidP="00EA1917">
      <w:pPr>
        <w:rPr>
          <w:b/>
          <w:bCs/>
        </w:rPr>
      </w:pPr>
      <w:r>
        <w:rPr>
          <w:b/>
          <w:bCs/>
          <w:noProof/>
        </w:rPr>
        <w:drawing>
          <wp:inline distT="0" distB="0" distL="0" distR="0" wp14:anchorId="33741ED0" wp14:editId="027CC1F6">
            <wp:extent cx="5730240" cy="5257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p>
    <w:p w14:paraId="792CC329" w14:textId="36079882" w:rsidR="00781A6C" w:rsidRDefault="00781A6C" w:rsidP="00EA1917">
      <w:pPr>
        <w:rPr>
          <w:b/>
          <w:bCs/>
        </w:rPr>
      </w:pPr>
    </w:p>
    <w:p w14:paraId="0025D996" w14:textId="77777777" w:rsidR="00570B17" w:rsidRPr="00570B17" w:rsidRDefault="00570B17" w:rsidP="00570B17">
      <w:pPr>
        <w:spacing w:after="17"/>
        <w:ind w:left="10" w:right="60" w:hanging="10"/>
        <w:jc w:val="center"/>
        <w:rPr>
          <w:rFonts w:ascii="Calibri" w:eastAsia="Calibri" w:hAnsi="Calibri" w:cs="Calibri"/>
          <w:b/>
          <w:sz w:val="44"/>
          <w:szCs w:val="44"/>
          <w:u w:val="single"/>
        </w:rPr>
      </w:pPr>
      <w:r w:rsidRPr="00570B17">
        <w:rPr>
          <w:rFonts w:ascii="Calibri" w:eastAsia="Calibri" w:hAnsi="Calibri" w:cs="Calibri"/>
          <w:b/>
          <w:sz w:val="44"/>
          <w:szCs w:val="44"/>
          <w:u w:val="single"/>
        </w:rPr>
        <w:lastRenderedPageBreak/>
        <w:t>NIT-J CSED</w:t>
      </w:r>
    </w:p>
    <w:p w14:paraId="47190BBC" w14:textId="77777777" w:rsidR="00570B17" w:rsidRPr="00570B17" w:rsidRDefault="00570B17" w:rsidP="00570B17">
      <w:pPr>
        <w:spacing w:after="17"/>
        <w:ind w:left="10" w:right="60" w:hanging="10"/>
        <w:jc w:val="center"/>
        <w:rPr>
          <w:rFonts w:ascii="Calibri" w:eastAsia="Calibri" w:hAnsi="Calibri" w:cs="Calibri"/>
          <w:b/>
          <w:sz w:val="44"/>
          <w:szCs w:val="44"/>
          <w:u w:val="single"/>
        </w:rPr>
      </w:pPr>
      <w:r w:rsidRPr="00570B17">
        <w:rPr>
          <w:rFonts w:ascii="Calibri" w:eastAsia="Calibri" w:hAnsi="Calibri" w:cs="Calibri"/>
          <w:b/>
          <w:sz w:val="44"/>
          <w:szCs w:val="44"/>
          <w:u w:val="single"/>
        </w:rPr>
        <w:t>Computer Programming Lab</w:t>
      </w:r>
    </w:p>
    <w:p w14:paraId="26E406A3" w14:textId="77777777" w:rsidR="00570B17" w:rsidRPr="00570B17" w:rsidRDefault="00570B17" w:rsidP="00570B17">
      <w:pPr>
        <w:spacing w:after="17"/>
        <w:ind w:left="10" w:right="60" w:hanging="10"/>
        <w:jc w:val="center"/>
        <w:rPr>
          <w:rFonts w:ascii="Calibri" w:eastAsia="Calibri" w:hAnsi="Calibri" w:cs="Calibri"/>
          <w:b/>
          <w:sz w:val="44"/>
          <w:szCs w:val="44"/>
          <w:u w:val="single"/>
        </w:rPr>
      </w:pPr>
      <w:r w:rsidRPr="00570B17">
        <w:rPr>
          <w:rFonts w:ascii="Calibri" w:eastAsia="Calibri" w:hAnsi="Calibri" w:cs="Calibri"/>
          <w:b/>
          <w:sz w:val="44"/>
          <w:szCs w:val="44"/>
          <w:u w:val="single"/>
        </w:rPr>
        <w:t>Lab 6: Array, Pointer and Functions with Array</w:t>
      </w:r>
    </w:p>
    <w:p w14:paraId="14DF6D30"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1. Consider a class having ‘n’ students. You need to read all the student marks for a particular </w:t>
      </w:r>
    </w:p>
    <w:p w14:paraId="5A6C9956"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subject and store only marks in a one dimensional array named as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and then </w:t>
      </w:r>
    </w:p>
    <w:p w14:paraId="13435C59"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have to do the following things one-by-one using recursion. Marks should be between 0 to </w:t>
      </w:r>
    </w:p>
    <w:p w14:paraId="1A3A8F96"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100.</w:t>
      </w:r>
    </w:p>
    <w:p w14:paraId="53A32B62" w14:textId="77777777" w:rsidR="00570B17" w:rsidRPr="00570B17" w:rsidRDefault="00570B17" w:rsidP="00570B17">
      <w:pPr>
        <w:spacing w:after="17"/>
        <w:ind w:left="10" w:right="60" w:hanging="10"/>
        <w:rPr>
          <w:rFonts w:ascii="Calibri" w:eastAsia="Calibri" w:hAnsi="Calibri" w:cs="Calibri"/>
          <w:b/>
        </w:rPr>
      </w:pPr>
      <w:proofErr w:type="spellStart"/>
      <w:r w:rsidRPr="00570B17">
        <w:rPr>
          <w:rFonts w:ascii="Calibri" w:eastAsia="Calibri" w:hAnsi="Calibri" w:cs="Calibri"/>
          <w:b/>
        </w:rPr>
        <w:t>i</w:t>
      </w:r>
      <w:proofErr w:type="spellEnd"/>
      <w:r w:rsidRPr="00570B17">
        <w:rPr>
          <w:rFonts w:ascii="Calibri" w:eastAsia="Calibri" w:hAnsi="Calibri" w:cs="Calibri"/>
          <w:b/>
        </w:rPr>
        <w:t xml:space="preserve">) display all the marks on the screen and find the total and average marks scored in </w:t>
      </w:r>
    </w:p>
    <w:p w14:paraId="35C429CA"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that subject.</w:t>
      </w:r>
    </w:p>
    <w:p w14:paraId="41840665"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ii) find the minimum and maximum among all the marks.</w:t>
      </w:r>
    </w:p>
    <w:p w14:paraId="00F62CA2"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iii) counting the number of marks scored by the students which are below the average </w:t>
      </w:r>
    </w:p>
    <w:p w14:paraId="7F1AF174"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marks, total number of marks which are similar, and frequency of each mark stored in </w:t>
      </w:r>
    </w:p>
    <w:p w14:paraId="47ADEE98"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the array.</w:t>
      </w:r>
    </w:p>
    <w:p w14:paraId="76A7218B"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[Hint: The main() function </w:t>
      </w:r>
      <w:proofErr w:type="gramStart"/>
      <w:r w:rsidRPr="00570B17">
        <w:rPr>
          <w:rFonts w:ascii="Calibri" w:eastAsia="Calibri" w:hAnsi="Calibri" w:cs="Calibri"/>
          <w:b/>
        </w:rPr>
        <w:t>need</w:t>
      </w:r>
      <w:proofErr w:type="gramEnd"/>
      <w:r w:rsidRPr="00570B17">
        <w:rPr>
          <w:rFonts w:ascii="Calibri" w:eastAsia="Calibri" w:hAnsi="Calibri" w:cs="Calibri"/>
          <w:b/>
        </w:rPr>
        <w:t xml:space="preserve"> to call three sub-functions by passing the array and the </w:t>
      </w:r>
    </w:p>
    <w:p w14:paraId="04BEDA05"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number of</w:t>
      </w:r>
    </w:p>
    <w:p w14:paraId="28BEA37F"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students using the following prototype.</w:t>
      </w:r>
    </w:p>
    <w:p w14:paraId="34930306"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void </w:t>
      </w:r>
      <w:proofErr w:type="spellStart"/>
      <w:r w:rsidRPr="00570B17">
        <w:rPr>
          <w:rFonts w:ascii="Calibri" w:eastAsia="Calibri" w:hAnsi="Calibri" w:cs="Calibri"/>
          <w:b/>
        </w:rPr>
        <w:t>diplay</w:t>
      </w:r>
      <w:proofErr w:type="spellEnd"/>
      <w:r w:rsidRPr="00570B17">
        <w:rPr>
          <w:rFonts w:ascii="Calibri" w:eastAsia="Calibri" w:hAnsi="Calibri" w:cs="Calibri"/>
          <w:b/>
        </w:rPr>
        <w:t>(int *n) // call by reference</w:t>
      </w:r>
    </w:p>
    <w:p w14:paraId="06E7C663" w14:textId="77777777" w:rsidR="00570B17" w:rsidRPr="00570B17" w:rsidRDefault="00570B17" w:rsidP="00570B17">
      <w:pPr>
        <w:spacing w:after="17"/>
        <w:ind w:left="10" w:right="60" w:hanging="10"/>
        <w:rPr>
          <w:rFonts w:ascii="Calibri" w:eastAsia="Calibri" w:hAnsi="Calibri" w:cs="Calibri"/>
          <w:b/>
        </w:rPr>
      </w:pPr>
      <w:proofErr w:type="spellStart"/>
      <w:r w:rsidRPr="00570B17">
        <w:rPr>
          <w:rFonts w:ascii="Calibri" w:eastAsia="Calibri" w:hAnsi="Calibri" w:cs="Calibri"/>
          <w:b/>
        </w:rPr>
        <w:t>min_max</w:t>
      </w:r>
      <w:proofErr w:type="spellEnd"/>
      <w:r w:rsidRPr="00570B17">
        <w:rPr>
          <w:rFonts w:ascii="Calibri" w:eastAsia="Calibri" w:hAnsi="Calibri" w:cs="Calibri"/>
          <w:b/>
        </w:rPr>
        <w:t>(int n) // call by value</w:t>
      </w:r>
    </w:p>
    <w:p w14:paraId="04B28934"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count(int *n)// call by reference</w:t>
      </w:r>
    </w:p>
    <w:p w14:paraId="50463D12"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In order to extend the accessibility of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by all the programs of this assignment, </w:t>
      </w:r>
    </w:p>
    <w:p w14:paraId="31A1C9AF"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declared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as ‘extern int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‘in a header file. Subsequently, include </w:t>
      </w:r>
    </w:p>
    <w:p w14:paraId="26C318DD"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this header file in all the programs. This is how we can share a common variable or function </w:t>
      </w:r>
    </w:p>
    <w:p w14:paraId="259DAB68"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in different files. A sample example is shown at the end which will help you to use the extern </w:t>
      </w:r>
    </w:p>
    <w:p w14:paraId="2CC57572" w14:textId="42448529" w:rsid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variable.]</w:t>
      </w:r>
    </w:p>
    <w:p w14:paraId="59B5477D" w14:textId="77777777" w:rsidR="003F6D00" w:rsidRPr="00570B17" w:rsidRDefault="003F6D00" w:rsidP="00570B17">
      <w:pPr>
        <w:spacing w:after="17"/>
        <w:ind w:left="10" w:right="60" w:hanging="10"/>
        <w:rPr>
          <w:rFonts w:ascii="Calibri" w:eastAsia="Calibri" w:hAnsi="Calibri" w:cs="Calibri"/>
          <w:b/>
        </w:rPr>
      </w:pPr>
    </w:p>
    <w:p w14:paraId="2E3766E3"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2. Extend the program by separating the odd and even marks into two separate arrays </w:t>
      </w:r>
    </w:p>
    <w:p w14:paraId="1E72EF74"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named as </w:t>
      </w:r>
      <w:proofErr w:type="spellStart"/>
      <w:r w:rsidRPr="00570B17">
        <w:rPr>
          <w:rFonts w:ascii="Calibri" w:eastAsia="Calibri" w:hAnsi="Calibri" w:cs="Calibri"/>
          <w:b/>
        </w:rPr>
        <w:t>odd_marks</w:t>
      </w:r>
      <w:proofErr w:type="spellEnd"/>
      <w:r w:rsidRPr="00570B17">
        <w:rPr>
          <w:rFonts w:ascii="Calibri" w:eastAsia="Calibri" w:hAnsi="Calibri" w:cs="Calibri"/>
          <w:b/>
        </w:rPr>
        <w:t xml:space="preserve"> and </w:t>
      </w:r>
      <w:proofErr w:type="spellStart"/>
      <w:r w:rsidRPr="00570B17">
        <w:rPr>
          <w:rFonts w:ascii="Calibri" w:eastAsia="Calibri" w:hAnsi="Calibri" w:cs="Calibri"/>
          <w:b/>
        </w:rPr>
        <w:t>even_marks</w:t>
      </w:r>
      <w:proofErr w:type="spellEnd"/>
      <w:r w:rsidRPr="00570B17">
        <w:rPr>
          <w:rFonts w:ascii="Calibri" w:eastAsia="Calibri" w:hAnsi="Calibri" w:cs="Calibri"/>
          <w:b/>
        </w:rPr>
        <w:t xml:space="preserve"> respectively and finally copied these two arrays into a </w:t>
      </w:r>
    </w:p>
    <w:p w14:paraId="3A58F894"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third arrays named as </w:t>
      </w:r>
      <w:proofErr w:type="spellStart"/>
      <w:r w:rsidRPr="00570B17">
        <w:rPr>
          <w:rFonts w:ascii="Calibri" w:eastAsia="Calibri" w:hAnsi="Calibri" w:cs="Calibri"/>
          <w:b/>
        </w:rPr>
        <w:t>odd_even_marks</w:t>
      </w:r>
      <w:proofErr w:type="spellEnd"/>
      <w:r w:rsidRPr="00570B17">
        <w:rPr>
          <w:rFonts w:ascii="Calibri" w:eastAsia="Calibri" w:hAnsi="Calibri" w:cs="Calibri"/>
          <w:b/>
        </w:rPr>
        <w:t xml:space="preserve"> so that all the odds marks are stored before all the </w:t>
      </w:r>
    </w:p>
    <w:p w14:paraId="02450B87" w14:textId="1A847F32" w:rsid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marks which are even.</w:t>
      </w:r>
    </w:p>
    <w:p w14:paraId="68107382" w14:textId="77777777" w:rsidR="003F6D00" w:rsidRPr="00570B17" w:rsidRDefault="003F6D00" w:rsidP="00570B17">
      <w:pPr>
        <w:spacing w:after="17"/>
        <w:ind w:left="10" w:right="60" w:hanging="10"/>
        <w:rPr>
          <w:rFonts w:ascii="Calibri" w:eastAsia="Calibri" w:hAnsi="Calibri" w:cs="Calibri"/>
          <w:b/>
        </w:rPr>
      </w:pPr>
    </w:p>
    <w:p w14:paraId="2DD7F1A4"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3. Extend the above program such that if any new student has taken late admission then </w:t>
      </w:r>
    </w:p>
    <w:p w14:paraId="505DF1E1"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your code should able to accommodate such new student mark in the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To do </w:t>
      </w:r>
    </w:p>
    <w:p w14:paraId="3F15124A"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this, your code should ask the position (i.e., index) where the new mark will be entered in </w:t>
      </w:r>
    </w:p>
    <w:p w14:paraId="266B7AA6"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the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If any student is leaving the class then your program should handle this </w:t>
      </w:r>
    </w:p>
    <w:p w14:paraId="044CFD03"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by deleting the corresponding mark from the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w:t>
      </w:r>
    </w:p>
    <w:p w14:paraId="1893133D"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[Hint: Call two functions </w:t>
      </w:r>
      <w:proofErr w:type="spellStart"/>
      <w:r w:rsidRPr="00570B17">
        <w:rPr>
          <w:rFonts w:ascii="Calibri" w:eastAsia="Calibri" w:hAnsi="Calibri" w:cs="Calibri"/>
          <w:b/>
        </w:rPr>
        <w:t>insert_mark</w:t>
      </w:r>
      <w:proofErr w:type="spellEnd"/>
      <w:r w:rsidRPr="00570B17">
        <w:rPr>
          <w:rFonts w:ascii="Calibri" w:eastAsia="Calibri" w:hAnsi="Calibri" w:cs="Calibri"/>
          <w:b/>
        </w:rPr>
        <w:t xml:space="preserve"> (int position) and </w:t>
      </w:r>
      <w:proofErr w:type="spellStart"/>
      <w:r w:rsidRPr="00570B17">
        <w:rPr>
          <w:rFonts w:ascii="Calibri" w:eastAsia="Calibri" w:hAnsi="Calibri" w:cs="Calibri"/>
          <w:b/>
        </w:rPr>
        <w:t>delete_mark</w:t>
      </w:r>
      <w:proofErr w:type="spellEnd"/>
      <w:r w:rsidRPr="00570B17">
        <w:rPr>
          <w:rFonts w:ascii="Calibri" w:eastAsia="Calibri" w:hAnsi="Calibri" w:cs="Calibri"/>
          <w:b/>
        </w:rPr>
        <w:t xml:space="preserve"> (int mark) from</w:t>
      </w:r>
    </w:p>
    <w:p w14:paraId="5D55D902"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main() function.</w:t>
      </w:r>
    </w:p>
    <w:p w14:paraId="4173175D" w14:textId="77777777" w:rsidR="00570B17" w:rsidRPr="003F6D00" w:rsidRDefault="00570B17" w:rsidP="003F6D00">
      <w:pPr>
        <w:spacing w:after="17"/>
        <w:ind w:left="10" w:right="60" w:hanging="10"/>
        <w:jc w:val="center"/>
        <w:rPr>
          <w:rFonts w:ascii="Calibri" w:eastAsia="Calibri" w:hAnsi="Calibri" w:cs="Calibri"/>
          <w:b/>
          <w:sz w:val="48"/>
          <w:szCs w:val="48"/>
          <w:u w:val="single"/>
        </w:rPr>
      </w:pPr>
      <w:r w:rsidRPr="003F6D00">
        <w:rPr>
          <w:rFonts w:ascii="Calibri" w:eastAsia="Calibri" w:hAnsi="Calibri" w:cs="Calibri"/>
          <w:b/>
          <w:sz w:val="48"/>
          <w:szCs w:val="48"/>
          <w:u w:val="single"/>
        </w:rPr>
        <w:t>Assignment</w:t>
      </w:r>
    </w:p>
    <w:p w14:paraId="77542B5D"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1. Extend the program such that it can return the nth highest mark from the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w:t>
      </w:r>
    </w:p>
    <w:p w14:paraId="73109428"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To do this first sort all the marks of </w:t>
      </w:r>
      <w:proofErr w:type="spellStart"/>
      <w:r w:rsidRPr="00570B17">
        <w:rPr>
          <w:rFonts w:ascii="Calibri" w:eastAsia="Calibri" w:hAnsi="Calibri" w:cs="Calibri"/>
          <w:b/>
        </w:rPr>
        <w:t>student_array</w:t>
      </w:r>
      <w:proofErr w:type="spellEnd"/>
      <w:r w:rsidRPr="00570B17">
        <w:rPr>
          <w:rFonts w:ascii="Calibri" w:eastAsia="Calibri" w:hAnsi="Calibri" w:cs="Calibri"/>
          <w:b/>
        </w:rPr>
        <w:t>.</w:t>
      </w:r>
    </w:p>
    <w:p w14:paraId="5E10A8A8"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2. Extend the program using function which will take the mark of a student as the input and </w:t>
      </w:r>
    </w:p>
    <w:p w14:paraId="4023250D" w14:textId="77777777" w:rsidR="00570B17" w:rsidRP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lastRenderedPageBreak/>
        <w:t xml:space="preserve">search in the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It will display appropriate message ‘Found’ or ‘Not Found’. In </w:t>
      </w:r>
    </w:p>
    <w:p w14:paraId="05901732" w14:textId="1D3A5FF9" w:rsidR="00570B17" w:rsidRDefault="00570B17" w:rsidP="00570B17">
      <w:pPr>
        <w:spacing w:after="17"/>
        <w:ind w:left="10" w:right="60" w:hanging="10"/>
        <w:rPr>
          <w:rFonts w:ascii="Calibri" w:eastAsia="Calibri" w:hAnsi="Calibri" w:cs="Calibri"/>
          <w:b/>
        </w:rPr>
      </w:pPr>
      <w:r w:rsidRPr="00570B17">
        <w:rPr>
          <w:rFonts w:ascii="Calibri" w:eastAsia="Calibri" w:hAnsi="Calibri" w:cs="Calibri"/>
          <w:b/>
        </w:rPr>
        <w:t xml:space="preserve">the case of ‘Found’, return the index of the </w:t>
      </w:r>
      <w:proofErr w:type="spellStart"/>
      <w:r w:rsidRPr="00570B17">
        <w:rPr>
          <w:rFonts w:ascii="Calibri" w:eastAsia="Calibri" w:hAnsi="Calibri" w:cs="Calibri"/>
          <w:b/>
        </w:rPr>
        <w:t>student_array</w:t>
      </w:r>
      <w:proofErr w:type="spellEnd"/>
      <w:r w:rsidRPr="00570B17">
        <w:rPr>
          <w:rFonts w:ascii="Calibri" w:eastAsia="Calibri" w:hAnsi="Calibri" w:cs="Calibri"/>
          <w:b/>
        </w:rPr>
        <w:t xml:space="preserve"> where the mark was found.</w:t>
      </w:r>
    </w:p>
    <w:p w14:paraId="63808DD3" w14:textId="55CDC499" w:rsidR="00570B17" w:rsidRDefault="00570B17" w:rsidP="00570B17">
      <w:pPr>
        <w:spacing w:after="17"/>
        <w:ind w:left="10" w:right="60" w:hanging="10"/>
        <w:rPr>
          <w:rFonts w:ascii="Calibri" w:eastAsia="Calibri" w:hAnsi="Calibri" w:cs="Calibri"/>
          <w:b/>
        </w:rPr>
      </w:pPr>
    </w:p>
    <w:p w14:paraId="4B8468E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C586C0"/>
        </w:rPr>
        <w:t>#include</w:t>
      </w:r>
      <w:r w:rsidRPr="00781A6C">
        <w:rPr>
          <w:rFonts w:ascii="Consolas" w:hAnsi="Consolas"/>
          <w:color w:val="CE9178"/>
        </w:rPr>
        <w:t>&lt;stdio.h&gt;</w:t>
      </w:r>
    </w:p>
    <w:p w14:paraId="31BA06C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C586C0"/>
        </w:rPr>
        <w:t>#include</w:t>
      </w:r>
      <w:r w:rsidRPr="00781A6C">
        <w:rPr>
          <w:rFonts w:ascii="Consolas" w:hAnsi="Consolas"/>
          <w:color w:val="CE9178"/>
        </w:rPr>
        <w:t>"student.h"</w:t>
      </w:r>
    </w:p>
    <w:p w14:paraId="48A26FA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p>
    <w:p w14:paraId="1AA273C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max_num</w:t>
      </w:r>
      <w:proofErr w:type="spellEnd"/>
      <w:r w:rsidRPr="00781A6C">
        <w:rPr>
          <w:rFonts w:ascii="Consolas" w:hAnsi="Consolas"/>
          <w:color w:val="D4D4D4"/>
        </w:rPr>
        <w:t>;</w:t>
      </w:r>
    </w:p>
    <w:p w14:paraId="654124E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float</w:t>
      </w:r>
      <w:r w:rsidRPr="00781A6C">
        <w:rPr>
          <w:rFonts w:ascii="Consolas" w:hAnsi="Consolas"/>
          <w:color w:val="D4D4D4"/>
        </w:rPr>
        <w:t> </w:t>
      </w:r>
      <w:proofErr w:type="spellStart"/>
      <w:r w:rsidRPr="00781A6C">
        <w:rPr>
          <w:rFonts w:ascii="Consolas" w:hAnsi="Consolas"/>
          <w:color w:val="9CDCFE"/>
        </w:rPr>
        <w:t>avg</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p>
    <w:p w14:paraId="0F32DE2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extern</w:t>
      </w: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student_array</w:t>
      </w:r>
      <w:proofErr w:type="spellEnd"/>
      <w:r w:rsidRPr="00781A6C">
        <w:rPr>
          <w:rFonts w:ascii="Consolas" w:hAnsi="Consolas"/>
          <w:color w:val="569CD6"/>
        </w:rPr>
        <w:t>[]</w:t>
      </w:r>
      <w:r w:rsidRPr="00781A6C">
        <w:rPr>
          <w:rFonts w:ascii="Consolas" w:hAnsi="Consolas"/>
          <w:color w:val="D4D4D4"/>
        </w:rPr>
        <w:t>;</w:t>
      </w:r>
    </w:p>
    <w:p w14:paraId="2D809B1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extern</w:t>
      </w: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DCDCAA"/>
        </w:rPr>
        <w:t>input_marks</w:t>
      </w:r>
      <w:proofErr w:type="spellEnd"/>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
    <w:p w14:paraId="39CB7C6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p>
    <w:p w14:paraId="4E715A1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proofErr w:type="spellStart"/>
      <w:r w:rsidRPr="00781A6C">
        <w:rPr>
          <w:rFonts w:ascii="Consolas" w:hAnsi="Consolas"/>
          <w:color w:val="DCDCAA"/>
        </w:rPr>
        <w:t>diplay</w:t>
      </w:r>
      <w:proofErr w:type="spellEnd"/>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array</w:t>
      </w:r>
      <w:r w:rsidRPr="00781A6C">
        <w:rPr>
          <w:rFonts w:ascii="Consolas" w:hAnsi="Consolas"/>
          <w:color w:val="D4D4D4"/>
        </w:rPr>
        <w:t>,</w:t>
      </w:r>
      <w:r w:rsidRPr="00781A6C">
        <w:rPr>
          <w:rFonts w:ascii="Consolas" w:hAnsi="Consolas"/>
          <w:color w:val="569CD6"/>
        </w:rPr>
        <w:t>int</w:t>
      </w:r>
      <w:proofErr w:type="spellEnd"/>
      <w:r w:rsidRPr="00781A6C">
        <w:rPr>
          <w:rFonts w:ascii="Consolas" w:hAnsi="Consolas"/>
          <w:color w:val="D4D4D4"/>
        </w:rPr>
        <w:t> </w:t>
      </w:r>
      <w:r w:rsidRPr="00781A6C">
        <w:rPr>
          <w:rFonts w:ascii="Consolas" w:hAnsi="Consolas"/>
          <w:color w:val="9CDCFE"/>
        </w:rPr>
        <w:t>n</w:t>
      </w:r>
      <w:r w:rsidRPr="00781A6C">
        <w:rPr>
          <w:rFonts w:ascii="Consolas" w:hAnsi="Consolas"/>
          <w:color w:val="D4D4D4"/>
        </w:rPr>
        <w:t>)</w:t>
      </w:r>
    </w:p>
    <w:p w14:paraId="6D99B47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3CAD151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sum</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p>
    <w:p w14:paraId="570F07D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76ADBAC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n</w:t>
      </w:r>
      <w:r w:rsidRPr="00781A6C">
        <w:rPr>
          <w:rFonts w:ascii="Consolas" w:hAnsi="Consolas"/>
          <w:color w:val="D4D4D4"/>
        </w:rPr>
        <w:t>&gt;</w:t>
      </w:r>
      <w:proofErr w:type="spellStart"/>
      <w:r w:rsidRPr="00781A6C">
        <w:rPr>
          <w:rFonts w:ascii="Consolas" w:hAnsi="Consolas"/>
          <w:color w:val="9CDCFE"/>
        </w:rPr>
        <w:t>max_num</w:t>
      </w:r>
      <w:proofErr w:type="spellEnd"/>
      <w:r w:rsidRPr="00781A6C">
        <w:rPr>
          <w:rFonts w:ascii="Consolas" w:hAnsi="Consolas"/>
          <w:color w:val="D4D4D4"/>
        </w:rPr>
        <w:t>)</w:t>
      </w:r>
    </w:p>
    <w:p w14:paraId="01E3F43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the maximum number of student exceeded ....</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211C75D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"showing marks of all students ....</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5BE171C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n</w:t>
      </w:r>
      <w:r w:rsidRPr="00781A6C">
        <w:rPr>
          <w:rFonts w:ascii="Consolas" w:hAnsi="Consolas"/>
          <w:color w:val="D4D4D4"/>
        </w:rPr>
        <w:t>=</w:t>
      </w:r>
      <w:proofErr w:type="spellStart"/>
      <w:r w:rsidRPr="00781A6C">
        <w:rPr>
          <w:rFonts w:ascii="Consolas" w:hAnsi="Consolas"/>
          <w:color w:val="9CDCFE"/>
        </w:rPr>
        <w:t>max_num</w:t>
      </w:r>
      <w:proofErr w:type="spellEnd"/>
      <w:r w:rsidRPr="00781A6C">
        <w:rPr>
          <w:rFonts w:ascii="Consolas" w:hAnsi="Consolas"/>
          <w:color w:val="D4D4D4"/>
        </w:rPr>
        <w:t>;</w:t>
      </w:r>
    </w:p>
    <w:p w14:paraId="72D5CFE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0F94D19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n</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5B3A5D0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690F01E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marks</w:t>
      </w:r>
      <w:proofErr w:type="spellEnd"/>
      <w:r w:rsidRPr="00781A6C">
        <w:rPr>
          <w:rFonts w:ascii="Consolas" w:hAnsi="Consolas"/>
          <w:color w:val="CE9178"/>
        </w:rPr>
        <w:t> of roll no. </w:t>
      </w:r>
      <w:r w:rsidRPr="00781A6C">
        <w:rPr>
          <w:rFonts w:ascii="Consolas" w:hAnsi="Consolas"/>
          <w:color w:val="9CDCFE"/>
        </w:rPr>
        <w:t>%d</w:t>
      </w:r>
      <w:r w:rsidRPr="00781A6C">
        <w:rPr>
          <w:rFonts w:ascii="Consolas" w:hAnsi="Consolas"/>
          <w:color w:val="CE9178"/>
        </w:rPr>
        <w:t> = </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7FC99FA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sum</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74FF09E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772CF34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avg</w:t>
      </w:r>
      <w:proofErr w:type="spellEnd"/>
      <w:r w:rsidRPr="00781A6C">
        <w:rPr>
          <w:rFonts w:ascii="Consolas" w:hAnsi="Consolas"/>
          <w:color w:val="D4D4D4"/>
        </w:rPr>
        <w:t>=(</w:t>
      </w:r>
      <w:r w:rsidRPr="00781A6C">
        <w:rPr>
          <w:rFonts w:ascii="Consolas" w:hAnsi="Consolas"/>
          <w:color w:val="9CDCFE"/>
        </w:rPr>
        <w:t>sum</w:t>
      </w:r>
      <w:r w:rsidRPr="00781A6C">
        <w:rPr>
          <w:rFonts w:ascii="Consolas" w:hAnsi="Consolas"/>
          <w:color w:val="D4D4D4"/>
        </w:rPr>
        <w:t>/</w:t>
      </w:r>
      <w:r w:rsidRPr="00781A6C">
        <w:rPr>
          <w:rFonts w:ascii="Consolas" w:hAnsi="Consolas"/>
          <w:color w:val="9CDCFE"/>
        </w:rPr>
        <w:t>n</w:t>
      </w:r>
      <w:r w:rsidRPr="00781A6C">
        <w:rPr>
          <w:rFonts w:ascii="Consolas" w:hAnsi="Consolas"/>
          <w:color w:val="D4D4D4"/>
        </w:rPr>
        <w:t>);</w:t>
      </w:r>
    </w:p>
    <w:p w14:paraId="127D184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the</w:t>
      </w:r>
      <w:proofErr w:type="spellEnd"/>
      <w:r w:rsidRPr="00781A6C">
        <w:rPr>
          <w:rFonts w:ascii="Consolas" w:hAnsi="Consolas"/>
          <w:color w:val="CE9178"/>
        </w:rPr>
        <w:t> total marks of the class is </w:t>
      </w:r>
      <w:r w:rsidRPr="00781A6C">
        <w:rPr>
          <w:rFonts w:ascii="Consolas" w:hAnsi="Consolas"/>
          <w:color w:val="9CDCFE"/>
        </w:rPr>
        <w:t>%d</w:t>
      </w:r>
      <w:r w:rsidRPr="00781A6C">
        <w:rPr>
          <w:rFonts w:ascii="Consolas" w:hAnsi="Consolas"/>
          <w:color w:val="CE9178"/>
        </w:rPr>
        <w:t> "</w:t>
      </w:r>
      <w:r w:rsidRPr="00781A6C">
        <w:rPr>
          <w:rFonts w:ascii="Consolas" w:hAnsi="Consolas"/>
          <w:color w:val="D4D4D4"/>
        </w:rPr>
        <w:t>,</w:t>
      </w:r>
      <w:r w:rsidRPr="00781A6C">
        <w:rPr>
          <w:rFonts w:ascii="Consolas" w:hAnsi="Consolas"/>
          <w:color w:val="9CDCFE"/>
        </w:rPr>
        <w:t>sum</w:t>
      </w:r>
      <w:r w:rsidRPr="00781A6C">
        <w:rPr>
          <w:rFonts w:ascii="Consolas" w:hAnsi="Consolas"/>
          <w:color w:val="D4D4D4"/>
        </w:rPr>
        <w:t>);</w:t>
      </w:r>
    </w:p>
    <w:p w14:paraId="6419F60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the average marks obtained by the class is </w:t>
      </w:r>
      <w:r w:rsidRPr="00781A6C">
        <w:rPr>
          <w:rFonts w:ascii="Consolas" w:hAnsi="Consolas"/>
          <w:color w:val="9CDCFE"/>
        </w:rPr>
        <w:t>%f</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avg</w:t>
      </w:r>
      <w:r w:rsidRPr="00781A6C">
        <w:rPr>
          <w:rFonts w:ascii="Consolas" w:hAnsi="Consolas"/>
          <w:color w:val="D4D4D4"/>
        </w:rPr>
        <w:t>);</w:t>
      </w:r>
    </w:p>
    <w:p w14:paraId="53010D6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6A6C7A4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proofErr w:type="spellStart"/>
      <w:r w:rsidRPr="00781A6C">
        <w:rPr>
          <w:rFonts w:ascii="Consolas" w:hAnsi="Consolas"/>
          <w:color w:val="DCDCAA"/>
        </w:rPr>
        <w:t>min_max</w:t>
      </w:r>
      <w:proofErr w:type="spellEnd"/>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array</w:t>
      </w:r>
      <w:r w:rsidRPr="00781A6C">
        <w:rPr>
          <w:rFonts w:ascii="Consolas" w:hAnsi="Consolas"/>
          <w:color w:val="569CD6"/>
        </w:rPr>
        <w:t>[]</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n</w:t>
      </w:r>
      <w:r w:rsidRPr="00781A6C">
        <w:rPr>
          <w:rFonts w:ascii="Consolas" w:hAnsi="Consolas"/>
          <w:color w:val="D4D4D4"/>
        </w:rPr>
        <w:t>)</w:t>
      </w:r>
    </w:p>
    <w:p w14:paraId="5E9C607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302DB18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min</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max</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proofErr w:type="spellStart"/>
      <w:r w:rsidRPr="00781A6C">
        <w:rPr>
          <w:rFonts w:ascii="Consolas" w:hAnsi="Consolas"/>
          <w:color w:val="9CDCFE"/>
        </w:rPr>
        <w:t>max_n</w:t>
      </w:r>
      <w:r w:rsidRPr="00781A6C">
        <w:rPr>
          <w:rFonts w:ascii="Consolas" w:hAnsi="Consolas"/>
          <w:color w:val="D4D4D4"/>
        </w:rPr>
        <w:t>,</w:t>
      </w:r>
      <w:r w:rsidRPr="00781A6C">
        <w:rPr>
          <w:rFonts w:ascii="Consolas" w:hAnsi="Consolas"/>
          <w:color w:val="9CDCFE"/>
        </w:rPr>
        <w:t>min_n</w:t>
      </w:r>
      <w:proofErr w:type="spellEnd"/>
      <w:r w:rsidRPr="00781A6C">
        <w:rPr>
          <w:rFonts w:ascii="Consolas" w:hAnsi="Consolas"/>
          <w:color w:val="D4D4D4"/>
        </w:rPr>
        <w:t>;</w:t>
      </w:r>
    </w:p>
    <w:p w14:paraId="6400BBB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n</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0B2E71B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0FCD343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min</w:t>
      </w:r>
      <w:r w:rsidRPr="00781A6C">
        <w:rPr>
          <w:rFonts w:ascii="Consolas" w:hAnsi="Consolas"/>
          <w:color w:val="D4D4D4"/>
        </w:rPr>
        <w:t>&gt;=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4E59582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496D9A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min</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3A27E80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min_n</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27FE308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D97D9B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lastRenderedPageBreak/>
        <w:t>    };</w:t>
      </w:r>
    </w:p>
    <w:p w14:paraId="25894B2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n</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1F14FE0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0362D4E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max</w:t>
      </w:r>
      <w:r w:rsidRPr="00781A6C">
        <w:rPr>
          <w:rFonts w:ascii="Consolas" w:hAnsi="Consolas"/>
          <w:color w:val="D4D4D4"/>
        </w:rPr>
        <w:t>&lt;=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018E3A6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486403E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max</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3FF7418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max_n</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0B9A110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308C988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1CC4627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"the maximum marks is obtained by roll no. </w:t>
      </w:r>
      <w:r w:rsidRPr="00781A6C">
        <w:rPr>
          <w:rFonts w:ascii="Consolas" w:hAnsi="Consolas"/>
          <w:color w:val="9CDCFE"/>
        </w:rPr>
        <w:t>%d</w:t>
      </w:r>
      <w:r w:rsidRPr="00781A6C">
        <w:rPr>
          <w:rFonts w:ascii="Consolas" w:hAnsi="Consolas"/>
          <w:color w:val="CE9178"/>
        </w:rPr>
        <w:t> = </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max_n</w:t>
      </w:r>
      <w:r w:rsidRPr="00781A6C">
        <w:rPr>
          <w:rFonts w:ascii="Consolas" w:hAnsi="Consolas"/>
          <w:color w:val="D4D4D4"/>
        </w:rPr>
        <w:t>,</w:t>
      </w:r>
      <w:r w:rsidRPr="00781A6C">
        <w:rPr>
          <w:rFonts w:ascii="Consolas" w:hAnsi="Consolas"/>
          <w:color w:val="9CDCFE"/>
        </w:rPr>
        <w:t>max</w:t>
      </w:r>
      <w:r w:rsidRPr="00781A6C">
        <w:rPr>
          <w:rFonts w:ascii="Consolas" w:hAnsi="Consolas"/>
          <w:color w:val="D4D4D4"/>
        </w:rPr>
        <w:t>);</w:t>
      </w:r>
    </w:p>
    <w:p w14:paraId="3502268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the minimum marks is obtained by roll no. </w:t>
      </w:r>
      <w:r w:rsidRPr="00781A6C">
        <w:rPr>
          <w:rFonts w:ascii="Consolas" w:hAnsi="Consolas"/>
          <w:color w:val="9CDCFE"/>
        </w:rPr>
        <w:t>%d</w:t>
      </w:r>
      <w:r w:rsidRPr="00781A6C">
        <w:rPr>
          <w:rFonts w:ascii="Consolas" w:hAnsi="Consolas"/>
          <w:color w:val="CE9178"/>
        </w:rPr>
        <w:t> = </w:t>
      </w:r>
      <w:r w:rsidRPr="00781A6C">
        <w:rPr>
          <w:rFonts w:ascii="Consolas" w:hAnsi="Consolas"/>
          <w:color w:val="9CDCFE"/>
        </w:rPr>
        <w:t>%d</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min_n</w:t>
      </w:r>
      <w:r w:rsidRPr="00781A6C">
        <w:rPr>
          <w:rFonts w:ascii="Consolas" w:hAnsi="Consolas"/>
          <w:color w:val="D4D4D4"/>
        </w:rPr>
        <w:t>,</w:t>
      </w:r>
      <w:r w:rsidRPr="00781A6C">
        <w:rPr>
          <w:rFonts w:ascii="Consolas" w:hAnsi="Consolas"/>
          <w:color w:val="9CDCFE"/>
        </w:rPr>
        <w:t>min</w:t>
      </w:r>
      <w:r w:rsidRPr="00781A6C">
        <w:rPr>
          <w:rFonts w:ascii="Consolas" w:hAnsi="Consolas"/>
          <w:color w:val="D4D4D4"/>
        </w:rPr>
        <w:t>);</w:t>
      </w:r>
    </w:p>
    <w:p w14:paraId="2E8CE4D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6E33866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r w:rsidRPr="00781A6C">
        <w:rPr>
          <w:rFonts w:ascii="Consolas" w:hAnsi="Consolas"/>
          <w:color w:val="DCDCAA"/>
        </w:rPr>
        <w:t>count</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array</w:t>
      </w:r>
      <w:r w:rsidRPr="00781A6C">
        <w:rPr>
          <w:rFonts w:ascii="Consolas" w:hAnsi="Consolas"/>
          <w:color w:val="D4D4D4"/>
        </w:rPr>
        <w:t>,</w:t>
      </w:r>
      <w:r w:rsidRPr="00781A6C">
        <w:rPr>
          <w:rFonts w:ascii="Consolas" w:hAnsi="Consolas"/>
          <w:color w:val="569CD6"/>
        </w:rPr>
        <w:t>int</w:t>
      </w:r>
      <w:proofErr w:type="spellEnd"/>
      <w:r w:rsidRPr="00781A6C">
        <w:rPr>
          <w:rFonts w:ascii="Consolas" w:hAnsi="Consolas"/>
          <w:color w:val="D4D4D4"/>
        </w:rPr>
        <w:t> </w:t>
      </w:r>
      <w:r w:rsidRPr="00781A6C">
        <w:rPr>
          <w:rFonts w:ascii="Consolas" w:hAnsi="Consolas"/>
          <w:color w:val="9CDCFE"/>
        </w:rPr>
        <w:t>n</w:t>
      </w:r>
      <w:r w:rsidRPr="00781A6C">
        <w:rPr>
          <w:rFonts w:ascii="Consolas" w:hAnsi="Consolas"/>
          <w:color w:val="D4D4D4"/>
        </w:rPr>
        <w:t>)</w:t>
      </w:r>
    </w:p>
    <w:p w14:paraId="49B84B7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3E345F5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count</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element</w:t>
      </w:r>
      <w:r w:rsidRPr="00781A6C">
        <w:rPr>
          <w:rFonts w:ascii="Consolas" w:hAnsi="Consolas"/>
          <w:color w:val="D4D4D4"/>
        </w:rPr>
        <w:t>;</w:t>
      </w:r>
    </w:p>
    <w:p w14:paraId="7A3B36A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n</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4CAD2DB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ABEA49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]&lt;</w:t>
      </w:r>
      <w:proofErr w:type="spellStart"/>
      <w:r w:rsidRPr="00781A6C">
        <w:rPr>
          <w:rFonts w:ascii="Consolas" w:hAnsi="Consolas"/>
          <w:color w:val="9CDCFE"/>
        </w:rPr>
        <w:t>avg</w:t>
      </w:r>
      <w:proofErr w:type="spellEnd"/>
      <w:r w:rsidRPr="00781A6C">
        <w:rPr>
          <w:rFonts w:ascii="Consolas" w:hAnsi="Consolas"/>
          <w:color w:val="D4D4D4"/>
        </w:rPr>
        <w:t>)</w:t>
      </w:r>
    </w:p>
    <w:p w14:paraId="6EBDCF2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count</w:t>
      </w:r>
      <w:r w:rsidRPr="00781A6C">
        <w:rPr>
          <w:rFonts w:ascii="Consolas" w:hAnsi="Consolas"/>
          <w:color w:val="D4D4D4"/>
        </w:rPr>
        <w:t>++;</w:t>
      </w:r>
    </w:p>
    <w:p w14:paraId="02C2281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6D8921D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"the number of students below average is = </w:t>
      </w:r>
      <w:r w:rsidRPr="00781A6C">
        <w:rPr>
          <w:rFonts w:ascii="Consolas" w:hAnsi="Consolas"/>
          <w:color w:val="9CDCFE"/>
        </w:rPr>
        <w:t>%d</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count</w:t>
      </w:r>
      <w:r w:rsidRPr="00781A6C">
        <w:rPr>
          <w:rFonts w:ascii="Consolas" w:hAnsi="Consolas"/>
          <w:color w:val="D4D4D4"/>
        </w:rPr>
        <w:t>);</w:t>
      </w:r>
    </w:p>
    <w:p w14:paraId="40E34DD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p>
    <w:p w14:paraId="6B2EAFE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79205AC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6948A21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count</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p>
    <w:p w14:paraId="228060E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element</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3211FEA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j</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j</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j</w:t>
      </w:r>
      <w:proofErr w:type="spellEnd"/>
      <w:r w:rsidRPr="00781A6C">
        <w:rPr>
          <w:rFonts w:ascii="Consolas" w:hAnsi="Consolas"/>
          <w:color w:val="D4D4D4"/>
        </w:rPr>
        <w:t>++)</w:t>
      </w:r>
    </w:p>
    <w:p w14:paraId="7763B8E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47B9DE3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element</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r w:rsidRPr="00781A6C">
        <w:rPr>
          <w:rFonts w:ascii="Consolas" w:hAnsi="Consolas"/>
          <w:color w:val="9CDCFE"/>
        </w:rPr>
        <w:t>j</w:t>
      </w:r>
      <w:r w:rsidRPr="00781A6C">
        <w:rPr>
          <w:rFonts w:ascii="Consolas" w:hAnsi="Consolas"/>
          <w:color w:val="D4D4D4"/>
        </w:rPr>
        <w:t>])</w:t>
      </w:r>
    </w:p>
    <w:p w14:paraId="408E014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count</w:t>
      </w:r>
      <w:r w:rsidRPr="00781A6C">
        <w:rPr>
          <w:rFonts w:ascii="Consolas" w:hAnsi="Consolas"/>
          <w:color w:val="D4D4D4"/>
        </w:rPr>
        <w:t>++;</w:t>
      </w:r>
    </w:p>
    <w:p w14:paraId="22D4B85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5B0EBD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the number of students got </w:t>
      </w:r>
      <w:r w:rsidRPr="00781A6C">
        <w:rPr>
          <w:rFonts w:ascii="Consolas" w:hAnsi="Consolas"/>
          <w:color w:val="9CDCFE"/>
        </w:rPr>
        <w:t>%d</w:t>
      </w:r>
      <w:r w:rsidRPr="00781A6C">
        <w:rPr>
          <w:rFonts w:ascii="Consolas" w:hAnsi="Consolas"/>
          <w:color w:val="CE9178"/>
        </w:rPr>
        <w:t> marks = </w:t>
      </w:r>
      <w:r w:rsidRPr="00781A6C">
        <w:rPr>
          <w:rFonts w:ascii="Consolas" w:hAnsi="Consolas"/>
          <w:color w:val="9CDCFE"/>
        </w:rPr>
        <w:t>%d</w:t>
      </w:r>
      <w:r w:rsidRPr="00781A6C">
        <w:rPr>
          <w:rFonts w:ascii="Consolas" w:hAnsi="Consolas"/>
          <w:color w:val="CE9178"/>
        </w:rPr>
        <w:t> "</w:t>
      </w:r>
      <w:r w:rsidRPr="00781A6C">
        <w:rPr>
          <w:rFonts w:ascii="Consolas" w:hAnsi="Consolas"/>
          <w:color w:val="D4D4D4"/>
        </w:rPr>
        <w:t>,</w:t>
      </w:r>
      <w:r w:rsidRPr="00781A6C">
        <w:rPr>
          <w:rFonts w:ascii="Consolas" w:hAnsi="Consolas"/>
          <w:color w:val="9CDCFE"/>
        </w:rPr>
        <w:t>element</w:t>
      </w:r>
      <w:r w:rsidRPr="00781A6C">
        <w:rPr>
          <w:rFonts w:ascii="Consolas" w:hAnsi="Consolas"/>
          <w:color w:val="D4D4D4"/>
        </w:rPr>
        <w:t>,</w:t>
      </w:r>
      <w:r w:rsidRPr="00781A6C">
        <w:rPr>
          <w:rFonts w:ascii="Consolas" w:hAnsi="Consolas"/>
          <w:color w:val="9CDCFE"/>
        </w:rPr>
        <w:t>count</w:t>
      </w:r>
      <w:r w:rsidRPr="00781A6C">
        <w:rPr>
          <w:rFonts w:ascii="Consolas" w:hAnsi="Consolas"/>
          <w:color w:val="D4D4D4"/>
        </w:rPr>
        <w:t>);</w:t>
      </w:r>
    </w:p>
    <w:p w14:paraId="7F54C28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71B818B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3E9A57E4"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422A8D1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proofErr w:type="spellStart"/>
      <w:r w:rsidRPr="00781A6C">
        <w:rPr>
          <w:rFonts w:ascii="Consolas" w:hAnsi="Consolas"/>
          <w:color w:val="DCDCAA"/>
        </w:rPr>
        <w:t>seperate</w:t>
      </w:r>
      <w:proofErr w:type="spellEnd"/>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array</w:t>
      </w:r>
      <w:r w:rsidRPr="00781A6C">
        <w:rPr>
          <w:rFonts w:ascii="Consolas" w:hAnsi="Consolas"/>
          <w:color w:val="D4D4D4"/>
        </w:rPr>
        <w:t>)</w:t>
      </w:r>
    </w:p>
    <w:p w14:paraId="757354D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648B944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even</w:t>
      </w:r>
      <w:r w:rsidRPr="00781A6C">
        <w:rPr>
          <w:rFonts w:ascii="Consolas" w:hAnsi="Consolas"/>
          <w:color w:val="D4D4D4"/>
        </w:rPr>
        <w:t>[</w:t>
      </w:r>
      <w:r w:rsidRPr="00781A6C">
        <w:rPr>
          <w:rFonts w:ascii="Consolas" w:hAnsi="Consolas"/>
          <w:color w:val="B5CEA8"/>
        </w:rPr>
        <w:t>50</w:t>
      </w:r>
      <w:r w:rsidRPr="00781A6C">
        <w:rPr>
          <w:rFonts w:ascii="Consolas" w:hAnsi="Consolas"/>
          <w:color w:val="D4D4D4"/>
        </w:rPr>
        <w:t>],</w:t>
      </w:r>
      <w:r w:rsidRPr="00781A6C">
        <w:rPr>
          <w:rFonts w:ascii="Consolas" w:hAnsi="Consolas"/>
          <w:color w:val="9CDCFE"/>
        </w:rPr>
        <w:t>j</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k</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t</w:t>
      </w:r>
      <w:r w:rsidRPr="00781A6C">
        <w:rPr>
          <w:rFonts w:ascii="Consolas" w:hAnsi="Consolas"/>
          <w:color w:val="D4D4D4"/>
        </w:rPr>
        <w:t>,</w:t>
      </w:r>
      <w:r w:rsidRPr="00781A6C">
        <w:rPr>
          <w:rFonts w:ascii="Consolas" w:hAnsi="Consolas"/>
          <w:color w:val="9CDCFE"/>
        </w:rPr>
        <w:t>odd</w:t>
      </w:r>
      <w:r w:rsidRPr="00781A6C">
        <w:rPr>
          <w:rFonts w:ascii="Consolas" w:hAnsi="Consolas"/>
          <w:color w:val="D4D4D4"/>
        </w:rPr>
        <w:t>[</w:t>
      </w:r>
      <w:r w:rsidRPr="00781A6C">
        <w:rPr>
          <w:rFonts w:ascii="Consolas" w:hAnsi="Consolas"/>
          <w:color w:val="B5CEA8"/>
        </w:rPr>
        <w:t>50</w:t>
      </w:r>
      <w:r w:rsidRPr="00781A6C">
        <w:rPr>
          <w:rFonts w:ascii="Consolas" w:hAnsi="Consolas"/>
          <w:color w:val="D4D4D4"/>
        </w:rPr>
        <w:t>],</w:t>
      </w:r>
      <w:proofErr w:type="spellStart"/>
      <w:r w:rsidRPr="00781A6C">
        <w:rPr>
          <w:rFonts w:ascii="Consolas" w:hAnsi="Consolas"/>
          <w:color w:val="9CDCFE"/>
        </w:rPr>
        <w:t>odd_even</w:t>
      </w:r>
      <w:proofErr w:type="spellEnd"/>
      <w:r w:rsidRPr="00781A6C">
        <w:rPr>
          <w:rFonts w:ascii="Consolas" w:hAnsi="Consolas"/>
          <w:color w:val="D4D4D4"/>
        </w:rPr>
        <w:t>[</w:t>
      </w:r>
      <w:r w:rsidRPr="00781A6C">
        <w:rPr>
          <w:rFonts w:ascii="Consolas" w:hAnsi="Consolas"/>
          <w:color w:val="B5CEA8"/>
        </w:rPr>
        <w:t>50</w:t>
      </w:r>
      <w:r w:rsidRPr="00781A6C">
        <w:rPr>
          <w:rFonts w:ascii="Consolas" w:hAnsi="Consolas"/>
          <w:color w:val="D4D4D4"/>
        </w:rPr>
        <w:t>];</w:t>
      </w:r>
    </w:p>
    <w:p w14:paraId="59C33FB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lastRenderedPageBreak/>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3270B2A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882F36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2</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p>
    <w:p w14:paraId="42C0B9D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even</w:t>
      </w:r>
      <w:r w:rsidRPr="00781A6C">
        <w:rPr>
          <w:rFonts w:ascii="Consolas" w:hAnsi="Consolas"/>
          <w:color w:val="D4D4D4"/>
        </w:rPr>
        <w:t>[</w:t>
      </w:r>
      <w:proofErr w:type="spellStart"/>
      <w:r w:rsidRPr="00781A6C">
        <w:rPr>
          <w:rFonts w:ascii="Consolas" w:hAnsi="Consolas"/>
          <w:color w:val="9CDCFE"/>
        </w:rPr>
        <w:t>j</w:t>
      </w:r>
      <w:r w:rsidRPr="00781A6C">
        <w:rPr>
          <w:rFonts w:ascii="Consolas" w:hAnsi="Consolas"/>
          <w:color w:val="D4D4D4"/>
        </w:rPr>
        <w:t>++</w:t>
      </w:r>
      <w:proofErr w:type="spellEnd"/>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76A65DD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else</w:t>
      </w:r>
    </w:p>
    <w:p w14:paraId="676C1C0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odd</w:t>
      </w:r>
      <w:r w:rsidRPr="00781A6C">
        <w:rPr>
          <w:rFonts w:ascii="Consolas" w:hAnsi="Consolas"/>
          <w:color w:val="D4D4D4"/>
        </w:rPr>
        <w:t>[</w:t>
      </w:r>
      <w:r w:rsidRPr="00781A6C">
        <w:rPr>
          <w:rFonts w:ascii="Consolas" w:hAnsi="Consolas"/>
          <w:color w:val="9CDCFE"/>
        </w:rPr>
        <w:t>k</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397B7D6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1878C5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"the marks in 'odd' array are...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5821072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k</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061D546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D7BA7D"/>
        </w:rPr>
        <w:t>\</w:t>
      </w:r>
      <w:proofErr w:type="spellStart"/>
      <w:r w:rsidRPr="00781A6C">
        <w:rPr>
          <w:rFonts w:ascii="Consolas" w:hAnsi="Consolas"/>
          <w:color w:val="D7BA7D"/>
        </w:rPr>
        <w:t>t</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odd</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2E3C452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9355FB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the</w:t>
      </w:r>
      <w:proofErr w:type="spellEnd"/>
      <w:r w:rsidRPr="00781A6C">
        <w:rPr>
          <w:rFonts w:ascii="Consolas" w:hAnsi="Consolas"/>
          <w:color w:val="CE9178"/>
        </w:rPr>
        <w:t> marks in 'even' array are...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6FA640C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j</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580F125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D7BA7D"/>
        </w:rPr>
        <w:t>\</w:t>
      </w:r>
      <w:proofErr w:type="spellStart"/>
      <w:r w:rsidRPr="00781A6C">
        <w:rPr>
          <w:rFonts w:ascii="Consolas" w:hAnsi="Consolas"/>
          <w:color w:val="D7BA7D"/>
        </w:rPr>
        <w:t>t</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even</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553E7DF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9739D6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k</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436AAAD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odd_even</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9CDCFE"/>
        </w:rPr>
        <w:t>odd</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6E2826C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proofErr w:type="spellStart"/>
      <w:r w:rsidRPr="00781A6C">
        <w:rPr>
          <w:rFonts w:ascii="Consolas" w:hAnsi="Consolas"/>
          <w:color w:val="9CDCFE"/>
        </w:rPr>
        <w:t>k</w:t>
      </w:r>
      <w:r w:rsidRPr="00781A6C">
        <w:rPr>
          <w:rFonts w:ascii="Consolas" w:hAnsi="Consolas"/>
          <w:color w:val="D4D4D4"/>
        </w:rPr>
        <w:t>,</w:t>
      </w:r>
      <w:r w:rsidRPr="00781A6C">
        <w:rPr>
          <w:rFonts w:ascii="Consolas" w:hAnsi="Consolas"/>
          <w:color w:val="9CDCFE"/>
        </w:rPr>
        <w:t>t</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9CDCFE"/>
        </w:rPr>
        <w:t>t</w:t>
      </w:r>
      <w:r w:rsidRPr="00781A6C">
        <w:rPr>
          <w:rFonts w:ascii="Consolas" w:hAnsi="Consolas"/>
          <w:color w:val="D4D4D4"/>
        </w:rPr>
        <w:t>++)</w:t>
      </w:r>
    </w:p>
    <w:p w14:paraId="1564C77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odd_even</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9CDCFE"/>
        </w:rPr>
        <w:t>even</w:t>
      </w:r>
      <w:r w:rsidRPr="00781A6C">
        <w:rPr>
          <w:rFonts w:ascii="Consolas" w:hAnsi="Consolas"/>
          <w:color w:val="D4D4D4"/>
        </w:rPr>
        <w:t>[</w:t>
      </w:r>
      <w:r w:rsidRPr="00781A6C">
        <w:rPr>
          <w:rFonts w:ascii="Consolas" w:hAnsi="Consolas"/>
          <w:color w:val="9CDCFE"/>
        </w:rPr>
        <w:t>t</w:t>
      </w:r>
      <w:r w:rsidRPr="00781A6C">
        <w:rPr>
          <w:rFonts w:ascii="Consolas" w:hAnsi="Consolas"/>
          <w:color w:val="D4D4D4"/>
        </w:rPr>
        <w:t>];</w:t>
      </w:r>
    </w:p>
    <w:p w14:paraId="5644B6A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p>
    <w:p w14:paraId="251F4A9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the</w:t>
      </w:r>
      <w:proofErr w:type="spellEnd"/>
      <w:r w:rsidRPr="00781A6C">
        <w:rPr>
          <w:rFonts w:ascii="Consolas" w:hAnsi="Consolas"/>
          <w:color w:val="CE9178"/>
        </w:rPr>
        <w:t> marks in '</w:t>
      </w:r>
      <w:proofErr w:type="spellStart"/>
      <w:r w:rsidRPr="00781A6C">
        <w:rPr>
          <w:rFonts w:ascii="Consolas" w:hAnsi="Consolas"/>
          <w:color w:val="CE9178"/>
        </w:rPr>
        <w:t>odd_even</w:t>
      </w:r>
      <w:proofErr w:type="spellEnd"/>
      <w:r w:rsidRPr="00781A6C">
        <w:rPr>
          <w:rFonts w:ascii="Consolas" w:hAnsi="Consolas"/>
          <w:color w:val="CE9178"/>
        </w:rPr>
        <w:t>' array are...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3C7DE96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4570377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D7BA7D"/>
        </w:rPr>
        <w:t>\t</w:t>
      </w:r>
      <w:r w:rsidRPr="00781A6C">
        <w:rPr>
          <w:rFonts w:ascii="Consolas" w:hAnsi="Consolas"/>
          <w:color w:val="CE9178"/>
        </w:rPr>
        <w:t>"</w:t>
      </w:r>
      <w:r w:rsidRPr="00781A6C">
        <w:rPr>
          <w:rFonts w:ascii="Consolas" w:hAnsi="Consolas"/>
          <w:color w:val="D4D4D4"/>
        </w:rPr>
        <w:t>,</w:t>
      </w:r>
      <w:proofErr w:type="spellStart"/>
      <w:r w:rsidRPr="00781A6C">
        <w:rPr>
          <w:rFonts w:ascii="Consolas" w:hAnsi="Consolas"/>
          <w:color w:val="9CDCFE"/>
        </w:rPr>
        <w:t>odd_even</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7D0C8D4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659577D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3224892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proofErr w:type="spellStart"/>
      <w:r w:rsidRPr="00781A6C">
        <w:rPr>
          <w:rFonts w:ascii="Consolas" w:hAnsi="Consolas"/>
          <w:color w:val="DCDCAA"/>
        </w:rPr>
        <w:t>insert_marks</w:t>
      </w:r>
      <w:proofErr w:type="spellEnd"/>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position</w:t>
      </w:r>
      <w:r w:rsidRPr="00781A6C">
        <w:rPr>
          <w:rFonts w:ascii="Consolas" w:hAnsi="Consolas"/>
          <w:color w:val="D4D4D4"/>
        </w:rPr>
        <w:t>)</w:t>
      </w:r>
    </w:p>
    <w:p w14:paraId="3EAE0FD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36A22B7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temp</w:t>
      </w:r>
      <w:r w:rsidRPr="00781A6C">
        <w:rPr>
          <w:rFonts w:ascii="Consolas" w:hAnsi="Consolas"/>
          <w:color w:val="D4D4D4"/>
        </w:rPr>
        <w:t>,</w:t>
      </w:r>
      <w:r w:rsidRPr="00781A6C">
        <w:rPr>
          <w:rFonts w:ascii="Consolas" w:hAnsi="Consolas"/>
          <w:color w:val="9CDCFE"/>
        </w:rPr>
        <w:t>value</w:t>
      </w:r>
      <w:proofErr w:type="spellEnd"/>
      <w:r w:rsidRPr="00781A6C">
        <w:rPr>
          <w:rFonts w:ascii="Consolas" w:hAnsi="Consolas"/>
          <w:color w:val="D4D4D4"/>
        </w:rPr>
        <w:t>;</w:t>
      </w:r>
    </w:p>
    <w:p w14:paraId="066AE40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"enter the marks of new student....</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4DB9B76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w:t>
      </w:r>
      <w:proofErr w:type="spellStart"/>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r w:rsidRPr="00781A6C">
        <w:rPr>
          <w:rFonts w:ascii="Consolas" w:hAnsi="Consolas"/>
          <w:color w:val="9CDCFE"/>
        </w:rPr>
        <w:t>value</w:t>
      </w:r>
      <w:proofErr w:type="spellEnd"/>
      <w:r w:rsidRPr="00781A6C">
        <w:rPr>
          <w:rFonts w:ascii="Consolas" w:hAnsi="Consolas"/>
          <w:color w:val="D4D4D4"/>
        </w:rPr>
        <w:t>);</w:t>
      </w:r>
    </w:p>
    <w:p w14:paraId="68BED23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&gt;=*</w:t>
      </w:r>
      <w:proofErr w:type="spellStart"/>
      <w:r w:rsidRPr="00781A6C">
        <w:rPr>
          <w:rFonts w:ascii="Consolas" w:hAnsi="Consolas"/>
          <w:color w:val="9CDCFE"/>
        </w:rPr>
        <w:t>position</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7B93B7A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6CFAB2C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student_array</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roofErr w:type="spellStart"/>
      <w:r w:rsidRPr="00781A6C">
        <w:rPr>
          <w:rFonts w:ascii="Consolas" w:hAnsi="Consolas"/>
          <w:color w:val="9CDCFE"/>
        </w:rPr>
        <w:t>student_array</w:t>
      </w:r>
      <w:proofErr w:type="spellEnd"/>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p>
    <w:p w14:paraId="68A86B74"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02F3D2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student_array</w:t>
      </w:r>
      <w:proofErr w:type="spellEnd"/>
      <w:r w:rsidRPr="00781A6C">
        <w:rPr>
          <w:rFonts w:ascii="Consolas" w:hAnsi="Consolas"/>
          <w:color w:val="D4D4D4"/>
        </w:rPr>
        <w:t>[*</w:t>
      </w:r>
      <w:r w:rsidRPr="00781A6C">
        <w:rPr>
          <w:rFonts w:ascii="Consolas" w:hAnsi="Consolas"/>
          <w:color w:val="9CDCFE"/>
        </w:rPr>
        <w:t>position</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value</w:t>
      </w:r>
      <w:r w:rsidRPr="00781A6C">
        <w:rPr>
          <w:rFonts w:ascii="Consolas" w:hAnsi="Consolas"/>
          <w:color w:val="D4D4D4"/>
        </w:rPr>
        <w:t>;</w:t>
      </w:r>
    </w:p>
    <w:p w14:paraId="4F49A5E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max_num</w:t>
      </w:r>
      <w:proofErr w:type="spellEnd"/>
      <w:r w:rsidRPr="00781A6C">
        <w:rPr>
          <w:rFonts w:ascii="Consolas" w:hAnsi="Consolas"/>
          <w:color w:val="D4D4D4"/>
        </w:rPr>
        <w:t>++;</w:t>
      </w:r>
    </w:p>
    <w:p w14:paraId="576DA91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the</w:t>
      </w:r>
      <w:proofErr w:type="spellEnd"/>
      <w:r w:rsidRPr="00781A6C">
        <w:rPr>
          <w:rFonts w:ascii="Consolas" w:hAnsi="Consolas"/>
          <w:color w:val="CE9178"/>
        </w:rPr>
        <w:t> new marks of students are...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24FCB6F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0E03F2E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marks</w:t>
      </w:r>
      <w:proofErr w:type="spellEnd"/>
      <w:r w:rsidRPr="00781A6C">
        <w:rPr>
          <w:rFonts w:ascii="Consolas" w:hAnsi="Consolas"/>
          <w:color w:val="CE9178"/>
        </w:rPr>
        <w:t> of roll no. </w:t>
      </w:r>
      <w:r w:rsidRPr="00781A6C">
        <w:rPr>
          <w:rFonts w:ascii="Consolas" w:hAnsi="Consolas"/>
          <w:color w:val="9CDCFE"/>
        </w:rPr>
        <w:t>%d</w:t>
      </w:r>
      <w:r w:rsidRPr="00781A6C">
        <w:rPr>
          <w:rFonts w:ascii="Consolas" w:hAnsi="Consolas"/>
          <w:color w:val="CE9178"/>
        </w:rPr>
        <w:t> = </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student_array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488970B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5BB5E13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proofErr w:type="spellStart"/>
      <w:r w:rsidRPr="00781A6C">
        <w:rPr>
          <w:rFonts w:ascii="Consolas" w:hAnsi="Consolas"/>
          <w:color w:val="DCDCAA"/>
        </w:rPr>
        <w:t>delete_marks</w:t>
      </w:r>
      <w:proofErr w:type="spellEnd"/>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position</w:t>
      </w:r>
      <w:r w:rsidRPr="00781A6C">
        <w:rPr>
          <w:rFonts w:ascii="Consolas" w:hAnsi="Consolas"/>
          <w:color w:val="D4D4D4"/>
        </w:rPr>
        <w:t>)</w:t>
      </w:r>
    </w:p>
    <w:p w14:paraId="6B8CDDE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lastRenderedPageBreak/>
        <w:t>{</w:t>
      </w:r>
    </w:p>
    <w:p w14:paraId="162AD81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temp</w:t>
      </w:r>
      <w:r w:rsidRPr="00781A6C">
        <w:rPr>
          <w:rFonts w:ascii="Consolas" w:hAnsi="Consolas"/>
          <w:color w:val="D4D4D4"/>
        </w:rPr>
        <w:t>;</w:t>
      </w:r>
    </w:p>
    <w:p w14:paraId="04B0C21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0C13077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9CDCFE"/>
        </w:rPr>
        <w:t>position</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r w:rsidRPr="00781A6C">
        <w:rPr>
          <w:rFonts w:ascii="Consolas" w:hAnsi="Consolas"/>
          <w:color w:val="9CDCFE"/>
        </w:rPr>
        <w:t>max_num</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p>
    <w:p w14:paraId="5111ED3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37C55AE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93D0B3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student_array</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roofErr w:type="spellStart"/>
      <w:r w:rsidRPr="00781A6C">
        <w:rPr>
          <w:rFonts w:ascii="Consolas" w:hAnsi="Consolas"/>
          <w:color w:val="9CDCFE"/>
        </w:rPr>
        <w:t>student_array</w:t>
      </w:r>
      <w:proofErr w:type="spellEnd"/>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p>
    <w:p w14:paraId="25E2FDE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1033CCC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max_num</w:t>
      </w:r>
      <w:proofErr w:type="spellEnd"/>
      <w:r w:rsidRPr="00781A6C">
        <w:rPr>
          <w:rFonts w:ascii="Consolas" w:hAnsi="Consolas"/>
          <w:color w:val="D4D4D4"/>
        </w:rPr>
        <w:t>--;</w:t>
      </w:r>
    </w:p>
    <w:p w14:paraId="2E44C9A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the</w:t>
      </w:r>
      <w:proofErr w:type="spellEnd"/>
      <w:r w:rsidRPr="00781A6C">
        <w:rPr>
          <w:rFonts w:ascii="Consolas" w:hAnsi="Consolas"/>
          <w:color w:val="CE9178"/>
        </w:rPr>
        <w:t> new marks of students are...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1FF9358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368773C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marks</w:t>
      </w:r>
      <w:proofErr w:type="spellEnd"/>
      <w:r w:rsidRPr="00781A6C">
        <w:rPr>
          <w:rFonts w:ascii="Consolas" w:hAnsi="Consolas"/>
          <w:color w:val="CE9178"/>
        </w:rPr>
        <w:t> of roll no. </w:t>
      </w:r>
      <w:r w:rsidRPr="00781A6C">
        <w:rPr>
          <w:rFonts w:ascii="Consolas" w:hAnsi="Consolas"/>
          <w:color w:val="9CDCFE"/>
        </w:rPr>
        <w:t>%d</w:t>
      </w:r>
      <w:r w:rsidRPr="00781A6C">
        <w:rPr>
          <w:rFonts w:ascii="Consolas" w:hAnsi="Consolas"/>
          <w:color w:val="CE9178"/>
        </w:rPr>
        <w:t> = </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student_array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05717D2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6DDBDFB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r w:rsidRPr="00781A6C">
        <w:rPr>
          <w:rFonts w:ascii="Consolas" w:hAnsi="Consolas"/>
          <w:color w:val="DCDCAA"/>
        </w:rPr>
        <w:t>shorting</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array</w:t>
      </w:r>
      <w:r w:rsidRPr="00781A6C">
        <w:rPr>
          <w:rFonts w:ascii="Consolas" w:hAnsi="Consolas"/>
          <w:color w:val="D4D4D4"/>
        </w:rPr>
        <w:t>)</w:t>
      </w:r>
    </w:p>
    <w:p w14:paraId="272179E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4A4F068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small</w:t>
      </w:r>
      <w:r w:rsidRPr="00781A6C">
        <w:rPr>
          <w:rFonts w:ascii="Consolas" w:hAnsi="Consolas"/>
          <w:color w:val="D4D4D4"/>
        </w:rPr>
        <w:t>,</w:t>
      </w:r>
      <w:r w:rsidRPr="00781A6C">
        <w:rPr>
          <w:rFonts w:ascii="Consolas" w:hAnsi="Consolas"/>
          <w:color w:val="9CDCFE"/>
        </w:rPr>
        <w:t>pos</w:t>
      </w:r>
      <w:r w:rsidRPr="00781A6C">
        <w:rPr>
          <w:rFonts w:ascii="Consolas" w:hAnsi="Consolas"/>
          <w:color w:val="D4D4D4"/>
        </w:rPr>
        <w:t>,</w:t>
      </w:r>
      <w:r w:rsidRPr="00781A6C">
        <w:rPr>
          <w:rFonts w:ascii="Consolas" w:hAnsi="Consolas"/>
          <w:color w:val="9CDCFE"/>
        </w:rPr>
        <w:t>temp</w:t>
      </w:r>
      <w:proofErr w:type="spellEnd"/>
      <w:r w:rsidRPr="00781A6C">
        <w:rPr>
          <w:rFonts w:ascii="Consolas" w:hAnsi="Consolas"/>
          <w:color w:val="D4D4D4"/>
        </w:rPr>
        <w:t>;</w:t>
      </w:r>
    </w:p>
    <w:p w14:paraId="54B996C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 the shorted list is ....</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6ED9F2D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r w:rsidRPr="00781A6C">
        <w:rPr>
          <w:rFonts w:ascii="Consolas" w:hAnsi="Consolas"/>
          <w:color w:val="9CDCFE"/>
        </w:rPr>
        <w:t>max_num</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p>
    <w:p w14:paraId="3A45CB7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29B784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small</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4161689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pos</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50F7842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j</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r w:rsidRPr="00781A6C">
        <w:rPr>
          <w:rFonts w:ascii="Consolas" w:hAnsi="Consolas"/>
          <w:color w:val="9CDCFE"/>
        </w:rPr>
        <w:t>j</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j</w:t>
      </w:r>
      <w:proofErr w:type="spellEnd"/>
      <w:r w:rsidRPr="00781A6C">
        <w:rPr>
          <w:rFonts w:ascii="Consolas" w:hAnsi="Consolas"/>
          <w:color w:val="D4D4D4"/>
        </w:rPr>
        <w:t>++)</w:t>
      </w:r>
    </w:p>
    <w:p w14:paraId="42950D8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6B34D39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r w:rsidRPr="00781A6C">
        <w:rPr>
          <w:rFonts w:ascii="Consolas" w:hAnsi="Consolas"/>
          <w:color w:val="9CDCFE"/>
        </w:rPr>
        <w:t>j</w:t>
      </w:r>
      <w:r w:rsidRPr="00781A6C">
        <w:rPr>
          <w:rFonts w:ascii="Consolas" w:hAnsi="Consolas"/>
          <w:color w:val="D4D4D4"/>
        </w:rPr>
        <w:t>]&lt;</w:t>
      </w:r>
      <w:r w:rsidRPr="00781A6C">
        <w:rPr>
          <w:rFonts w:ascii="Consolas" w:hAnsi="Consolas"/>
          <w:color w:val="9CDCFE"/>
        </w:rPr>
        <w:t>small</w:t>
      </w:r>
      <w:r w:rsidRPr="00781A6C">
        <w:rPr>
          <w:rFonts w:ascii="Consolas" w:hAnsi="Consolas"/>
          <w:color w:val="D4D4D4"/>
        </w:rPr>
        <w:t>)</w:t>
      </w:r>
    </w:p>
    <w:p w14:paraId="64A59EF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40CF7D2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small</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r w:rsidRPr="00781A6C">
        <w:rPr>
          <w:rFonts w:ascii="Consolas" w:hAnsi="Consolas"/>
          <w:color w:val="9CDCFE"/>
        </w:rPr>
        <w:t>j</w:t>
      </w:r>
      <w:r w:rsidRPr="00781A6C">
        <w:rPr>
          <w:rFonts w:ascii="Consolas" w:hAnsi="Consolas"/>
          <w:color w:val="D4D4D4"/>
        </w:rPr>
        <w:t>];</w:t>
      </w:r>
    </w:p>
    <w:p w14:paraId="7301602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pos</w:t>
      </w:r>
      <w:proofErr w:type="spellEnd"/>
      <w:r w:rsidRPr="00781A6C">
        <w:rPr>
          <w:rFonts w:ascii="Consolas" w:hAnsi="Consolas"/>
          <w:color w:val="D4D4D4"/>
        </w:rPr>
        <w:t>=</w:t>
      </w:r>
      <w:r w:rsidRPr="00781A6C">
        <w:rPr>
          <w:rFonts w:ascii="Consolas" w:hAnsi="Consolas"/>
          <w:color w:val="9CDCFE"/>
        </w:rPr>
        <w:t>j</w:t>
      </w:r>
      <w:r w:rsidRPr="00781A6C">
        <w:rPr>
          <w:rFonts w:ascii="Consolas" w:hAnsi="Consolas"/>
          <w:color w:val="D4D4D4"/>
        </w:rPr>
        <w:t>;</w:t>
      </w:r>
    </w:p>
    <w:p w14:paraId="16D3160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3B01049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311A5DA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temp</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5B8814C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pos</w:t>
      </w:r>
      <w:proofErr w:type="spellEnd"/>
      <w:r w:rsidRPr="00781A6C">
        <w:rPr>
          <w:rFonts w:ascii="Consolas" w:hAnsi="Consolas"/>
          <w:color w:val="D4D4D4"/>
        </w:rPr>
        <w:t>];</w:t>
      </w:r>
    </w:p>
    <w:p w14:paraId="0E92F8B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pos</w:t>
      </w:r>
      <w:proofErr w:type="spellEnd"/>
      <w:r w:rsidRPr="00781A6C">
        <w:rPr>
          <w:rFonts w:ascii="Consolas" w:hAnsi="Consolas"/>
          <w:color w:val="D4D4D4"/>
        </w:rPr>
        <w:t>]=</w:t>
      </w:r>
      <w:r w:rsidRPr="00781A6C">
        <w:rPr>
          <w:rFonts w:ascii="Consolas" w:hAnsi="Consolas"/>
          <w:color w:val="9CDCFE"/>
        </w:rPr>
        <w:t>temp</w:t>
      </w:r>
      <w:r w:rsidRPr="00781A6C">
        <w:rPr>
          <w:rFonts w:ascii="Consolas" w:hAnsi="Consolas"/>
          <w:color w:val="D4D4D4"/>
        </w:rPr>
        <w:t>;</w:t>
      </w:r>
    </w:p>
    <w:p w14:paraId="375BF16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D47BD8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243DB83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D7BA7D"/>
        </w:rPr>
        <w:t>\</w:t>
      </w:r>
      <w:proofErr w:type="spellStart"/>
      <w:r w:rsidRPr="00781A6C">
        <w:rPr>
          <w:rFonts w:ascii="Consolas" w:hAnsi="Consolas"/>
          <w:color w:val="D7BA7D"/>
        </w:rPr>
        <w:t>t</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array</w:t>
      </w:r>
      <w:proofErr w:type="spellEnd"/>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p>
    <w:p w14:paraId="6ED19C6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n</w:t>
      </w:r>
      <w:r w:rsidRPr="00781A6C">
        <w:rPr>
          <w:rFonts w:ascii="Consolas" w:hAnsi="Consolas"/>
          <w:color w:val="D4D4D4"/>
        </w:rPr>
        <w:t>,</w:t>
      </w:r>
      <w:r w:rsidRPr="00781A6C">
        <w:rPr>
          <w:rFonts w:ascii="Consolas" w:hAnsi="Consolas"/>
          <w:color w:val="9CDCFE"/>
        </w:rPr>
        <w:t>t</w:t>
      </w:r>
      <w:proofErr w:type="spellEnd"/>
      <w:r w:rsidRPr="00781A6C">
        <w:rPr>
          <w:rFonts w:ascii="Consolas" w:hAnsi="Consolas"/>
          <w:color w:val="D4D4D4"/>
        </w:rPr>
        <w:t>;</w:t>
      </w:r>
    </w:p>
    <w:p w14:paraId="7A69131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enter</w:t>
      </w:r>
      <w:proofErr w:type="spellEnd"/>
      <w:r w:rsidRPr="00781A6C">
        <w:rPr>
          <w:rFonts w:ascii="Consolas" w:hAnsi="Consolas"/>
          <w:color w:val="CE9178"/>
        </w:rPr>
        <w:t> the position to </w:t>
      </w:r>
      <w:proofErr w:type="spellStart"/>
      <w:r w:rsidRPr="00781A6C">
        <w:rPr>
          <w:rFonts w:ascii="Consolas" w:hAnsi="Consolas"/>
          <w:color w:val="CE9178"/>
        </w:rPr>
        <w:t>dispaly</w:t>
      </w:r>
      <w:proofErr w:type="spellEnd"/>
      <w:r w:rsidRPr="00781A6C">
        <w:rPr>
          <w:rFonts w:ascii="Consolas" w:hAnsi="Consolas"/>
          <w:color w:val="CE9178"/>
        </w:rPr>
        <w:t> its marks : "</w:t>
      </w:r>
      <w:r w:rsidRPr="00781A6C">
        <w:rPr>
          <w:rFonts w:ascii="Consolas" w:hAnsi="Consolas"/>
          <w:color w:val="D4D4D4"/>
        </w:rPr>
        <w:t>);</w:t>
      </w:r>
    </w:p>
    <w:p w14:paraId="2C0F7D0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w:t>
      </w:r>
      <w:proofErr w:type="spellStart"/>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r w:rsidRPr="00781A6C">
        <w:rPr>
          <w:rFonts w:ascii="Consolas" w:hAnsi="Consolas"/>
          <w:color w:val="9CDCFE"/>
        </w:rPr>
        <w:t>n</w:t>
      </w:r>
      <w:proofErr w:type="spellEnd"/>
      <w:r w:rsidRPr="00781A6C">
        <w:rPr>
          <w:rFonts w:ascii="Consolas" w:hAnsi="Consolas"/>
          <w:color w:val="D4D4D4"/>
        </w:rPr>
        <w:t>);</w:t>
      </w:r>
    </w:p>
    <w:p w14:paraId="693C5D9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9CDCFE"/>
        </w:rPr>
        <w:t>t</w:t>
      </w:r>
      <w:r w:rsidRPr="00781A6C">
        <w:rPr>
          <w:rFonts w:ascii="Consolas" w:hAnsi="Consolas"/>
          <w:color w:val="D4D4D4"/>
        </w:rPr>
        <w:t>=</w:t>
      </w:r>
      <w:proofErr w:type="spellStart"/>
      <w:r w:rsidRPr="00781A6C">
        <w:rPr>
          <w:rFonts w:ascii="Consolas" w:hAnsi="Consolas"/>
          <w:color w:val="9CDCFE"/>
        </w:rPr>
        <w:t>max_num</w:t>
      </w:r>
      <w:proofErr w:type="spellEnd"/>
      <w:r w:rsidRPr="00781A6C">
        <w:rPr>
          <w:rFonts w:ascii="Consolas" w:hAnsi="Consolas"/>
          <w:color w:val="D4D4D4"/>
        </w:rPr>
        <w:t>-</w:t>
      </w:r>
      <w:r w:rsidRPr="00781A6C">
        <w:rPr>
          <w:rFonts w:ascii="Consolas" w:hAnsi="Consolas"/>
          <w:color w:val="9CDCFE"/>
        </w:rPr>
        <w:t>n</w:t>
      </w:r>
      <w:r w:rsidRPr="00781A6C">
        <w:rPr>
          <w:rFonts w:ascii="Consolas" w:hAnsi="Consolas"/>
          <w:color w:val="D4D4D4"/>
        </w:rPr>
        <w:t>;</w:t>
      </w:r>
    </w:p>
    <w:p w14:paraId="4BE05BB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lastRenderedPageBreak/>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the</w:t>
      </w:r>
      <w:proofErr w:type="spellEnd"/>
      <w:r w:rsidRPr="00781A6C">
        <w:rPr>
          <w:rFonts w:ascii="Consolas" w:hAnsi="Consolas"/>
          <w:color w:val="CE9178"/>
        </w:rPr>
        <w:t> marks at position </w:t>
      </w:r>
      <w:r w:rsidRPr="00781A6C">
        <w:rPr>
          <w:rFonts w:ascii="Consolas" w:hAnsi="Consolas"/>
          <w:color w:val="9CDCFE"/>
        </w:rPr>
        <w:t>%d</w:t>
      </w:r>
      <w:r w:rsidRPr="00781A6C">
        <w:rPr>
          <w:rFonts w:ascii="Consolas" w:hAnsi="Consolas"/>
          <w:color w:val="CE9178"/>
        </w:rPr>
        <w:t> is : </w:t>
      </w:r>
      <w:r w:rsidRPr="00781A6C">
        <w:rPr>
          <w:rFonts w:ascii="Consolas" w:hAnsi="Consolas"/>
          <w:color w:val="9CDCFE"/>
        </w:rPr>
        <w:t>%d</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n</w:t>
      </w:r>
      <w:proofErr w:type="spellEnd"/>
      <w:r w:rsidRPr="00781A6C">
        <w:rPr>
          <w:rFonts w:ascii="Consolas" w:hAnsi="Consolas"/>
          <w:color w:val="D4D4D4"/>
        </w:rPr>
        <w:t>, </w:t>
      </w:r>
      <w:r w:rsidRPr="00781A6C">
        <w:rPr>
          <w:rFonts w:ascii="Consolas" w:hAnsi="Consolas"/>
          <w:color w:val="9CDCFE"/>
        </w:rPr>
        <w:t>array</w:t>
      </w:r>
      <w:r w:rsidRPr="00781A6C">
        <w:rPr>
          <w:rFonts w:ascii="Consolas" w:hAnsi="Consolas"/>
          <w:color w:val="D4D4D4"/>
        </w:rPr>
        <w:t>[</w:t>
      </w:r>
      <w:r w:rsidRPr="00781A6C">
        <w:rPr>
          <w:rFonts w:ascii="Consolas" w:hAnsi="Consolas"/>
          <w:color w:val="9CDCFE"/>
        </w:rPr>
        <w:t>t</w:t>
      </w:r>
      <w:r w:rsidRPr="00781A6C">
        <w:rPr>
          <w:rFonts w:ascii="Consolas" w:hAnsi="Consolas"/>
          <w:color w:val="D4D4D4"/>
        </w:rPr>
        <w:t>]);</w:t>
      </w:r>
    </w:p>
    <w:p w14:paraId="792AD20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p>
    <w:p w14:paraId="7AC8DF0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072163F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r w:rsidRPr="00781A6C">
        <w:rPr>
          <w:rFonts w:ascii="Consolas" w:hAnsi="Consolas"/>
          <w:color w:val="DCDCAA"/>
        </w:rPr>
        <w:t>searching</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array</w:t>
      </w:r>
      <w:r w:rsidRPr="00781A6C">
        <w:rPr>
          <w:rFonts w:ascii="Consolas" w:hAnsi="Consolas"/>
          <w:color w:val="D4D4D4"/>
        </w:rPr>
        <w:t>)</w:t>
      </w:r>
    </w:p>
    <w:p w14:paraId="2704D2C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7F16B9D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r w:rsidRPr="00781A6C">
        <w:rPr>
          <w:rFonts w:ascii="Consolas" w:hAnsi="Consolas"/>
          <w:color w:val="9CDCFE"/>
        </w:rPr>
        <w:t>value</w:t>
      </w:r>
      <w:r w:rsidRPr="00781A6C">
        <w:rPr>
          <w:rFonts w:ascii="Consolas" w:hAnsi="Consolas"/>
          <w:color w:val="D4D4D4"/>
        </w:rPr>
        <w:t>;</w:t>
      </w:r>
    </w:p>
    <w:p w14:paraId="25E3502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enter</w:t>
      </w:r>
      <w:proofErr w:type="spellEnd"/>
      <w:r w:rsidRPr="00781A6C">
        <w:rPr>
          <w:rFonts w:ascii="Consolas" w:hAnsi="Consolas"/>
          <w:color w:val="CE9178"/>
        </w:rPr>
        <w:t> the marks to search in the list : "</w:t>
      </w:r>
      <w:r w:rsidRPr="00781A6C">
        <w:rPr>
          <w:rFonts w:ascii="Consolas" w:hAnsi="Consolas"/>
          <w:color w:val="D4D4D4"/>
        </w:rPr>
        <w:t>);</w:t>
      </w:r>
    </w:p>
    <w:p w14:paraId="1C85EDA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w:t>
      </w:r>
      <w:proofErr w:type="spellStart"/>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r w:rsidRPr="00781A6C">
        <w:rPr>
          <w:rFonts w:ascii="Consolas" w:hAnsi="Consolas"/>
          <w:color w:val="9CDCFE"/>
        </w:rPr>
        <w:t>value</w:t>
      </w:r>
      <w:proofErr w:type="spellEnd"/>
      <w:r w:rsidRPr="00781A6C">
        <w:rPr>
          <w:rFonts w:ascii="Consolas" w:hAnsi="Consolas"/>
          <w:color w:val="D4D4D4"/>
        </w:rPr>
        <w:t>);</w:t>
      </w:r>
    </w:p>
    <w:p w14:paraId="58FB46E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for</w:t>
      </w:r>
      <w:r w:rsidRPr="00781A6C">
        <w:rPr>
          <w:rFonts w:ascii="Consolas" w:hAnsi="Consolas"/>
          <w:color w:val="D4D4D4"/>
        </w:rPr>
        <w:t>(</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B5CEA8"/>
        </w:rPr>
        <w:t>0</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&lt;</w:t>
      </w:r>
      <w:proofErr w:type="spellStart"/>
      <w:r w:rsidRPr="00781A6C">
        <w:rPr>
          <w:rFonts w:ascii="Consolas" w:hAnsi="Consolas"/>
          <w:color w:val="9CDCFE"/>
        </w:rPr>
        <w:t>max_num</w:t>
      </w:r>
      <w:r w:rsidRPr="00781A6C">
        <w:rPr>
          <w:rFonts w:ascii="Consolas" w:hAnsi="Consolas"/>
          <w:color w:val="D4D4D4"/>
        </w:rPr>
        <w:t>;</w:t>
      </w:r>
      <w:r w:rsidRPr="00781A6C">
        <w:rPr>
          <w:rFonts w:ascii="Consolas" w:hAnsi="Consolas"/>
          <w:color w:val="9CDCFE"/>
        </w:rPr>
        <w:t>i</w:t>
      </w:r>
      <w:proofErr w:type="spellEnd"/>
      <w:r w:rsidRPr="00781A6C">
        <w:rPr>
          <w:rFonts w:ascii="Consolas" w:hAnsi="Consolas"/>
          <w:color w:val="D4D4D4"/>
        </w:rPr>
        <w:t>++)</w:t>
      </w:r>
    </w:p>
    <w:p w14:paraId="3ADC1C4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936B70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if</w:t>
      </w:r>
      <w:r w:rsidRPr="00781A6C">
        <w:rPr>
          <w:rFonts w:ascii="Consolas" w:hAnsi="Consolas"/>
          <w:color w:val="D4D4D4"/>
        </w:rPr>
        <w:t>(</w:t>
      </w:r>
      <w:r w:rsidRPr="00781A6C">
        <w:rPr>
          <w:rFonts w:ascii="Consolas" w:hAnsi="Consolas"/>
          <w:color w:val="9CDCFE"/>
        </w:rPr>
        <w:t>array</w:t>
      </w:r>
      <w:r w:rsidRPr="00781A6C">
        <w:rPr>
          <w:rFonts w:ascii="Consolas" w:hAnsi="Consolas"/>
          <w:color w:val="D4D4D4"/>
        </w:rPr>
        <w:t>[</w:t>
      </w:r>
      <w:proofErr w:type="spellStart"/>
      <w:r w:rsidRPr="00781A6C">
        <w:rPr>
          <w:rFonts w:ascii="Consolas" w:hAnsi="Consolas"/>
          <w:color w:val="9CDCFE"/>
        </w:rPr>
        <w:t>i</w:t>
      </w:r>
      <w:proofErr w:type="spellEnd"/>
      <w:r w:rsidRPr="00781A6C">
        <w:rPr>
          <w:rFonts w:ascii="Consolas" w:hAnsi="Consolas"/>
          <w:color w:val="D4D4D4"/>
        </w:rPr>
        <w:t>]==</w:t>
      </w:r>
      <w:r w:rsidRPr="00781A6C">
        <w:rPr>
          <w:rFonts w:ascii="Consolas" w:hAnsi="Consolas"/>
          <w:color w:val="9CDCFE"/>
        </w:rPr>
        <w:t>value</w:t>
      </w:r>
      <w:r w:rsidRPr="00781A6C">
        <w:rPr>
          <w:rFonts w:ascii="Consolas" w:hAnsi="Consolas"/>
          <w:color w:val="D4D4D4"/>
        </w:rPr>
        <w:t>)</w:t>
      </w:r>
    </w:p>
    <w:p w14:paraId="33174C9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1FE25C0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"the marks was found at </w:t>
      </w:r>
      <w:proofErr w:type="spellStart"/>
      <w:r w:rsidRPr="00781A6C">
        <w:rPr>
          <w:rFonts w:ascii="Consolas" w:hAnsi="Consolas"/>
          <w:color w:val="CE9178"/>
        </w:rPr>
        <w:t>postion</w:t>
      </w:r>
      <w:proofErr w:type="spellEnd"/>
      <w:r w:rsidRPr="00781A6C">
        <w:rPr>
          <w:rFonts w:ascii="Consolas" w:hAnsi="Consolas"/>
          <w:color w:val="CE9178"/>
        </w:rPr>
        <w:t> </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w:t>
      </w:r>
      <w:r w:rsidRPr="00781A6C">
        <w:rPr>
          <w:rFonts w:ascii="Consolas" w:hAnsi="Consolas"/>
          <w:color w:val="9CDCFE"/>
        </w:rPr>
        <w:t>i</w:t>
      </w:r>
      <w:r w:rsidRPr="00781A6C">
        <w:rPr>
          <w:rFonts w:ascii="Consolas" w:hAnsi="Consolas"/>
          <w:color w:val="D4D4D4"/>
        </w:rPr>
        <w:t>+</w:t>
      </w:r>
      <w:r w:rsidRPr="00781A6C">
        <w:rPr>
          <w:rFonts w:ascii="Consolas" w:hAnsi="Consolas"/>
          <w:color w:val="B5CEA8"/>
        </w:rPr>
        <w:t>1</w:t>
      </w:r>
      <w:r w:rsidRPr="00781A6C">
        <w:rPr>
          <w:rFonts w:ascii="Consolas" w:hAnsi="Consolas"/>
          <w:color w:val="D4D4D4"/>
        </w:rPr>
        <w:t>);</w:t>
      </w:r>
    </w:p>
    <w:p w14:paraId="49F064B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654657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0EC688A4"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7174A45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569CD6"/>
        </w:rPr>
        <w:t>void</w:t>
      </w:r>
      <w:r w:rsidRPr="00781A6C">
        <w:rPr>
          <w:rFonts w:ascii="Consolas" w:hAnsi="Consolas"/>
          <w:color w:val="D4D4D4"/>
        </w:rPr>
        <w:t> </w:t>
      </w:r>
      <w:r w:rsidRPr="00781A6C">
        <w:rPr>
          <w:rFonts w:ascii="Consolas" w:hAnsi="Consolas"/>
          <w:color w:val="DCDCAA"/>
        </w:rPr>
        <w:t>main</w:t>
      </w:r>
      <w:r w:rsidRPr="00781A6C">
        <w:rPr>
          <w:rFonts w:ascii="Consolas" w:hAnsi="Consolas"/>
          <w:color w:val="D4D4D4"/>
        </w:rPr>
        <w:t>()</w:t>
      </w:r>
    </w:p>
    <w:p w14:paraId="22D1704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57CC2E93"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569CD6"/>
        </w:rPr>
        <w:t>int</w:t>
      </w:r>
      <w:r w:rsidRPr="00781A6C">
        <w:rPr>
          <w:rFonts w:ascii="Consolas" w:hAnsi="Consolas"/>
          <w:color w:val="D4D4D4"/>
        </w:rPr>
        <w:t> </w:t>
      </w:r>
      <w:proofErr w:type="spellStart"/>
      <w:r w:rsidRPr="00781A6C">
        <w:rPr>
          <w:rFonts w:ascii="Consolas" w:hAnsi="Consolas"/>
          <w:color w:val="9CDCFE"/>
        </w:rPr>
        <w:t>choice</w:t>
      </w:r>
      <w:r w:rsidRPr="00781A6C">
        <w:rPr>
          <w:rFonts w:ascii="Consolas" w:hAnsi="Consolas"/>
          <w:color w:val="D4D4D4"/>
        </w:rPr>
        <w:t>,</w:t>
      </w:r>
      <w:r w:rsidRPr="00781A6C">
        <w:rPr>
          <w:rFonts w:ascii="Consolas" w:hAnsi="Consolas"/>
          <w:color w:val="9CDCFE"/>
        </w:rPr>
        <w:t>num</w:t>
      </w:r>
      <w:proofErr w:type="spellEnd"/>
      <w:r w:rsidRPr="00781A6C">
        <w:rPr>
          <w:rFonts w:ascii="Consolas" w:hAnsi="Consolas"/>
          <w:color w:val="D4D4D4"/>
        </w:rPr>
        <w:t>;</w:t>
      </w:r>
    </w:p>
    <w:p w14:paraId="4F23A9C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"firstly create a database </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2633F741"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9CDCFE"/>
        </w:rPr>
        <w:t>max_num</w:t>
      </w:r>
      <w:proofErr w:type="spellEnd"/>
      <w:r w:rsidRPr="00781A6C">
        <w:rPr>
          <w:rFonts w:ascii="Consolas" w:hAnsi="Consolas"/>
          <w:color w:val="D4D4D4"/>
        </w:rPr>
        <w:t>=</w:t>
      </w:r>
      <w:proofErr w:type="spellStart"/>
      <w:r w:rsidRPr="00781A6C">
        <w:rPr>
          <w:rFonts w:ascii="Consolas" w:hAnsi="Consolas"/>
          <w:color w:val="DCDCAA"/>
        </w:rPr>
        <w:t>input_marks</w:t>
      </w:r>
      <w:proofErr w:type="spellEnd"/>
      <w:r w:rsidRPr="00781A6C">
        <w:rPr>
          <w:rFonts w:ascii="Consolas" w:hAnsi="Consolas"/>
          <w:color w:val="D4D4D4"/>
        </w:rPr>
        <w:t>(</w:t>
      </w:r>
      <w:proofErr w:type="spellStart"/>
      <w:r w:rsidRPr="00781A6C">
        <w:rPr>
          <w:rFonts w:ascii="Consolas" w:hAnsi="Consolas"/>
          <w:color w:val="9CDCFE"/>
        </w:rPr>
        <w:t>student_array</w:t>
      </w:r>
      <w:proofErr w:type="spellEnd"/>
      <w:r w:rsidRPr="00781A6C">
        <w:rPr>
          <w:rFonts w:ascii="Consolas" w:hAnsi="Consolas"/>
          <w:color w:val="D4D4D4"/>
        </w:rPr>
        <w:t>);</w:t>
      </w:r>
    </w:p>
    <w:p w14:paraId="32A13D8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do</w:t>
      </w:r>
    </w:p>
    <w:p w14:paraId="6EC301E4"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4A2C867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D7BA7D"/>
        </w:rPr>
        <w:t>\</w:t>
      </w:r>
      <w:proofErr w:type="spellStart"/>
      <w:r w:rsidRPr="00781A6C">
        <w:rPr>
          <w:rFonts w:ascii="Consolas" w:hAnsi="Consolas"/>
          <w:color w:val="D7BA7D"/>
        </w:rPr>
        <w:t>n</w:t>
      </w:r>
      <w:r w:rsidRPr="00781A6C">
        <w:rPr>
          <w:rFonts w:ascii="Consolas" w:hAnsi="Consolas"/>
          <w:color w:val="CE9178"/>
        </w:rPr>
        <w:t>enter</w:t>
      </w:r>
      <w:proofErr w:type="spellEnd"/>
      <w:r w:rsidRPr="00781A6C">
        <w:rPr>
          <w:rFonts w:ascii="Consolas" w:hAnsi="Consolas"/>
          <w:color w:val="CE9178"/>
        </w:rPr>
        <w:t> the appropriate choice....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292F0F7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  1  for displaying all data with total and average of the data</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0D70533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  2  for find the maximum and minimum marks form the data</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2934634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  3  for for finding the number of students below average and frequency of marks</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59D18AE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  4  for seperatingand displaying even, odd and odd-even marks respectively</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56C9F61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  5  for adding new student marks in database</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1CF3939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  6  for deleting a student's marks</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47721EF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  7  for doing the shorting of the data and showing the nth highest marks</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001B918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  8  for searching marks from the array</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3CAB863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printf</w:t>
      </w:r>
      <w:proofErr w:type="spellEnd"/>
      <w:r w:rsidRPr="00781A6C">
        <w:rPr>
          <w:rFonts w:ascii="Consolas" w:hAnsi="Consolas"/>
          <w:color w:val="D4D4D4"/>
        </w:rPr>
        <w:t>(</w:t>
      </w:r>
      <w:r w:rsidRPr="00781A6C">
        <w:rPr>
          <w:rFonts w:ascii="Consolas" w:hAnsi="Consolas"/>
          <w:color w:val="CE9178"/>
        </w:rPr>
        <w:t>"  0  to exit</w:t>
      </w:r>
      <w:r w:rsidRPr="00781A6C">
        <w:rPr>
          <w:rFonts w:ascii="Consolas" w:hAnsi="Consolas"/>
          <w:color w:val="D7BA7D"/>
        </w:rPr>
        <w:t>\n</w:t>
      </w:r>
      <w:r w:rsidRPr="00781A6C">
        <w:rPr>
          <w:rFonts w:ascii="Consolas" w:hAnsi="Consolas"/>
          <w:color w:val="CE9178"/>
        </w:rPr>
        <w:t>"</w:t>
      </w:r>
      <w:r w:rsidRPr="00781A6C">
        <w:rPr>
          <w:rFonts w:ascii="Consolas" w:hAnsi="Consolas"/>
          <w:color w:val="D4D4D4"/>
        </w:rPr>
        <w:t>);</w:t>
      </w:r>
    </w:p>
    <w:p w14:paraId="1B47F9F2"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lastRenderedPageBreak/>
        <w:t>        </w:t>
      </w:r>
    </w:p>
    <w:p w14:paraId="334C693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w:t>
      </w:r>
      <w:proofErr w:type="spellStart"/>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r w:rsidRPr="00781A6C">
        <w:rPr>
          <w:rFonts w:ascii="Consolas" w:hAnsi="Consolas"/>
          <w:color w:val="9CDCFE"/>
        </w:rPr>
        <w:t>choice</w:t>
      </w:r>
      <w:proofErr w:type="spellEnd"/>
      <w:r w:rsidRPr="00781A6C">
        <w:rPr>
          <w:rFonts w:ascii="Consolas" w:hAnsi="Consolas"/>
          <w:color w:val="D4D4D4"/>
        </w:rPr>
        <w:t>);</w:t>
      </w:r>
    </w:p>
    <w:p w14:paraId="156E4F6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43EA1BF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switch</w:t>
      </w:r>
      <w:r w:rsidRPr="00781A6C">
        <w:rPr>
          <w:rFonts w:ascii="Consolas" w:hAnsi="Consolas"/>
          <w:color w:val="D4D4D4"/>
        </w:rPr>
        <w:t>(</w:t>
      </w:r>
      <w:r w:rsidRPr="00781A6C">
        <w:rPr>
          <w:rFonts w:ascii="Consolas" w:hAnsi="Consolas"/>
          <w:color w:val="9CDCFE"/>
        </w:rPr>
        <w:t>choice</w:t>
      </w:r>
      <w:r w:rsidRPr="00781A6C">
        <w:rPr>
          <w:rFonts w:ascii="Consolas" w:hAnsi="Consolas"/>
          <w:color w:val="D4D4D4"/>
        </w:rPr>
        <w:t>)</w:t>
      </w:r>
    </w:p>
    <w:p w14:paraId="0740510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4971B2D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1</w:t>
      </w:r>
      <w:r w:rsidRPr="00781A6C">
        <w:rPr>
          <w:rFonts w:ascii="Consolas" w:hAnsi="Consolas"/>
          <w:color w:val="D4D4D4"/>
        </w:rPr>
        <w:t> :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"enter the number upto which you want to display the marks : "</w:t>
      </w:r>
      <w:r w:rsidRPr="00781A6C">
        <w:rPr>
          <w:rFonts w:ascii="Consolas" w:hAnsi="Consolas"/>
          <w:color w:val="D4D4D4"/>
        </w:rPr>
        <w:t>);</w:t>
      </w:r>
    </w:p>
    <w:p w14:paraId="29E6C384"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proofErr w:type="spellStart"/>
      <w:r w:rsidRPr="00781A6C">
        <w:rPr>
          <w:rFonts w:ascii="Consolas" w:hAnsi="Consolas"/>
          <w:color w:val="9CDCFE"/>
        </w:rPr>
        <w:t>num</w:t>
      </w:r>
      <w:proofErr w:type="spellEnd"/>
      <w:r w:rsidRPr="00781A6C">
        <w:rPr>
          <w:rFonts w:ascii="Consolas" w:hAnsi="Consolas"/>
          <w:color w:val="D4D4D4"/>
        </w:rPr>
        <w:t>);</w:t>
      </w:r>
    </w:p>
    <w:p w14:paraId="14E7578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diplay</w:t>
      </w:r>
      <w:proofErr w:type="spellEnd"/>
      <w:r w:rsidRPr="00781A6C">
        <w:rPr>
          <w:rFonts w:ascii="Consolas" w:hAnsi="Consolas"/>
          <w:color w:val="D4D4D4"/>
        </w:rPr>
        <w:t>(</w:t>
      </w:r>
      <w:proofErr w:type="spellStart"/>
      <w:r w:rsidRPr="00781A6C">
        <w:rPr>
          <w:rFonts w:ascii="Consolas" w:hAnsi="Consolas"/>
          <w:color w:val="9CDCFE"/>
        </w:rPr>
        <w:t>student_array</w:t>
      </w:r>
      <w:r w:rsidRPr="00781A6C">
        <w:rPr>
          <w:rFonts w:ascii="Consolas" w:hAnsi="Consolas"/>
          <w:color w:val="D4D4D4"/>
        </w:rPr>
        <w:t>,</w:t>
      </w:r>
      <w:r w:rsidRPr="00781A6C">
        <w:rPr>
          <w:rFonts w:ascii="Consolas" w:hAnsi="Consolas"/>
          <w:color w:val="9CDCFE"/>
        </w:rPr>
        <w:t>num</w:t>
      </w:r>
      <w:proofErr w:type="spellEnd"/>
      <w:r w:rsidRPr="00781A6C">
        <w:rPr>
          <w:rFonts w:ascii="Consolas" w:hAnsi="Consolas"/>
          <w:color w:val="D4D4D4"/>
        </w:rPr>
        <w:t>);</w:t>
      </w:r>
    </w:p>
    <w:p w14:paraId="0A158ED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w:t>
      </w:r>
    </w:p>
    <w:p w14:paraId="78159BC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2</w:t>
      </w:r>
      <w:r w:rsidRPr="00781A6C">
        <w:rPr>
          <w:rFonts w:ascii="Consolas" w:hAnsi="Consolas"/>
          <w:color w:val="D4D4D4"/>
        </w:rPr>
        <w:t> :    </w:t>
      </w:r>
      <w:proofErr w:type="spellStart"/>
      <w:r w:rsidRPr="00781A6C">
        <w:rPr>
          <w:rFonts w:ascii="Consolas" w:hAnsi="Consolas"/>
          <w:color w:val="DCDCAA"/>
        </w:rPr>
        <w:t>min_max</w:t>
      </w:r>
      <w:proofErr w:type="spellEnd"/>
      <w:r w:rsidRPr="00781A6C">
        <w:rPr>
          <w:rFonts w:ascii="Consolas" w:hAnsi="Consolas"/>
          <w:color w:val="D4D4D4"/>
        </w:rPr>
        <w:t>(</w:t>
      </w:r>
      <w:proofErr w:type="spellStart"/>
      <w:r w:rsidRPr="00781A6C">
        <w:rPr>
          <w:rFonts w:ascii="Consolas" w:hAnsi="Consolas"/>
          <w:color w:val="9CDCFE"/>
        </w:rPr>
        <w:t>student_array</w:t>
      </w:r>
      <w:r w:rsidRPr="00781A6C">
        <w:rPr>
          <w:rFonts w:ascii="Consolas" w:hAnsi="Consolas"/>
          <w:color w:val="D4D4D4"/>
        </w:rPr>
        <w:t>,</w:t>
      </w:r>
      <w:r w:rsidRPr="00781A6C">
        <w:rPr>
          <w:rFonts w:ascii="Consolas" w:hAnsi="Consolas"/>
          <w:color w:val="9CDCFE"/>
        </w:rPr>
        <w:t>max_num</w:t>
      </w:r>
      <w:proofErr w:type="spellEnd"/>
      <w:r w:rsidRPr="00781A6C">
        <w:rPr>
          <w:rFonts w:ascii="Consolas" w:hAnsi="Consolas"/>
          <w:color w:val="D4D4D4"/>
        </w:rPr>
        <w:t>);</w:t>
      </w:r>
    </w:p>
    <w:p w14:paraId="70071589"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w:t>
      </w:r>
    </w:p>
    <w:p w14:paraId="5AD2119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3</w:t>
      </w:r>
      <w:r w:rsidRPr="00781A6C">
        <w:rPr>
          <w:rFonts w:ascii="Consolas" w:hAnsi="Consolas"/>
          <w:color w:val="D4D4D4"/>
        </w:rPr>
        <w:t> :    </w:t>
      </w:r>
      <w:r w:rsidRPr="00781A6C">
        <w:rPr>
          <w:rFonts w:ascii="Consolas" w:hAnsi="Consolas"/>
          <w:color w:val="DCDCAA"/>
        </w:rPr>
        <w:t>count</w:t>
      </w:r>
      <w:r w:rsidRPr="00781A6C">
        <w:rPr>
          <w:rFonts w:ascii="Consolas" w:hAnsi="Consolas"/>
          <w:color w:val="D4D4D4"/>
        </w:rPr>
        <w:t>(</w:t>
      </w:r>
      <w:proofErr w:type="spellStart"/>
      <w:r w:rsidRPr="00781A6C">
        <w:rPr>
          <w:rFonts w:ascii="Consolas" w:hAnsi="Consolas"/>
          <w:color w:val="9CDCFE"/>
        </w:rPr>
        <w:t>student_array</w:t>
      </w:r>
      <w:r w:rsidRPr="00781A6C">
        <w:rPr>
          <w:rFonts w:ascii="Consolas" w:hAnsi="Consolas"/>
          <w:color w:val="D4D4D4"/>
        </w:rPr>
        <w:t>,</w:t>
      </w:r>
      <w:r w:rsidRPr="00781A6C">
        <w:rPr>
          <w:rFonts w:ascii="Consolas" w:hAnsi="Consolas"/>
          <w:color w:val="9CDCFE"/>
        </w:rPr>
        <w:t>max_num</w:t>
      </w:r>
      <w:proofErr w:type="spellEnd"/>
      <w:r w:rsidRPr="00781A6C">
        <w:rPr>
          <w:rFonts w:ascii="Consolas" w:hAnsi="Consolas"/>
          <w:color w:val="D4D4D4"/>
        </w:rPr>
        <w:t>); </w:t>
      </w:r>
    </w:p>
    <w:p w14:paraId="47F9D28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w:t>
      </w:r>
    </w:p>
    <w:p w14:paraId="560F5F5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4</w:t>
      </w:r>
      <w:r w:rsidRPr="00781A6C">
        <w:rPr>
          <w:rFonts w:ascii="Consolas" w:hAnsi="Consolas"/>
          <w:color w:val="D4D4D4"/>
        </w:rPr>
        <w:t> :    </w:t>
      </w:r>
      <w:proofErr w:type="spellStart"/>
      <w:r w:rsidRPr="00781A6C">
        <w:rPr>
          <w:rFonts w:ascii="Consolas" w:hAnsi="Consolas"/>
          <w:color w:val="DCDCAA"/>
        </w:rPr>
        <w:t>seperate</w:t>
      </w:r>
      <w:proofErr w:type="spellEnd"/>
      <w:r w:rsidRPr="00781A6C">
        <w:rPr>
          <w:rFonts w:ascii="Consolas" w:hAnsi="Consolas"/>
          <w:color w:val="D4D4D4"/>
        </w:rPr>
        <w:t>(</w:t>
      </w:r>
      <w:proofErr w:type="spellStart"/>
      <w:r w:rsidRPr="00781A6C">
        <w:rPr>
          <w:rFonts w:ascii="Consolas" w:hAnsi="Consolas"/>
          <w:color w:val="9CDCFE"/>
        </w:rPr>
        <w:t>student_array</w:t>
      </w:r>
      <w:proofErr w:type="spellEnd"/>
      <w:r w:rsidRPr="00781A6C">
        <w:rPr>
          <w:rFonts w:ascii="Consolas" w:hAnsi="Consolas"/>
          <w:color w:val="D4D4D4"/>
        </w:rPr>
        <w:t>);</w:t>
      </w:r>
    </w:p>
    <w:p w14:paraId="26CA3B18"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w:t>
      </w:r>
    </w:p>
    <w:p w14:paraId="3749C60F"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5</w:t>
      </w:r>
      <w:r w:rsidRPr="00781A6C">
        <w:rPr>
          <w:rFonts w:ascii="Consolas" w:hAnsi="Consolas"/>
          <w:color w:val="D4D4D4"/>
        </w:rPr>
        <w:t> :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enter the role no. at which you want to add marks of new student : "</w:t>
      </w:r>
      <w:r w:rsidRPr="00781A6C">
        <w:rPr>
          <w:rFonts w:ascii="Consolas" w:hAnsi="Consolas"/>
          <w:color w:val="D4D4D4"/>
        </w:rPr>
        <w:t>);</w:t>
      </w:r>
    </w:p>
    <w:p w14:paraId="24400C1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proofErr w:type="spellStart"/>
      <w:r w:rsidRPr="00781A6C">
        <w:rPr>
          <w:rFonts w:ascii="Consolas" w:hAnsi="Consolas"/>
          <w:color w:val="9CDCFE"/>
        </w:rPr>
        <w:t>num</w:t>
      </w:r>
      <w:proofErr w:type="spellEnd"/>
      <w:r w:rsidRPr="00781A6C">
        <w:rPr>
          <w:rFonts w:ascii="Consolas" w:hAnsi="Consolas"/>
          <w:color w:val="D4D4D4"/>
        </w:rPr>
        <w:t>);</w:t>
      </w:r>
    </w:p>
    <w:p w14:paraId="481C6B4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insert_marks</w:t>
      </w:r>
      <w:proofErr w:type="spellEnd"/>
      <w:r w:rsidRPr="00781A6C">
        <w:rPr>
          <w:rFonts w:ascii="Consolas" w:hAnsi="Consolas"/>
          <w:color w:val="D4D4D4"/>
        </w:rPr>
        <w:t>(&amp;</w:t>
      </w:r>
      <w:proofErr w:type="spellStart"/>
      <w:r w:rsidRPr="00781A6C">
        <w:rPr>
          <w:rFonts w:ascii="Consolas" w:hAnsi="Consolas"/>
          <w:color w:val="9CDCFE"/>
        </w:rPr>
        <w:t>num</w:t>
      </w:r>
      <w:proofErr w:type="spellEnd"/>
      <w:r w:rsidRPr="00781A6C">
        <w:rPr>
          <w:rFonts w:ascii="Consolas" w:hAnsi="Consolas"/>
          <w:color w:val="D4D4D4"/>
        </w:rPr>
        <w:t>);</w:t>
      </w:r>
    </w:p>
    <w:p w14:paraId="054C60F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p>
    <w:p w14:paraId="5E313D05"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w:t>
      </w:r>
    </w:p>
    <w:p w14:paraId="21FEDFB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6</w:t>
      </w:r>
      <w:r w:rsidRPr="00781A6C">
        <w:rPr>
          <w:rFonts w:ascii="Consolas" w:hAnsi="Consolas"/>
          <w:color w:val="D4D4D4"/>
        </w:rPr>
        <w:t> :    </w:t>
      </w:r>
      <w:r w:rsidRPr="00781A6C">
        <w:rPr>
          <w:rFonts w:ascii="Consolas" w:hAnsi="Consolas"/>
          <w:color w:val="DCDCAA"/>
        </w:rPr>
        <w:t>printf</w:t>
      </w:r>
      <w:r w:rsidRPr="00781A6C">
        <w:rPr>
          <w:rFonts w:ascii="Consolas" w:hAnsi="Consolas"/>
          <w:color w:val="D4D4D4"/>
        </w:rPr>
        <w:t>(</w:t>
      </w:r>
      <w:r w:rsidRPr="00781A6C">
        <w:rPr>
          <w:rFonts w:ascii="Consolas" w:hAnsi="Consolas"/>
          <w:color w:val="CE9178"/>
        </w:rPr>
        <w:t>"</w:t>
      </w:r>
      <w:r w:rsidRPr="00781A6C">
        <w:rPr>
          <w:rFonts w:ascii="Consolas" w:hAnsi="Consolas"/>
          <w:color w:val="D7BA7D"/>
        </w:rPr>
        <w:t>\n</w:t>
      </w:r>
      <w:r w:rsidRPr="00781A6C">
        <w:rPr>
          <w:rFonts w:ascii="Consolas" w:hAnsi="Consolas"/>
          <w:color w:val="CE9178"/>
        </w:rPr>
        <w:t>enter the roll no. of student you want to delete : "</w:t>
      </w:r>
      <w:r w:rsidRPr="00781A6C">
        <w:rPr>
          <w:rFonts w:ascii="Consolas" w:hAnsi="Consolas"/>
          <w:color w:val="D4D4D4"/>
        </w:rPr>
        <w:t>);</w:t>
      </w:r>
    </w:p>
    <w:p w14:paraId="49D9C68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scanf</w:t>
      </w:r>
      <w:proofErr w:type="spellEnd"/>
      <w:r w:rsidRPr="00781A6C">
        <w:rPr>
          <w:rFonts w:ascii="Consolas" w:hAnsi="Consolas"/>
          <w:color w:val="D4D4D4"/>
        </w:rPr>
        <w:t>(</w:t>
      </w:r>
      <w:r w:rsidRPr="00781A6C">
        <w:rPr>
          <w:rFonts w:ascii="Consolas" w:hAnsi="Consolas"/>
          <w:color w:val="CE9178"/>
        </w:rPr>
        <w:t>"</w:t>
      </w:r>
      <w:r w:rsidRPr="00781A6C">
        <w:rPr>
          <w:rFonts w:ascii="Consolas" w:hAnsi="Consolas"/>
          <w:color w:val="9CDCFE"/>
        </w:rPr>
        <w:t>%d</w:t>
      </w:r>
      <w:r w:rsidRPr="00781A6C">
        <w:rPr>
          <w:rFonts w:ascii="Consolas" w:hAnsi="Consolas"/>
          <w:color w:val="CE9178"/>
        </w:rPr>
        <w:t>"</w:t>
      </w:r>
      <w:r w:rsidRPr="00781A6C">
        <w:rPr>
          <w:rFonts w:ascii="Consolas" w:hAnsi="Consolas"/>
          <w:color w:val="D4D4D4"/>
        </w:rPr>
        <w:t>,&amp;</w:t>
      </w:r>
      <w:proofErr w:type="spellStart"/>
      <w:r w:rsidRPr="00781A6C">
        <w:rPr>
          <w:rFonts w:ascii="Consolas" w:hAnsi="Consolas"/>
          <w:color w:val="9CDCFE"/>
        </w:rPr>
        <w:t>num</w:t>
      </w:r>
      <w:proofErr w:type="spellEnd"/>
      <w:r w:rsidRPr="00781A6C">
        <w:rPr>
          <w:rFonts w:ascii="Consolas" w:hAnsi="Consolas"/>
          <w:color w:val="D4D4D4"/>
        </w:rPr>
        <w:t>);</w:t>
      </w:r>
    </w:p>
    <w:p w14:paraId="42A1E85C"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roofErr w:type="spellStart"/>
      <w:r w:rsidRPr="00781A6C">
        <w:rPr>
          <w:rFonts w:ascii="Consolas" w:hAnsi="Consolas"/>
          <w:color w:val="DCDCAA"/>
        </w:rPr>
        <w:t>delete_marks</w:t>
      </w:r>
      <w:proofErr w:type="spellEnd"/>
      <w:r w:rsidRPr="00781A6C">
        <w:rPr>
          <w:rFonts w:ascii="Consolas" w:hAnsi="Consolas"/>
          <w:color w:val="D4D4D4"/>
        </w:rPr>
        <w:t>(&amp;</w:t>
      </w:r>
      <w:proofErr w:type="spellStart"/>
      <w:r w:rsidRPr="00781A6C">
        <w:rPr>
          <w:rFonts w:ascii="Consolas" w:hAnsi="Consolas"/>
          <w:color w:val="9CDCFE"/>
        </w:rPr>
        <w:t>num</w:t>
      </w:r>
      <w:proofErr w:type="spellEnd"/>
      <w:r w:rsidRPr="00781A6C">
        <w:rPr>
          <w:rFonts w:ascii="Consolas" w:hAnsi="Consolas"/>
          <w:color w:val="D4D4D4"/>
        </w:rPr>
        <w:t>);</w:t>
      </w:r>
    </w:p>
    <w:p w14:paraId="585BD78E"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56693D0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w:t>
      </w:r>
    </w:p>
    <w:p w14:paraId="1E56F23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7</w:t>
      </w:r>
      <w:r w:rsidRPr="00781A6C">
        <w:rPr>
          <w:rFonts w:ascii="Consolas" w:hAnsi="Consolas"/>
          <w:color w:val="D4D4D4"/>
        </w:rPr>
        <w:t> :    </w:t>
      </w:r>
      <w:r w:rsidRPr="00781A6C">
        <w:rPr>
          <w:rFonts w:ascii="Consolas" w:hAnsi="Consolas"/>
          <w:color w:val="DCDCAA"/>
        </w:rPr>
        <w:t>shorting</w:t>
      </w:r>
      <w:r w:rsidRPr="00781A6C">
        <w:rPr>
          <w:rFonts w:ascii="Consolas" w:hAnsi="Consolas"/>
          <w:color w:val="D4D4D4"/>
        </w:rPr>
        <w:t>(</w:t>
      </w:r>
      <w:proofErr w:type="spellStart"/>
      <w:r w:rsidRPr="00781A6C">
        <w:rPr>
          <w:rFonts w:ascii="Consolas" w:hAnsi="Consolas"/>
          <w:color w:val="9CDCFE"/>
        </w:rPr>
        <w:t>student_array</w:t>
      </w:r>
      <w:proofErr w:type="spellEnd"/>
      <w:r w:rsidRPr="00781A6C">
        <w:rPr>
          <w:rFonts w:ascii="Consolas" w:hAnsi="Consolas"/>
          <w:color w:val="D4D4D4"/>
        </w:rPr>
        <w:t>);</w:t>
      </w:r>
    </w:p>
    <w:p w14:paraId="0897C696"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   </w:t>
      </w:r>
    </w:p>
    <w:p w14:paraId="41AA135A"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8</w:t>
      </w:r>
      <w:r w:rsidRPr="00781A6C">
        <w:rPr>
          <w:rFonts w:ascii="Consolas" w:hAnsi="Consolas"/>
          <w:color w:val="D4D4D4"/>
        </w:rPr>
        <w:t> :    </w:t>
      </w:r>
      <w:r w:rsidRPr="00781A6C">
        <w:rPr>
          <w:rFonts w:ascii="Consolas" w:hAnsi="Consolas"/>
          <w:color w:val="DCDCAA"/>
        </w:rPr>
        <w:t>searching</w:t>
      </w:r>
      <w:r w:rsidRPr="00781A6C">
        <w:rPr>
          <w:rFonts w:ascii="Consolas" w:hAnsi="Consolas"/>
          <w:color w:val="D4D4D4"/>
        </w:rPr>
        <w:t>(</w:t>
      </w:r>
      <w:proofErr w:type="spellStart"/>
      <w:r w:rsidRPr="00781A6C">
        <w:rPr>
          <w:rFonts w:ascii="Consolas" w:hAnsi="Consolas"/>
          <w:color w:val="9CDCFE"/>
        </w:rPr>
        <w:t>student_array</w:t>
      </w:r>
      <w:proofErr w:type="spellEnd"/>
      <w:r w:rsidRPr="00781A6C">
        <w:rPr>
          <w:rFonts w:ascii="Consolas" w:hAnsi="Consolas"/>
          <w:color w:val="D4D4D4"/>
        </w:rPr>
        <w:t>);</w:t>
      </w:r>
    </w:p>
    <w:p w14:paraId="34B539A4"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   </w:t>
      </w:r>
    </w:p>
    <w:p w14:paraId="2771092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case</w:t>
      </w:r>
      <w:r w:rsidRPr="00781A6C">
        <w:rPr>
          <w:rFonts w:ascii="Consolas" w:hAnsi="Consolas"/>
          <w:color w:val="D4D4D4"/>
        </w:rPr>
        <w:t> </w:t>
      </w:r>
      <w:r w:rsidRPr="00781A6C">
        <w:rPr>
          <w:rFonts w:ascii="Consolas" w:hAnsi="Consolas"/>
          <w:color w:val="B5CEA8"/>
        </w:rPr>
        <w:t>0</w:t>
      </w:r>
      <w:r w:rsidRPr="00781A6C">
        <w:rPr>
          <w:rFonts w:ascii="Consolas" w:hAnsi="Consolas"/>
          <w:color w:val="D4D4D4"/>
        </w:rPr>
        <w:t> : </w:t>
      </w:r>
    </w:p>
    <w:p w14:paraId="36798020"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break</w:t>
      </w:r>
      <w:r w:rsidRPr="00781A6C">
        <w:rPr>
          <w:rFonts w:ascii="Consolas" w:hAnsi="Consolas"/>
          <w:color w:val="D4D4D4"/>
        </w:rPr>
        <w:t>;   </w:t>
      </w:r>
    </w:p>
    <w:p w14:paraId="6E352CBB"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0901EB5D"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p>
    <w:p w14:paraId="29AEF1C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    }</w:t>
      </w:r>
      <w:r w:rsidRPr="00781A6C">
        <w:rPr>
          <w:rFonts w:ascii="Consolas" w:hAnsi="Consolas"/>
          <w:color w:val="C586C0"/>
        </w:rPr>
        <w:t>while</w:t>
      </w:r>
      <w:r w:rsidRPr="00781A6C">
        <w:rPr>
          <w:rFonts w:ascii="Consolas" w:hAnsi="Consolas"/>
          <w:color w:val="D4D4D4"/>
        </w:rPr>
        <w:t>(</w:t>
      </w:r>
      <w:r w:rsidRPr="00781A6C">
        <w:rPr>
          <w:rFonts w:ascii="Consolas" w:hAnsi="Consolas"/>
          <w:color w:val="9CDCFE"/>
        </w:rPr>
        <w:t>choice</w:t>
      </w:r>
      <w:r w:rsidRPr="00781A6C">
        <w:rPr>
          <w:rFonts w:ascii="Consolas" w:hAnsi="Consolas"/>
          <w:color w:val="D4D4D4"/>
        </w:rPr>
        <w:t>!=</w:t>
      </w:r>
      <w:r w:rsidRPr="00781A6C">
        <w:rPr>
          <w:rFonts w:ascii="Consolas" w:hAnsi="Consolas"/>
          <w:color w:val="B5CEA8"/>
        </w:rPr>
        <w:t>0</w:t>
      </w:r>
      <w:r w:rsidRPr="00781A6C">
        <w:rPr>
          <w:rFonts w:ascii="Consolas" w:hAnsi="Consolas"/>
          <w:color w:val="D4D4D4"/>
        </w:rPr>
        <w:t>);    </w:t>
      </w:r>
    </w:p>
    <w:p w14:paraId="377E3277" w14:textId="77777777" w:rsidR="00570B17" w:rsidRPr="00781A6C" w:rsidRDefault="00570B17" w:rsidP="00570B17">
      <w:pPr>
        <w:pStyle w:val="msonormal0"/>
        <w:numPr>
          <w:ilvl w:val="0"/>
          <w:numId w:val="8"/>
        </w:numPr>
        <w:shd w:val="clear" w:color="auto" w:fill="1E1E1E"/>
        <w:spacing w:after="0" w:line="330" w:lineRule="atLeast"/>
        <w:rPr>
          <w:rFonts w:ascii="Consolas" w:hAnsi="Consolas"/>
          <w:color w:val="D4D4D4"/>
        </w:rPr>
      </w:pPr>
      <w:r w:rsidRPr="00781A6C">
        <w:rPr>
          <w:rFonts w:ascii="Consolas" w:hAnsi="Consolas"/>
          <w:color w:val="D4D4D4"/>
        </w:rPr>
        <w:t>}</w:t>
      </w:r>
    </w:p>
    <w:p w14:paraId="7F62CA88" w14:textId="77777777" w:rsidR="00570B17" w:rsidRDefault="00570B17" w:rsidP="00570B17">
      <w:pPr>
        <w:spacing w:after="247" w:line="257" w:lineRule="auto"/>
        <w:ind w:right="28"/>
      </w:pPr>
    </w:p>
    <w:p w14:paraId="0C00B24E" w14:textId="77777777" w:rsidR="00570B17" w:rsidRDefault="00570B17" w:rsidP="00570B17">
      <w:pPr>
        <w:spacing w:after="247" w:line="257" w:lineRule="auto"/>
        <w:ind w:right="28"/>
      </w:pPr>
      <w:r>
        <w:rPr>
          <w:noProof/>
        </w:rPr>
        <w:lastRenderedPageBreak/>
        <w:drawing>
          <wp:inline distT="0" distB="0" distL="0" distR="0" wp14:anchorId="11C50739" wp14:editId="4EB2C19D">
            <wp:extent cx="5730240" cy="48768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51FBFF77" w14:textId="77777777" w:rsidR="00570B17" w:rsidRPr="00570B17" w:rsidRDefault="00570B17" w:rsidP="00570B17">
      <w:pPr>
        <w:spacing w:after="17"/>
        <w:ind w:left="10" w:right="60" w:hanging="10"/>
        <w:rPr>
          <w:rFonts w:ascii="Calibri" w:eastAsia="Calibri" w:hAnsi="Calibri" w:cs="Calibri"/>
          <w:b/>
        </w:rPr>
      </w:pPr>
    </w:p>
    <w:p w14:paraId="301C5F0D" w14:textId="2181A47D" w:rsidR="00781A6C" w:rsidRPr="00781A6C" w:rsidRDefault="00781A6C" w:rsidP="00781A6C">
      <w:pPr>
        <w:spacing w:after="17"/>
        <w:ind w:left="10" w:right="60" w:hanging="10"/>
        <w:jc w:val="center"/>
        <w:rPr>
          <w:sz w:val="44"/>
          <w:szCs w:val="44"/>
        </w:rPr>
      </w:pPr>
      <w:r w:rsidRPr="00781A6C">
        <w:rPr>
          <w:rFonts w:ascii="Calibri" w:eastAsia="Calibri" w:hAnsi="Calibri" w:cs="Calibri"/>
          <w:b/>
          <w:sz w:val="44"/>
          <w:szCs w:val="44"/>
          <w:u w:val="single" w:color="000000"/>
        </w:rPr>
        <w:t>NIT-J CSED</w:t>
      </w:r>
      <w:r w:rsidRPr="00781A6C">
        <w:rPr>
          <w:rFonts w:ascii="Calibri" w:eastAsia="Calibri" w:hAnsi="Calibri" w:cs="Calibri"/>
          <w:b/>
          <w:sz w:val="44"/>
          <w:szCs w:val="44"/>
        </w:rPr>
        <w:t xml:space="preserve"> </w:t>
      </w:r>
    </w:p>
    <w:p w14:paraId="4B77510F" w14:textId="77777777" w:rsidR="00781A6C" w:rsidRPr="00781A6C" w:rsidRDefault="00781A6C" w:rsidP="00781A6C">
      <w:pPr>
        <w:spacing w:after="17"/>
        <w:ind w:left="10" w:right="62" w:hanging="10"/>
        <w:jc w:val="center"/>
        <w:rPr>
          <w:sz w:val="44"/>
          <w:szCs w:val="44"/>
        </w:rPr>
      </w:pPr>
      <w:r w:rsidRPr="00781A6C">
        <w:rPr>
          <w:rFonts w:ascii="Calibri" w:eastAsia="Calibri" w:hAnsi="Calibri" w:cs="Calibri"/>
          <w:b/>
          <w:sz w:val="44"/>
          <w:szCs w:val="44"/>
          <w:u w:val="single" w:color="000000"/>
        </w:rPr>
        <w:t>Computer Programming Lab</w:t>
      </w:r>
      <w:r w:rsidRPr="00781A6C">
        <w:rPr>
          <w:rFonts w:ascii="Calibri" w:eastAsia="Calibri" w:hAnsi="Calibri" w:cs="Calibri"/>
          <w:b/>
          <w:sz w:val="44"/>
          <w:szCs w:val="44"/>
        </w:rPr>
        <w:t xml:space="preserve"> </w:t>
      </w:r>
    </w:p>
    <w:p w14:paraId="3B6D9666" w14:textId="77777777" w:rsidR="00781A6C" w:rsidRPr="00781A6C" w:rsidRDefault="00781A6C" w:rsidP="00781A6C">
      <w:pPr>
        <w:spacing w:after="0"/>
        <w:ind w:right="60"/>
        <w:jc w:val="center"/>
        <w:rPr>
          <w:sz w:val="44"/>
          <w:szCs w:val="44"/>
        </w:rPr>
      </w:pPr>
      <w:r w:rsidRPr="00781A6C">
        <w:rPr>
          <w:rFonts w:ascii="Times New Roman" w:eastAsia="Times New Roman" w:hAnsi="Times New Roman" w:cs="Times New Roman"/>
          <w:b/>
          <w:sz w:val="44"/>
          <w:szCs w:val="44"/>
        </w:rPr>
        <w:t>Lab 7 : Multi-dimensional Arrays, pointer and Functions</w:t>
      </w:r>
      <w:r w:rsidRPr="00781A6C">
        <w:rPr>
          <w:rFonts w:ascii="Times New Roman" w:eastAsia="Times New Roman" w:hAnsi="Times New Roman" w:cs="Times New Roman"/>
          <w:sz w:val="44"/>
          <w:szCs w:val="44"/>
        </w:rPr>
        <w:t xml:space="preserve"> </w:t>
      </w:r>
    </w:p>
    <w:p w14:paraId="762F9ABF" w14:textId="77777777" w:rsidR="00781A6C" w:rsidRDefault="00781A6C" w:rsidP="00781A6C">
      <w:pPr>
        <w:spacing w:after="1"/>
        <w:ind w:left="360"/>
      </w:pPr>
      <w:r>
        <w:rPr>
          <w:rFonts w:ascii="Times New Roman" w:eastAsia="Times New Roman" w:hAnsi="Times New Roman" w:cs="Times New Roman"/>
          <w:sz w:val="24"/>
        </w:rPr>
        <w:t xml:space="preserve"> </w:t>
      </w:r>
    </w:p>
    <w:p w14:paraId="1B508D78" w14:textId="77777777" w:rsidR="00781A6C" w:rsidRDefault="00781A6C" w:rsidP="00781A6C">
      <w:pPr>
        <w:numPr>
          <w:ilvl w:val="0"/>
          <w:numId w:val="7"/>
        </w:numPr>
        <w:spacing w:after="1" w:line="257" w:lineRule="auto"/>
        <w:ind w:right="28" w:hanging="360"/>
      </w:pPr>
      <w:r>
        <w:rPr>
          <w:rFonts w:ascii="Times New Roman" w:eastAsia="Times New Roman" w:hAnsi="Times New Roman" w:cs="Times New Roman"/>
          <w:sz w:val="24"/>
        </w:rPr>
        <w:t xml:space="preserve">WAP to add, subtract &amp; perform scalar multiplication on 2D matrices. </w:t>
      </w:r>
    </w:p>
    <w:p w14:paraId="7C5006A3" w14:textId="77777777" w:rsidR="00781A6C" w:rsidRDefault="00781A6C" w:rsidP="00781A6C">
      <w:pPr>
        <w:spacing w:after="1"/>
        <w:ind w:left="360"/>
      </w:pPr>
      <w:r>
        <w:rPr>
          <w:rFonts w:ascii="Times New Roman" w:eastAsia="Times New Roman" w:hAnsi="Times New Roman" w:cs="Times New Roman"/>
          <w:sz w:val="24"/>
        </w:rPr>
        <w:t xml:space="preserve"> </w:t>
      </w:r>
    </w:p>
    <w:p w14:paraId="251B9773" w14:textId="77777777" w:rsidR="00781A6C" w:rsidRDefault="00781A6C" w:rsidP="00781A6C">
      <w:pPr>
        <w:numPr>
          <w:ilvl w:val="0"/>
          <w:numId w:val="7"/>
        </w:numPr>
        <w:spacing w:after="1" w:line="257" w:lineRule="auto"/>
        <w:ind w:right="28" w:hanging="360"/>
      </w:pPr>
      <w:r>
        <w:rPr>
          <w:rFonts w:ascii="Times New Roman" w:eastAsia="Times New Roman" w:hAnsi="Times New Roman" w:cs="Times New Roman"/>
          <w:sz w:val="24"/>
        </w:rPr>
        <w:t xml:space="preserve">WAP to find the multiplication of matrices A and B into matrix C where the initialization of matrices A and B should be done by a function </w:t>
      </w:r>
      <w:proofErr w:type="spellStart"/>
      <w:r>
        <w:rPr>
          <w:rFonts w:ascii="Times New Roman" w:eastAsia="Times New Roman" w:hAnsi="Times New Roman" w:cs="Times New Roman"/>
          <w:sz w:val="24"/>
        </w:rPr>
        <w:t>initMat</w:t>
      </w:r>
      <w:proofErr w:type="spellEnd"/>
      <w:r>
        <w:rPr>
          <w:rFonts w:ascii="Times New Roman" w:eastAsia="Times New Roman" w:hAnsi="Times New Roman" w:cs="Times New Roman"/>
          <w:sz w:val="24"/>
        </w:rPr>
        <w:t xml:space="preserve">(), printing of matrices should be done by </w:t>
      </w:r>
      <w:proofErr w:type="spellStart"/>
      <w:r>
        <w:rPr>
          <w:rFonts w:ascii="Times New Roman" w:eastAsia="Times New Roman" w:hAnsi="Times New Roman" w:cs="Times New Roman"/>
          <w:sz w:val="24"/>
        </w:rPr>
        <w:t>printMat</w:t>
      </w:r>
      <w:proofErr w:type="spellEnd"/>
      <w:r>
        <w:rPr>
          <w:rFonts w:ascii="Times New Roman" w:eastAsia="Times New Roman" w:hAnsi="Times New Roman" w:cs="Times New Roman"/>
          <w:sz w:val="24"/>
        </w:rPr>
        <w:t xml:space="preserve">() and multiplication should be done by </w:t>
      </w:r>
      <w:proofErr w:type="spellStart"/>
      <w:r>
        <w:rPr>
          <w:rFonts w:ascii="Times New Roman" w:eastAsia="Times New Roman" w:hAnsi="Times New Roman" w:cs="Times New Roman"/>
          <w:sz w:val="24"/>
        </w:rPr>
        <w:t>mulMat</w:t>
      </w:r>
      <w:proofErr w:type="spellEnd"/>
      <w:r>
        <w:rPr>
          <w:rFonts w:ascii="Times New Roman" w:eastAsia="Times New Roman" w:hAnsi="Times New Roman" w:cs="Times New Roman"/>
          <w:sz w:val="24"/>
        </w:rPr>
        <w:t xml:space="preserve">(). You need to pass the matrices into functions according to need. </w:t>
      </w:r>
    </w:p>
    <w:p w14:paraId="3DD7A337" w14:textId="77777777" w:rsidR="00570B17" w:rsidRDefault="00781A6C" w:rsidP="00570B17">
      <w:pPr>
        <w:spacing w:after="247" w:line="257" w:lineRule="auto"/>
        <w:ind w:right="2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70B17">
        <w:rPr>
          <w:rFonts w:ascii="Times New Roman" w:eastAsia="Times New Roman" w:hAnsi="Times New Roman" w:cs="Times New Roman"/>
          <w:sz w:val="24"/>
        </w:rPr>
        <w:t>Answer for q1,q2,hw q 1,hw q 2.</w:t>
      </w:r>
    </w:p>
    <w:p w14:paraId="149D5CF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C586C0"/>
          <w:sz w:val="24"/>
          <w:szCs w:val="24"/>
          <w:lang w:eastAsia="en-IN" w:bidi="hi-IN"/>
        </w:rPr>
        <w:t>#include</w:t>
      </w:r>
      <w:r w:rsidRPr="00570B17">
        <w:rPr>
          <w:rFonts w:ascii="Consolas" w:eastAsia="Times New Roman" w:hAnsi="Consolas" w:cs="Times New Roman"/>
          <w:color w:val="CE9178"/>
          <w:sz w:val="24"/>
          <w:szCs w:val="24"/>
          <w:lang w:eastAsia="en-IN" w:bidi="hi-IN"/>
        </w:rPr>
        <w:t>&lt;stdio.h&gt;</w:t>
      </w:r>
    </w:p>
    <w:p w14:paraId="7404E78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7B32A71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lastRenderedPageBreak/>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61410C2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177CE6B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2DAB3E6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D85423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C4B1C0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087F8B7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0163A4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value at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 "</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0FC6C52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a</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57856F2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507430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2A24A8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57126D6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78FC814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09F77D3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768BA8A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6D3052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4879C9B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33D3B5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5F195C3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AF41A0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319854A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BF4E5F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3D27C16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mulMat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m1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3934340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22BC208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static</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multi_m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2638687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5D0C17A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33F583D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t</w:t>
      </w:r>
      <w:r w:rsidRPr="00570B17">
        <w:rPr>
          <w:rFonts w:ascii="Consolas" w:eastAsia="Times New Roman" w:hAnsi="Consolas" w:cs="Times New Roman"/>
          <w:color w:val="D4D4D4"/>
          <w:sz w:val="24"/>
          <w:szCs w:val="24"/>
          <w:lang w:eastAsia="en-IN" w:bidi="hi-IN"/>
        </w:rPr>
        <w:t>&lt;</w:t>
      </w:r>
      <w:r w:rsidRPr="00570B17">
        <w:rPr>
          <w:rFonts w:ascii="Consolas" w:eastAsia="Times New Roman" w:hAnsi="Consolas" w:cs="Times New Roman"/>
          <w:color w:val="9CDCFE"/>
          <w:sz w:val="24"/>
          <w:szCs w:val="24"/>
          <w:lang w:eastAsia="en-IN" w:bidi="hi-IN"/>
        </w:rPr>
        <w:t>m1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t</w:t>
      </w:r>
      <w:r w:rsidRPr="00570B17">
        <w:rPr>
          <w:rFonts w:ascii="Consolas" w:eastAsia="Times New Roman" w:hAnsi="Consolas" w:cs="Times New Roman"/>
          <w:color w:val="D4D4D4"/>
          <w:sz w:val="24"/>
          <w:szCs w:val="24"/>
          <w:lang w:eastAsia="en-IN" w:bidi="hi-IN"/>
        </w:rPr>
        <w:t>++)</w:t>
      </w:r>
    </w:p>
    <w:p w14:paraId="6CCFC53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9CCCCD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multi_m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40DACDB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multi_m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251394B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B3D0E2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printMat</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multi_m</w:t>
      </w:r>
      <w:proofErr w:type="spellEnd"/>
      <w:r w:rsidRPr="00570B17">
        <w:rPr>
          <w:rFonts w:ascii="Consolas" w:eastAsia="Times New Roman" w:hAnsi="Consolas" w:cs="Times New Roman"/>
          <w:color w:val="D4D4D4"/>
          <w:sz w:val="24"/>
          <w:szCs w:val="24"/>
          <w:lang w:eastAsia="en-IN" w:bidi="hi-IN"/>
        </w:rPr>
        <w:t>);</w:t>
      </w:r>
    </w:p>
    <w:p w14:paraId="705456D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6E9549C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addMat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703B597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2FE4EB4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static</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sum_m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7C23A92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7F1E637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4BDA9B9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sum_m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1C8F646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printMat</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sum_m</w:t>
      </w:r>
      <w:proofErr w:type="spellEnd"/>
      <w:r w:rsidRPr="00570B17">
        <w:rPr>
          <w:rFonts w:ascii="Consolas" w:eastAsia="Times New Roman" w:hAnsi="Consolas" w:cs="Times New Roman"/>
          <w:color w:val="D4D4D4"/>
          <w:sz w:val="24"/>
          <w:szCs w:val="24"/>
          <w:lang w:eastAsia="en-IN" w:bidi="hi-IN"/>
        </w:rPr>
        <w:t>);</w:t>
      </w:r>
    </w:p>
    <w:p w14:paraId="440B322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w:t>
      </w:r>
    </w:p>
    <w:p w14:paraId="7C91177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subMat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653DA9E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09AD2C2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static</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sub_m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53830D4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65A189C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013066F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sub_m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38EB2EB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printMat</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sub_m</w:t>
      </w:r>
      <w:proofErr w:type="spellEnd"/>
      <w:r w:rsidRPr="00570B17">
        <w:rPr>
          <w:rFonts w:ascii="Consolas" w:eastAsia="Times New Roman" w:hAnsi="Consolas" w:cs="Times New Roman"/>
          <w:color w:val="D4D4D4"/>
          <w:sz w:val="24"/>
          <w:szCs w:val="24"/>
          <w:lang w:eastAsia="en-IN" w:bidi="hi-IN"/>
        </w:rPr>
        <w:t>);</w:t>
      </w:r>
    </w:p>
    <w:p w14:paraId="316B9DD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0892F60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transMat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08F4675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232D72C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trans_m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21995E5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3C5EB5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2AE2C62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trans_m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58D93DB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printMat</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trans_m</w:t>
      </w:r>
      <w:proofErr w:type="spellEnd"/>
      <w:r w:rsidRPr="00570B17">
        <w:rPr>
          <w:rFonts w:ascii="Consolas" w:eastAsia="Times New Roman" w:hAnsi="Consolas" w:cs="Times New Roman"/>
          <w:color w:val="D4D4D4"/>
          <w:sz w:val="24"/>
          <w:szCs w:val="24"/>
          <w:lang w:eastAsia="en-IN" w:bidi="hi-IN"/>
        </w:rPr>
        <w:t>);</w:t>
      </w:r>
    </w:p>
    <w:p w14:paraId="21220E2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32865C4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symMat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p>
    <w:p w14:paraId="678F667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035AA61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tag</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47A1B4E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21A64D9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03FACEB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7D8A21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5CCFFA6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1C5AF9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tag</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07EDDE7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4B7D48D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05F208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tag</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7C6F305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509E188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C20B3C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tag</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6D9EFD3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the</w:t>
      </w:r>
      <w:proofErr w:type="spellEnd"/>
      <w:r w:rsidRPr="00570B17">
        <w:rPr>
          <w:rFonts w:ascii="Consolas" w:eastAsia="Times New Roman" w:hAnsi="Consolas" w:cs="Times New Roman"/>
          <w:color w:val="CE9178"/>
          <w:sz w:val="24"/>
          <w:szCs w:val="24"/>
          <w:lang w:eastAsia="en-IN" w:bidi="hi-IN"/>
        </w:rPr>
        <w:t> matrix is not a symmetric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0764175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else</w:t>
      </w:r>
      <w:r w:rsidRPr="00570B17">
        <w:rPr>
          <w:rFonts w:ascii="Consolas" w:eastAsia="Times New Roman" w:hAnsi="Consolas" w:cs="Times New Roman"/>
          <w:color w:val="D4D4D4"/>
          <w:sz w:val="24"/>
          <w:szCs w:val="24"/>
          <w:lang w:eastAsia="en-IN" w:bidi="hi-IN"/>
        </w:rPr>
        <w:t> </w:t>
      </w:r>
    </w:p>
    <w:p w14:paraId="25E05D0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the</w:t>
      </w:r>
      <w:proofErr w:type="spellEnd"/>
      <w:r w:rsidRPr="00570B17">
        <w:rPr>
          <w:rFonts w:ascii="Consolas" w:eastAsia="Times New Roman" w:hAnsi="Consolas" w:cs="Times New Roman"/>
          <w:color w:val="CE9178"/>
          <w:sz w:val="24"/>
          <w:szCs w:val="24"/>
          <w:lang w:eastAsia="en-IN" w:bidi="hi-IN"/>
        </w:rPr>
        <w:t> matrix is symmetric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2B5D385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324681C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main</w:t>
      </w:r>
      <w:r w:rsidRPr="00570B17">
        <w:rPr>
          <w:rFonts w:ascii="Consolas" w:eastAsia="Times New Roman" w:hAnsi="Consolas" w:cs="Times New Roman"/>
          <w:color w:val="D4D4D4"/>
          <w:sz w:val="24"/>
          <w:szCs w:val="24"/>
          <w:lang w:eastAsia="en-IN" w:bidi="hi-IN"/>
        </w:rPr>
        <w:t>()</w:t>
      </w:r>
    </w:p>
    <w:p w14:paraId="55ED568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0D1E665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choice</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num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62481E5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03C2006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choice wisely.....</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496136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1  for doing scalar multiplication on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C7277A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2  for doing addition on matrixes</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E64644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3  for doing subtraction on matrixes</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C68F81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4  for </w:t>
      </w:r>
      <w:proofErr w:type="spellStart"/>
      <w:r w:rsidRPr="00570B17">
        <w:rPr>
          <w:rFonts w:ascii="Consolas" w:eastAsia="Times New Roman" w:hAnsi="Consolas" w:cs="Times New Roman"/>
          <w:color w:val="CE9178"/>
          <w:sz w:val="24"/>
          <w:szCs w:val="24"/>
          <w:lang w:eastAsia="en-IN" w:bidi="hi-IN"/>
        </w:rPr>
        <w:t>mutiplying</w:t>
      </w:r>
      <w:proofErr w:type="spellEnd"/>
      <w:r w:rsidRPr="00570B17">
        <w:rPr>
          <w:rFonts w:ascii="Consolas" w:eastAsia="Times New Roman" w:hAnsi="Consolas" w:cs="Times New Roman"/>
          <w:color w:val="CE9178"/>
          <w:sz w:val="24"/>
          <w:szCs w:val="24"/>
          <w:lang w:eastAsia="en-IN" w:bidi="hi-IN"/>
        </w:rPr>
        <w:t> two matrixes</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202C94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5  for finding transpose of a matric</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6FF0555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6  for checking if matrix is symmetric or not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20820B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choice</w:t>
      </w:r>
      <w:proofErr w:type="spellEnd"/>
      <w:r w:rsidRPr="00570B17">
        <w:rPr>
          <w:rFonts w:ascii="Consolas" w:eastAsia="Times New Roman" w:hAnsi="Consolas" w:cs="Times New Roman"/>
          <w:color w:val="D4D4D4"/>
          <w:sz w:val="24"/>
          <w:szCs w:val="24"/>
          <w:lang w:eastAsia="en-IN" w:bidi="hi-IN"/>
        </w:rPr>
        <w:t>);</w:t>
      </w:r>
    </w:p>
    <w:p w14:paraId="3CDBC20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5B0682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switch</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choice</w:t>
      </w:r>
      <w:r w:rsidRPr="00570B17">
        <w:rPr>
          <w:rFonts w:ascii="Consolas" w:eastAsia="Times New Roman" w:hAnsi="Consolas" w:cs="Times New Roman"/>
          <w:color w:val="D4D4D4"/>
          <w:sz w:val="24"/>
          <w:szCs w:val="24"/>
          <w:lang w:eastAsia="en-IN" w:bidi="hi-IN"/>
        </w:rPr>
        <w:t>)</w:t>
      </w:r>
    </w:p>
    <w:p w14:paraId="6B979A0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1FD92F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rows and columns of first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67FB775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p>
    <w:p w14:paraId="351D9F7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scalar you want to multiply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C7A884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proofErr w:type="spellStart"/>
      <w:r w:rsidRPr="00570B17">
        <w:rPr>
          <w:rFonts w:ascii="Consolas" w:eastAsia="Times New Roman" w:hAnsi="Consolas" w:cs="Times New Roman"/>
          <w:color w:val="9CDCFE"/>
          <w:sz w:val="24"/>
          <w:szCs w:val="24"/>
          <w:lang w:eastAsia="en-IN" w:bidi="hi-IN"/>
        </w:rPr>
        <w:t>num</w:t>
      </w:r>
      <w:proofErr w:type="spellEnd"/>
      <w:r w:rsidRPr="00570B17">
        <w:rPr>
          <w:rFonts w:ascii="Consolas" w:eastAsia="Times New Roman" w:hAnsi="Consolas" w:cs="Times New Roman"/>
          <w:color w:val="D4D4D4"/>
          <w:sz w:val="24"/>
          <w:szCs w:val="24"/>
          <w:lang w:eastAsia="en-IN" w:bidi="hi-IN"/>
        </w:rPr>
        <w:t>);</w:t>
      </w:r>
    </w:p>
    <w:p w14:paraId="13CB81B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013BDC2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0790D5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p>
    <w:p w14:paraId="6F00DE2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F56673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00C1762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8DD93B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 * </w:t>
      </w:r>
      <w:proofErr w:type="spellStart"/>
      <w:r w:rsidRPr="00570B17">
        <w:rPr>
          <w:rFonts w:ascii="Consolas" w:eastAsia="Times New Roman" w:hAnsi="Consolas" w:cs="Times New Roman"/>
          <w:color w:val="9CDCFE"/>
          <w:sz w:val="24"/>
          <w:szCs w:val="24"/>
          <w:lang w:eastAsia="en-IN" w:bidi="hi-IN"/>
        </w:rPr>
        <w:t>num</w:t>
      </w:r>
      <w:proofErr w:type="spellEnd"/>
      <w:r w:rsidRPr="00570B17">
        <w:rPr>
          <w:rFonts w:ascii="Consolas" w:eastAsia="Times New Roman" w:hAnsi="Consolas" w:cs="Times New Roman"/>
          <w:color w:val="D4D4D4"/>
          <w:sz w:val="24"/>
          <w:szCs w:val="24"/>
          <w:lang w:eastAsia="en-IN" w:bidi="hi-IN"/>
        </w:rPr>
        <w:t>;</w:t>
      </w:r>
    </w:p>
    <w:p w14:paraId="077901D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8486E1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DB3FD1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p>
    <w:p w14:paraId="1D00912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9CE4BE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3A43C87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56E89B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0CA647C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21CD21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06B4C80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06A57D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6AB8756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417D916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2</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C8C8C8"/>
          <w:sz w:val="24"/>
          <w:szCs w:val="24"/>
          <w:lang w:eastAsia="en-IN" w:bidi="hi-IN"/>
        </w:rPr>
        <w:t>start1</w:t>
      </w:r>
      <w:r w:rsidRPr="00570B17">
        <w:rPr>
          <w:rFonts w:ascii="Consolas" w:eastAsia="Times New Roman" w:hAnsi="Consolas" w:cs="Times New Roman"/>
          <w:color w:val="D4D4D4"/>
          <w:sz w:val="24"/>
          <w:szCs w:val="24"/>
          <w:lang w:eastAsia="en-IN" w:bidi="hi-IN"/>
        </w:rPr>
        <w:t>:</w:t>
      </w:r>
    </w:p>
    <w:p w14:paraId="09407FE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rows and columns of first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0A77861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 </w:t>
      </w:r>
    </w:p>
    <w:p w14:paraId="265F79D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no. of rows and columns of second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37D21F5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p>
    <w:p w14:paraId="130A596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&amp;&amp;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p>
    <w:p w14:paraId="0F15833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matrixes can be added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758906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else</w:t>
      </w:r>
    </w:p>
    <w:p w14:paraId="2BA99A9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49B4E8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matrixes can't be added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 re-enter the values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521083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C586C0"/>
          <w:sz w:val="24"/>
          <w:szCs w:val="24"/>
          <w:lang w:eastAsia="en-IN" w:bidi="hi-IN"/>
        </w:rPr>
        <w:t>goto</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8C8C8"/>
          <w:sz w:val="24"/>
          <w:szCs w:val="24"/>
          <w:lang w:eastAsia="en-IN" w:bidi="hi-IN"/>
        </w:rPr>
        <w:t>start1</w:t>
      </w:r>
      <w:r w:rsidRPr="00570B17">
        <w:rPr>
          <w:rFonts w:ascii="Consolas" w:eastAsia="Times New Roman" w:hAnsi="Consolas" w:cs="Times New Roman"/>
          <w:color w:val="D4D4D4"/>
          <w:sz w:val="24"/>
          <w:szCs w:val="24"/>
          <w:lang w:eastAsia="en-IN" w:bidi="hi-IN"/>
        </w:rPr>
        <w:t>;</w:t>
      </w:r>
    </w:p>
    <w:p w14:paraId="0F45A23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D6BF4D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values in first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319D8B9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0400060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values in second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0FF417E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
    <w:p w14:paraId="2245DF3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addMat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
    <w:p w14:paraId="6D9058A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5A6EB0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7F93EB1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3</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C8C8C8"/>
          <w:sz w:val="24"/>
          <w:szCs w:val="24"/>
          <w:lang w:eastAsia="en-IN" w:bidi="hi-IN"/>
        </w:rPr>
        <w:t>start2</w:t>
      </w:r>
      <w:r w:rsidRPr="00570B17">
        <w:rPr>
          <w:rFonts w:ascii="Consolas" w:eastAsia="Times New Roman" w:hAnsi="Consolas" w:cs="Times New Roman"/>
          <w:color w:val="D4D4D4"/>
          <w:sz w:val="24"/>
          <w:szCs w:val="24"/>
          <w:lang w:eastAsia="en-IN" w:bidi="hi-IN"/>
        </w:rPr>
        <w:t>:</w:t>
      </w:r>
    </w:p>
    <w:p w14:paraId="68AFF43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rows and columns of first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138571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 </w:t>
      </w:r>
    </w:p>
    <w:p w14:paraId="2972E6C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no. of rows and columns of second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380C21B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p>
    <w:p w14:paraId="4475E62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&amp;&amp;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p>
    <w:p w14:paraId="7A0C733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matrixes can be substracted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AACCC2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else</w:t>
      </w:r>
    </w:p>
    <w:p w14:paraId="6221305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E474AB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matrixes can't be substracted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 re-enter the values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000A770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C586C0"/>
          <w:sz w:val="24"/>
          <w:szCs w:val="24"/>
          <w:lang w:eastAsia="en-IN" w:bidi="hi-IN"/>
        </w:rPr>
        <w:t>goto</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8C8C8"/>
          <w:sz w:val="24"/>
          <w:szCs w:val="24"/>
          <w:lang w:eastAsia="en-IN" w:bidi="hi-IN"/>
        </w:rPr>
        <w:t>start2</w:t>
      </w:r>
      <w:r w:rsidRPr="00570B17">
        <w:rPr>
          <w:rFonts w:ascii="Consolas" w:eastAsia="Times New Roman" w:hAnsi="Consolas" w:cs="Times New Roman"/>
          <w:color w:val="D4D4D4"/>
          <w:sz w:val="24"/>
          <w:szCs w:val="24"/>
          <w:lang w:eastAsia="en-IN" w:bidi="hi-IN"/>
        </w:rPr>
        <w:t>;</w:t>
      </w:r>
    </w:p>
    <w:p w14:paraId="2C83DBA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98F107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values in first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607717B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53D6B98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values in second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6F9934C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
    <w:p w14:paraId="638ABF5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subMat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
    <w:p w14:paraId="5CDB289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EB2488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789665E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4</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C8C8C8"/>
          <w:sz w:val="24"/>
          <w:szCs w:val="24"/>
          <w:lang w:eastAsia="en-IN" w:bidi="hi-IN"/>
        </w:rPr>
        <w:t>start3</w:t>
      </w:r>
      <w:r w:rsidRPr="00570B17">
        <w:rPr>
          <w:rFonts w:ascii="Consolas" w:eastAsia="Times New Roman" w:hAnsi="Consolas" w:cs="Times New Roman"/>
          <w:color w:val="D4D4D4"/>
          <w:sz w:val="24"/>
          <w:szCs w:val="24"/>
          <w:lang w:eastAsia="en-IN" w:bidi="hi-IN"/>
        </w:rPr>
        <w:t>:</w:t>
      </w:r>
    </w:p>
    <w:p w14:paraId="3CCFFB2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rows and columns of first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11E1DB1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 </w:t>
      </w:r>
    </w:p>
    <w:p w14:paraId="209D9F8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no. of rows and columns of second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9FD9FA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p>
    <w:p w14:paraId="71E3EBC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p>
    <w:p w14:paraId="4FD8AD5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matrixes can be multiplied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67E0B0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else</w:t>
      </w:r>
    </w:p>
    <w:p w14:paraId="6C79655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8312F4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matrixes can't be multiplied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 re-enter the values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61F019C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C586C0"/>
          <w:sz w:val="24"/>
          <w:szCs w:val="24"/>
          <w:lang w:eastAsia="en-IN" w:bidi="hi-IN"/>
        </w:rPr>
        <w:t>goto</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8C8C8"/>
          <w:sz w:val="24"/>
          <w:szCs w:val="24"/>
          <w:lang w:eastAsia="en-IN" w:bidi="hi-IN"/>
        </w:rPr>
        <w:t>start3</w:t>
      </w:r>
      <w:r w:rsidRPr="00570B17">
        <w:rPr>
          <w:rFonts w:ascii="Consolas" w:eastAsia="Times New Roman" w:hAnsi="Consolas" w:cs="Times New Roman"/>
          <w:color w:val="D4D4D4"/>
          <w:sz w:val="24"/>
          <w:szCs w:val="24"/>
          <w:lang w:eastAsia="en-IN" w:bidi="hi-IN"/>
        </w:rPr>
        <w:t>;</w:t>
      </w:r>
    </w:p>
    <w:p w14:paraId="5318BBD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6EBA9F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values in first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9E4F1D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6F1E1E5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values in second matrix</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17FD98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
    <w:p w14:paraId="50C836A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mulMat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c2</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p>
    <w:p w14:paraId="2BE58A3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FF37EB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5B5161E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5</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rows and columns of first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C2523C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p>
    <w:p w14:paraId="17DA226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 </w:t>
      </w:r>
    </w:p>
    <w:p w14:paraId="266650C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transMat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3E351B0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65B0C1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3DEB0CA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6</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rows and columns of first matrix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D50E45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p>
    <w:p w14:paraId="2353D11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initMat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 </w:t>
      </w:r>
    </w:p>
    <w:p w14:paraId="618A2FB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symMat</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
    <w:p w14:paraId="0D551B5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15073B6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17F24A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5AEF28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739A7A7B" w14:textId="77777777" w:rsidR="00570B17" w:rsidRDefault="00570B17" w:rsidP="00570B17">
      <w:pPr>
        <w:spacing w:after="247" w:line="257" w:lineRule="auto"/>
        <w:ind w:right="28"/>
      </w:pPr>
    </w:p>
    <w:p w14:paraId="0859BA4C" w14:textId="77777777" w:rsidR="00570B17" w:rsidRPr="00781A6C" w:rsidRDefault="00570B17" w:rsidP="00570B17">
      <w:pPr>
        <w:spacing w:after="247" w:line="257" w:lineRule="auto"/>
        <w:ind w:right="28"/>
      </w:pPr>
      <w:r>
        <w:rPr>
          <w:noProof/>
        </w:rPr>
        <w:lastRenderedPageBreak/>
        <w:drawing>
          <wp:inline distT="0" distB="0" distL="0" distR="0" wp14:anchorId="09C3303C" wp14:editId="201E247F">
            <wp:extent cx="4960620" cy="5875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0620" cy="5875020"/>
                    </a:xfrm>
                    <a:prstGeom prst="rect">
                      <a:avLst/>
                    </a:prstGeom>
                    <a:noFill/>
                    <a:ln>
                      <a:noFill/>
                    </a:ln>
                  </pic:spPr>
                </pic:pic>
              </a:graphicData>
            </a:graphic>
          </wp:inline>
        </w:drawing>
      </w:r>
    </w:p>
    <w:p w14:paraId="754CA197" w14:textId="77777777" w:rsidR="00570B17" w:rsidRDefault="00570B17" w:rsidP="00570B17">
      <w:pPr>
        <w:spacing w:after="2" w:line="444" w:lineRule="auto"/>
        <w:ind w:right="4512"/>
      </w:pPr>
    </w:p>
    <w:p w14:paraId="2E8DD08C" w14:textId="17E00F99" w:rsidR="00781A6C" w:rsidRDefault="00781A6C" w:rsidP="00781A6C">
      <w:pPr>
        <w:spacing w:after="43"/>
        <w:ind w:left="360"/>
      </w:pPr>
    </w:p>
    <w:p w14:paraId="1186666D" w14:textId="77777777" w:rsidR="00781A6C" w:rsidRDefault="00781A6C" w:rsidP="00781A6C">
      <w:pPr>
        <w:numPr>
          <w:ilvl w:val="0"/>
          <w:numId w:val="7"/>
        </w:numPr>
        <w:spacing w:after="119" w:line="250" w:lineRule="auto"/>
        <w:ind w:right="28" w:hanging="360"/>
      </w:pPr>
      <w:r>
        <w:rPr>
          <w:rFonts w:ascii="Calibri" w:eastAsia="Calibri" w:hAnsi="Calibri" w:cs="Calibri"/>
          <w:sz w:val="24"/>
        </w:rPr>
        <w:t xml:space="preserve">Assume that you now planned to stored subject wise student marks in the same </w:t>
      </w:r>
      <w:proofErr w:type="spellStart"/>
      <w:r>
        <w:rPr>
          <w:rFonts w:ascii="Calibri" w:eastAsia="Calibri" w:hAnsi="Calibri" w:cs="Calibri"/>
          <w:i/>
          <w:sz w:val="24"/>
        </w:rPr>
        <w:t>student_array</w:t>
      </w:r>
      <w:proofErr w:type="spellEnd"/>
      <w:r>
        <w:rPr>
          <w:rFonts w:ascii="Calibri" w:eastAsia="Calibri" w:hAnsi="Calibri" w:cs="Calibri"/>
          <w:i/>
          <w:sz w:val="24"/>
        </w:rPr>
        <w:t xml:space="preserve"> </w:t>
      </w:r>
      <w:r>
        <w:rPr>
          <w:rFonts w:ascii="Calibri" w:eastAsia="Calibri" w:hAnsi="Calibri" w:cs="Calibri"/>
          <w:sz w:val="24"/>
        </w:rPr>
        <w:t>as discussed in Assignment-VIII by modifying it to a two dimensional array as shown below for three students and six subject marks.</w:t>
      </w:r>
      <w:r>
        <w:rPr>
          <w:rFonts w:ascii="Times New Roman" w:eastAsia="Times New Roman" w:hAnsi="Times New Roman" w:cs="Times New Roman"/>
          <w:sz w:val="24"/>
        </w:rPr>
        <w:t xml:space="preserve"> </w:t>
      </w:r>
    </w:p>
    <w:p w14:paraId="6C1415B9" w14:textId="77777777" w:rsidR="00781A6C" w:rsidRDefault="00781A6C" w:rsidP="00781A6C">
      <w:pPr>
        <w:spacing w:after="0"/>
        <w:jc w:val="right"/>
      </w:pPr>
      <w:r>
        <w:rPr>
          <w:noProof/>
        </w:rPr>
        <w:drawing>
          <wp:inline distT="0" distB="0" distL="0" distR="0" wp14:anchorId="004447A2" wp14:editId="567CB883">
            <wp:extent cx="5731764" cy="110642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5"/>
                    <a:stretch>
                      <a:fillRect/>
                    </a:stretch>
                  </pic:blipFill>
                  <pic:spPr>
                    <a:xfrm>
                      <a:off x="0" y="0"/>
                      <a:ext cx="5731764" cy="1106424"/>
                    </a:xfrm>
                    <a:prstGeom prst="rect">
                      <a:avLst/>
                    </a:prstGeom>
                  </pic:spPr>
                </pic:pic>
              </a:graphicData>
            </a:graphic>
          </wp:inline>
        </w:drawing>
      </w:r>
      <w:r>
        <w:rPr>
          <w:rFonts w:ascii="Calibri" w:eastAsia="Calibri" w:hAnsi="Calibri" w:cs="Calibri"/>
          <w:sz w:val="24"/>
        </w:rPr>
        <w:t xml:space="preserve"> </w:t>
      </w:r>
    </w:p>
    <w:p w14:paraId="599247E7" w14:textId="77777777" w:rsidR="00781A6C" w:rsidRDefault="00781A6C" w:rsidP="00781A6C">
      <w:pPr>
        <w:spacing w:after="5" w:line="250" w:lineRule="auto"/>
        <w:ind w:left="-5" w:hanging="10"/>
      </w:pPr>
      <w:r>
        <w:rPr>
          <w:rFonts w:ascii="Calibri" w:eastAsia="Calibri" w:hAnsi="Calibri" w:cs="Calibri"/>
          <w:sz w:val="24"/>
        </w:rPr>
        <w:lastRenderedPageBreak/>
        <w:t xml:space="preserve">Assuming ‘n’ students and ‘m’ subjects, design a menu driven program using function which will do the followings where all the students’ </w:t>
      </w:r>
      <w:proofErr w:type="spellStart"/>
      <w:r>
        <w:rPr>
          <w:rFonts w:ascii="Calibri" w:eastAsia="Calibri" w:hAnsi="Calibri" w:cs="Calibri"/>
          <w:sz w:val="24"/>
        </w:rPr>
        <w:t>rollno</w:t>
      </w:r>
      <w:proofErr w:type="spellEnd"/>
      <w:r>
        <w:rPr>
          <w:rFonts w:ascii="Calibri" w:eastAsia="Calibri" w:hAnsi="Calibri" w:cs="Calibri"/>
          <w:sz w:val="24"/>
        </w:rPr>
        <w:t xml:space="preserve"> and subject name are integers as shown in the above table. </w:t>
      </w:r>
    </w:p>
    <w:p w14:paraId="5BDD3FC2" w14:textId="77777777" w:rsidR="00781A6C" w:rsidRDefault="00781A6C" w:rsidP="00781A6C">
      <w:pPr>
        <w:spacing w:after="0"/>
      </w:pPr>
      <w:r>
        <w:rPr>
          <w:rFonts w:ascii="Calibri" w:eastAsia="Calibri" w:hAnsi="Calibri" w:cs="Calibri"/>
          <w:sz w:val="24"/>
        </w:rPr>
        <w:t xml:space="preserve"> </w:t>
      </w:r>
    </w:p>
    <w:p w14:paraId="51E3E352" w14:textId="77777777" w:rsidR="00781A6C" w:rsidRDefault="00781A6C" w:rsidP="00781A6C">
      <w:pPr>
        <w:spacing w:after="5" w:line="250" w:lineRule="auto"/>
        <w:ind w:left="-5" w:right="454" w:hanging="10"/>
      </w:pPr>
      <w:proofErr w:type="spellStart"/>
      <w:r>
        <w:rPr>
          <w:rFonts w:ascii="Calibri" w:eastAsia="Calibri" w:hAnsi="Calibri" w:cs="Calibri"/>
          <w:sz w:val="24"/>
        </w:rPr>
        <w:t>i</w:t>
      </w:r>
      <w:proofErr w:type="spellEnd"/>
      <w:r>
        <w:rPr>
          <w:rFonts w:ascii="Calibri" w:eastAsia="Calibri" w:hAnsi="Calibri" w:cs="Calibri"/>
          <w:sz w:val="24"/>
        </w:rPr>
        <w:t xml:space="preserve">) Read those student marks and display them on the screen along with their </w:t>
      </w:r>
      <w:proofErr w:type="spellStart"/>
      <w:r>
        <w:rPr>
          <w:rFonts w:ascii="Calibri" w:eastAsia="Calibri" w:hAnsi="Calibri" w:cs="Calibri"/>
          <w:sz w:val="24"/>
        </w:rPr>
        <w:t>rollno</w:t>
      </w:r>
      <w:proofErr w:type="spellEnd"/>
      <w:r>
        <w:rPr>
          <w:rFonts w:ascii="Calibri" w:eastAsia="Calibri" w:hAnsi="Calibri" w:cs="Calibri"/>
          <w:sz w:val="24"/>
        </w:rPr>
        <w:t xml:space="preserve"> using pointer. ii) Display the subject-wise and student-wise total marks obtained and the grand total. </w:t>
      </w:r>
    </w:p>
    <w:p w14:paraId="2E94A592" w14:textId="77777777" w:rsidR="00781A6C" w:rsidRDefault="00781A6C" w:rsidP="00781A6C">
      <w:pPr>
        <w:spacing w:after="5" w:line="250" w:lineRule="auto"/>
        <w:ind w:left="-5" w:hanging="10"/>
      </w:pPr>
      <w:r>
        <w:rPr>
          <w:rFonts w:ascii="Calibri" w:eastAsia="Calibri" w:hAnsi="Calibri" w:cs="Calibri"/>
          <w:sz w:val="24"/>
        </w:rPr>
        <w:t xml:space="preserve">iii) Display the student details who obtained the highest mark. </w:t>
      </w:r>
    </w:p>
    <w:p w14:paraId="17A09148" w14:textId="77777777" w:rsidR="00781A6C" w:rsidRDefault="00781A6C" w:rsidP="00781A6C">
      <w:pPr>
        <w:spacing w:after="0"/>
        <w:ind w:left="360"/>
      </w:pPr>
      <w:r>
        <w:rPr>
          <w:rFonts w:ascii="Times New Roman" w:eastAsia="Times New Roman" w:hAnsi="Times New Roman" w:cs="Times New Roman"/>
          <w:sz w:val="24"/>
        </w:rPr>
        <w:t xml:space="preserve"> </w:t>
      </w:r>
    </w:p>
    <w:p w14:paraId="74B6AA0E" w14:textId="77777777" w:rsidR="00570B17" w:rsidRPr="00570B17" w:rsidRDefault="00781A6C" w:rsidP="00570B17">
      <w:pPr>
        <w:shd w:val="clear" w:color="auto" w:fill="1E1E1E"/>
        <w:spacing w:line="330" w:lineRule="atLeast"/>
        <w:rPr>
          <w:rFonts w:ascii="Consolas" w:eastAsia="Times New Roman" w:hAnsi="Consolas" w:cs="Times New Roman"/>
          <w:color w:val="D4D4D4"/>
          <w:sz w:val="24"/>
          <w:szCs w:val="24"/>
          <w:lang w:eastAsia="en-IN" w:bidi="hi-IN"/>
        </w:rPr>
      </w:pPr>
      <w:r>
        <w:rPr>
          <w:rFonts w:ascii="Times New Roman" w:eastAsia="Times New Roman" w:hAnsi="Times New Roman" w:cs="Times New Roman"/>
          <w:sz w:val="24"/>
        </w:rPr>
        <w:t xml:space="preserve"> </w:t>
      </w:r>
      <w:r w:rsidR="00570B17" w:rsidRPr="00570B17">
        <w:rPr>
          <w:rFonts w:ascii="Consolas" w:eastAsia="Times New Roman" w:hAnsi="Consolas" w:cs="Times New Roman"/>
          <w:color w:val="C586C0"/>
          <w:sz w:val="24"/>
          <w:szCs w:val="24"/>
          <w:lang w:eastAsia="en-IN" w:bidi="hi-IN"/>
        </w:rPr>
        <w:t>#include</w:t>
      </w:r>
      <w:r w:rsidR="00570B17" w:rsidRPr="00570B17">
        <w:rPr>
          <w:rFonts w:ascii="Consolas" w:eastAsia="Times New Roman" w:hAnsi="Consolas" w:cs="Times New Roman"/>
          <w:color w:val="CE9178"/>
          <w:sz w:val="24"/>
          <w:szCs w:val="24"/>
          <w:lang w:eastAsia="en-IN" w:bidi="hi-IN"/>
        </w:rPr>
        <w:t>&lt;stdio.h&gt;</w:t>
      </w:r>
    </w:p>
    <w:p w14:paraId="1EA6D9C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C586C0"/>
          <w:sz w:val="24"/>
          <w:szCs w:val="24"/>
          <w:lang w:eastAsia="en-IN" w:bidi="hi-IN"/>
        </w:rPr>
        <w:t>#include</w:t>
      </w:r>
      <w:r w:rsidRPr="00570B17">
        <w:rPr>
          <w:rFonts w:ascii="Consolas" w:eastAsia="Times New Roman" w:hAnsi="Consolas" w:cs="Times New Roman"/>
          <w:color w:val="CE9178"/>
          <w:sz w:val="24"/>
          <w:szCs w:val="24"/>
          <w:lang w:eastAsia="en-IN" w:bidi="hi-IN"/>
        </w:rPr>
        <w:t>"student2d.h"</w:t>
      </w:r>
    </w:p>
    <w:p w14:paraId="01FDFA3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0774F60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extern</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student_array</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p>
    <w:p w14:paraId="2D0F79E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extern</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input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w:t>
      </w:r>
    </w:p>
    <w:p w14:paraId="45C3AFE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display</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p>
    <w:p w14:paraId="7F410A1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7D2C5D8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marks of students in different subjects are...</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2A0C1F9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proofErr w:type="spellStart"/>
      <w:r w:rsidRPr="00570B17">
        <w:rPr>
          <w:rFonts w:ascii="Consolas" w:eastAsia="Times New Roman" w:hAnsi="Consolas" w:cs="Times New Roman"/>
          <w:color w:val="CE9178"/>
          <w:sz w:val="24"/>
          <w:szCs w:val="24"/>
          <w:lang w:eastAsia="en-IN" w:bidi="hi-IN"/>
        </w:rPr>
        <w:t>rollno</w:t>
      </w:r>
      <w:proofErr w:type="spellEnd"/>
      <w:r w:rsidRPr="00570B17">
        <w:rPr>
          <w:rFonts w:ascii="Consolas" w:eastAsia="Times New Roman" w:hAnsi="Consolas" w:cs="Times New Roman"/>
          <w:color w:val="CE9178"/>
          <w:sz w:val="24"/>
          <w:szCs w:val="24"/>
          <w:lang w:eastAsia="en-IN" w:bidi="hi-IN"/>
        </w:rPr>
        <w:t>./subject</w:t>
      </w:r>
      <w:r w:rsidRPr="00570B17">
        <w:rPr>
          <w:rFonts w:ascii="Consolas" w:eastAsia="Times New Roman" w:hAnsi="Consolas" w:cs="Times New Roman"/>
          <w:color w:val="D7BA7D"/>
          <w:sz w:val="24"/>
          <w:szCs w:val="24"/>
          <w:lang w:eastAsia="en-IN" w:bidi="hi-IN"/>
        </w:rPr>
        <w:t>\t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2E23C15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2CBCDAE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6426C7E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3ECED52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FD4583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04A0DE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\t\t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2404266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4E42A5F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DE6FA4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511C836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DEA124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27CD3F4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800A9A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1C79745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7A70ED1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sub_stud_marks</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p>
    <w:p w14:paraId="59439F9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124EF60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sum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7A40E93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the</w:t>
      </w:r>
      <w:proofErr w:type="spellEnd"/>
      <w:r w:rsidRPr="00570B17">
        <w:rPr>
          <w:rFonts w:ascii="Consolas" w:eastAsia="Times New Roman" w:hAnsi="Consolas" w:cs="Times New Roman"/>
          <w:color w:val="CE9178"/>
          <w:sz w:val="24"/>
          <w:szCs w:val="24"/>
          <w:lang w:eastAsia="en-IN" w:bidi="hi-IN"/>
        </w:rPr>
        <w:t> subject-wise total marks are...</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273EF2A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34F032F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DDFBA9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total marks in subject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is : "</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0B07228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2BC47AD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BAA911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sum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       </w:t>
      </w:r>
    </w:p>
    <w:p w14:paraId="498CA4D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p>
    <w:p w14:paraId="339C167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sum</w:t>
      </w:r>
      <w:proofErr w:type="spellEnd"/>
      <w:r w:rsidRPr="00570B17">
        <w:rPr>
          <w:rFonts w:ascii="Consolas" w:eastAsia="Times New Roman" w:hAnsi="Consolas" w:cs="Times New Roman"/>
          <w:color w:val="D4D4D4"/>
          <w:sz w:val="24"/>
          <w:szCs w:val="24"/>
          <w:lang w:eastAsia="en-IN" w:bidi="hi-IN"/>
        </w:rPr>
        <w:t>);</w:t>
      </w:r>
    </w:p>
    <w:p w14:paraId="06165E4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sum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232A654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C7B950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1C1117A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the</w:t>
      </w:r>
      <w:proofErr w:type="spellEnd"/>
      <w:r w:rsidRPr="00570B17">
        <w:rPr>
          <w:rFonts w:ascii="Consolas" w:eastAsia="Times New Roman" w:hAnsi="Consolas" w:cs="Times New Roman"/>
          <w:color w:val="CE9178"/>
          <w:sz w:val="24"/>
          <w:szCs w:val="24"/>
          <w:lang w:eastAsia="en-IN" w:bidi="hi-IN"/>
        </w:rPr>
        <w:t> student-wise total marks are....</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6C4D03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5774751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9BCEC8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total marks of roll no.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is : "</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4FCA52C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1FD6796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1FD425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sum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6BE69AC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8CBE33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sum</w:t>
      </w:r>
      <w:proofErr w:type="spellEnd"/>
      <w:r w:rsidRPr="00570B17">
        <w:rPr>
          <w:rFonts w:ascii="Consolas" w:eastAsia="Times New Roman" w:hAnsi="Consolas" w:cs="Times New Roman"/>
          <w:color w:val="D4D4D4"/>
          <w:sz w:val="24"/>
          <w:szCs w:val="24"/>
          <w:lang w:eastAsia="en-IN" w:bidi="hi-IN"/>
        </w:rPr>
        <w:t>);</w:t>
      </w:r>
    </w:p>
    <w:p w14:paraId="10D789C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sum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37CD228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53B29EA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67E934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\n\n</w:t>
      </w:r>
      <w:r w:rsidRPr="00570B17">
        <w:rPr>
          <w:rFonts w:ascii="Consolas" w:eastAsia="Times New Roman" w:hAnsi="Consolas" w:cs="Times New Roman"/>
          <w:color w:val="CE9178"/>
          <w:sz w:val="24"/>
          <w:szCs w:val="24"/>
          <w:lang w:eastAsia="en-IN" w:bidi="hi-IN"/>
        </w:rPr>
        <w:t>the grand total marks obtained by the class are....   "</w:t>
      </w:r>
      <w:r w:rsidRPr="00570B17">
        <w:rPr>
          <w:rFonts w:ascii="Consolas" w:eastAsia="Times New Roman" w:hAnsi="Consolas" w:cs="Times New Roman"/>
          <w:color w:val="D4D4D4"/>
          <w:sz w:val="24"/>
          <w:szCs w:val="24"/>
          <w:lang w:eastAsia="en-IN" w:bidi="hi-IN"/>
        </w:rPr>
        <w:t>);</w:t>
      </w:r>
    </w:p>
    <w:p w14:paraId="40E45C9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3BFD76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1B680A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1171528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3785ED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sum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7BDBF8E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0E7E39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B12406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63DFD5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sum</w:t>
      </w:r>
      <w:proofErr w:type="spellEnd"/>
      <w:r w:rsidRPr="00570B17">
        <w:rPr>
          <w:rFonts w:ascii="Consolas" w:eastAsia="Times New Roman" w:hAnsi="Consolas" w:cs="Times New Roman"/>
          <w:color w:val="D4D4D4"/>
          <w:sz w:val="24"/>
          <w:szCs w:val="24"/>
          <w:lang w:eastAsia="en-IN" w:bidi="hi-IN"/>
        </w:rPr>
        <w:t>);</w:t>
      </w:r>
    </w:p>
    <w:p w14:paraId="332C125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3CC7C45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highest_mark</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569CD6"/>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p>
    <w:p w14:paraId="56C3C3F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2F42122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the student that gained the highest marks in the class is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14BF553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stud_sum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50</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high</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r_num</w:t>
      </w:r>
      <w:proofErr w:type="spellEnd"/>
      <w:r w:rsidRPr="00570B17">
        <w:rPr>
          <w:rFonts w:ascii="Consolas" w:eastAsia="Times New Roman" w:hAnsi="Consolas" w:cs="Times New Roman"/>
          <w:color w:val="D4D4D4"/>
          <w:sz w:val="24"/>
          <w:szCs w:val="24"/>
          <w:lang w:eastAsia="en-IN" w:bidi="hi-IN"/>
        </w:rPr>
        <w:t>;</w:t>
      </w:r>
    </w:p>
    <w:p w14:paraId="0B33BEF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5B311FB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69A3BC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stud_sum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65F3C65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proofErr w:type="spellEnd"/>
      <w:r w:rsidRPr="00570B17">
        <w:rPr>
          <w:rFonts w:ascii="Consolas" w:eastAsia="Times New Roman" w:hAnsi="Consolas" w:cs="Times New Roman"/>
          <w:color w:val="D4D4D4"/>
          <w:sz w:val="24"/>
          <w:szCs w:val="24"/>
          <w:lang w:eastAsia="en-IN" w:bidi="hi-IN"/>
        </w:rPr>
        <w:t>++)</w:t>
      </w:r>
    </w:p>
    <w:p w14:paraId="540BCB6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387B85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stud_sum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j</w:t>
      </w:r>
      <w:r w:rsidRPr="00570B17">
        <w:rPr>
          <w:rFonts w:ascii="Consolas" w:eastAsia="Times New Roman" w:hAnsi="Consolas" w:cs="Times New Roman"/>
          <w:color w:val="D4D4D4"/>
          <w:sz w:val="24"/>
          <w:szCs w:val="24"/>
          <w:lang w:eastAsia="en-IN" w:bidi="hi-IN"/>
        </w:rPr>
        <w:t>];</w:t>
      </w:r>
    </w:p>
    <w:p w14:paraId="68B7ADB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990CDC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332316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p>
    <w:p w14:paraId="679D9FB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high</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stud_sum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2505405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r_num</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5581418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5ABC040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9F26F0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high</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stud_sum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649A697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2CDA35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r_num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75FF627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high</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stud_sum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6172769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F3C00E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BFA8DE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highest marks is gained by roll no. :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r_num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p>
    <w:p w14:paraId="1622D2E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"the marks in different subjects are...</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102992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6BBB2D5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6C71BD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t</w:t>
      </w:r>
      <w:r w:rsidRPr="00570B17">
        <w:rPr>
          <w:rFonts w:ascii="Consolas" w:eastAsia="Times New Roman" w:hAnsi="Consolas" w:cs="Times New Roman"/>
          <w:color w:val="CE9178"/>
          <w:sz w:val="24"/>
          <w:szCs w:val="24"/>
          <w:lang w:eastAsia="en-IN" w:bidi="hi-IN"/>
        </w:rPr>
        <w:t>subject</w:t>
      </w:r>
      <w:proofErr w:type="spellEnd"/>
      <w:r w:rsidRPr="00570B17">
        <w:rPr>
          <w:rFonts w:ascii="Consolas" w:eastAsia="Times New Roman" w:hAnsi="Consolas" w:cs="Times New Roman"/>
          <w:color w:val="CE9178"/>
          <w:sz w:val="24"/>
          <w:szCs w:val="24"/>
          <w:lang w:eastAsia="en-IN" w:bidi="hi-IN"/>
        </w:rPr>
        <w:t>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r_num</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F844B5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14B3DF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2E9431A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main</w:t>
      </w:r>
      <w:r w:rsidRPr="00570B17">
        <w:rPr>
          <w:rFonts w:ascii="Consolas" w:eastAsia="Times New Roman" w:hAnsi="Consolas" w:cs="Times New Roman"/>
          <w:color w:val="D4D4D4"/>
          <w:sz w:val="24"/>
          <w:szCs w:val="24"/>
          <w:lang w:eastAsia="en-IN" w:bidi="hi-IN"/>
        </w:rPr>
        <w:t>()</w:t>
      </w:r>
    </w:p>
    <w:p w14:paraId="0640904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75EAF23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choice</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515C0C3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students you want to assign marks....</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34C7B5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n</w:t>
      </w:r>
      <w:proofErr w:type="spellEnd"/>
      <w:r w:rsidRPr="00570B17">
        <w:rPr>
          <w:rFonts w:ascii="Consolas" w:eastAsia="Times New Roman" w:hAnsi="Consolas" w:cs="Times New Roman"/>
          <w:color w:val="D4D4D4"/>
          <w:sz w:val="24"/>
          <w:szCs w:val="24"/>
          <w:lang w:eastAsia="en-IN" w:bidi="hi-IN"/>
        </w:rPr>
        <w:t>);</w:t>
      </w:r>
    </w:p>
    <w:p w14:paraId="38253DC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no of subjects you </w:t>
      </w:r>
      <w:proofErr w:type="gramStart"/>
      <w:r w:rsidRPr="00570B17">
        <w:rPr>
          <w:rFonts w:ascii="Consolas" w:eastAsia="Times New Roman" w:hAnsi="Consolas" w:cs="Times New Roman"/>
          <w:color w:val="CE9178"/>
          <w:sz w:val="24"/>
          <w:szCs w:val="24"/>
          <w:lang w:eastAsia="en-IN" w:bidi="hi-IN"/>
        </w:rPr>
        <w:t>wants</w:t>
      </w:r>
      <w:proofErr w:type="gramEnd"/>
      <w:r w:rsidRPr="00570B17">
        <w:rPr>
          <w:rFonts w:ascii="Consolas" w:eastAsia="Times New Roman" w:hAnsi="Consolas" w:cs="Times New Roman"/>
          <w:color w:val="CE9178"/>
          <w:sz w:val="24"/>
          <w:szCs w:val="24"/>
          <w:lang w:eastAsia="en-IN" w:bidi="hi-IN"/>
        </w:rPr>
        <w:t> to assign marks....</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07C0E95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0EC3AE5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input</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student_array</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0403A78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8C8C8"/>
          <w:sz w:val="24"/>
          <w:szCs w:val="24"/>
          <w:lang w:eastAsia="en-IN" w:bidi="hi-IN"/>
        </w:rPr>
        <w:t>start</w:t>
      </w:r>
      <w:r w:rsidRPr="00570B17">
        <w:rPr>
          <w:rFonts w:ascii="Consolas" w:eastAsia="Times New Roman" w:hAnsi="Consolas" w:cs="Times New Roman"/>
          <w:color w:val="D4D4D4"/>
          <w:sz w:val="24"/>
          <w:szCs w:val="24"/>
          <w:lang w:eastAsia="en-IN" w:bidi="hi-IN"/>
        </w:rPr>
        <w:t>:</w:t>
      </w:r>
    </w:p>
    <w:p w14:paraId="1B3FC0A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choice wisely.....</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7CEF79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1  for Reading student marks and display them on the screen along with their rollno</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9FC969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2  for Displaying the subject-wise and student-wise total marks obtained and the grand total</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4A2B31E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  3  for Displaying the student details who obtained the highest mark</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625F9C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choice</w:t>
      </w:r>
      <w:proofErr w:type="spellEnd"/>
      <w:r w:rsidRPr="00570B17">
        <w:rPr>
          <w:rFonts w:ascii="Consolas" w:eastAsia="Times New Roman" w:hAnsi="Consolas" w:cs="Times New Roman"/>
          <w:color w:val="D4D4D4"/>
          <w:sz w:val="24"/>
          <w:szCs w:val="24"/>
          <w:lang w:eastAsia="en-IN" w:bidi="hi-IN"/>
        </w:rPr>
        <w:t>);</w:t>
      </w:r>
    </w:p>
    <w:p w14:paraId="29EB399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switch</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choice</w:t>
      </w:r>
      <w:r w:rsidRPr="00570B17">
        <w:rPr>
          <w:rFonts w:ascii="Consolas" w:eastAsia="Times New Roman" w:hAnsi="Consolas" w:cs="Times New Roman"/>
          <w:color w:val="D4D4D4"/>
          <w:sz w:val="24"/>
          <w:szCs w:val="24"/>
          <w:lang w:eastAsia="en-IN" w:bidi="hi-IN"/>
        </w:rPr>
        <w:t>)</w:t>
      </w:r>
    </w:p>
    <w:p w14:paraId="400DB6B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927684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1</w:t>
      </w:r>
      <w:r w:rsidRPr="00570B17">
        <w:rPr>
          <w:rFonts w:ascii="Consolas" w:eastAsia="Times New Roman" w:hAnsi="Consolas" w:cs="Times New Roman"/>
          <w:color w:val="D4D4D4"/>
          <w:sz w:val="24"/>
          <w:szCs w:val="24"/>
          <w:lang w:eastAsia="en-IN" w:bidi="hi-IN"/>
        </w:rPr>
        <w:t> :    </w:t>
      </w:r>
      <w:r w:rsidRPr="00570B17">
        <w:rPr>
          <w:rFonts w:ascii="Consolas" w:eastAsia="Times New Roman" w:hAnsi="Consolas" w:cs="Times New Roman"/>
          <w:color w:val="DCDCAA"/>
          <w:sz w:val="24"/>
          <w:szCs w:val="24"/>
          <w:lang w:eastAsia="en-IN" w:bidi="hi-IN"/>
        </w:rPr>
        <w:t>display</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student_array</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27D8C89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6A9955"/>
          <w:sz w:val="24"/>
          <w:szCs w:val="24"/>
          <w:lang w:eastAsia="en-IN" w:bidi="hi-IN"/>
        </w:rPr>
        <w:t>// </w:t>
      </w:r>
      <w:proofErr w:type="spellStart"/>
      <w:r w:rsidRPr="00570B17">
        <w:rPr>
          <w:rFonts w:ascii="Consolas" w:eastAsia="Times New Roman" w:hAnsi="Consolas" w:cs="Times New Roman"/>
          <w:color w:val="6A9955"/>
          <w:sz w:val="24"/>
          <w:szCs w:val="24"/>
          <w:lang w:eastAsia="en-IN" w:bidi="hi-IN"/>
        </w:rPr>
        <w:t>goto</w:t>
      </w:r>
      <w:proofErr w:type="spellEnd"/>
      <w:r w:rsidRPr="00570B17">
        <w:rPr>
          <w:rFonts w:ascii="Consolas" w:eastAsia="Times New Roman" w:hAnsi="Consolas" w:cs="Times New Roman"/>
          <w:color w:val="6A9955"/>
          <w:sz w:val="24"/>
          <w:szCs w:val="24"/>
          <w:lang w:eastAsia="en-IN" w:bidi="hi-IN"/>
        </w:rPr>
        <w:t> start;</w:t>
      </w:r>
    </w:p>
    <w:p w14:paraId="4294C77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60B4DBF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2</w:t>
      </w:r>
      <w:r w:rsidRPr="00570B17">
        <w:rPr>
          <w:rFonts w:ascii="Consolas" w:eastAsia="Times New Roman" w:hAnsi="Consolas" w:cs="Times New Roman"/>
          <w:color w:val="D4D4D4"/>
          <w:sz w:val="24"/>
          <w:szCs w:val="24"/>
          <w:lang w:eastAsia="en-IN" w:bidi="hi-IN"/>
        </w:rPr>
        <w:t> :    </w:t>
      </w:r>
      <w:proofErr w:type="spellStart"/>
      <w:r w:rsidRPr="00570B17">
        <w:rPr>
          <w:rFonts w:ascii="Consolas" w:eastAsia="Times New Roman" w:hAnsi="Consolas" w:cs="Times New Roman"/>
          <w:color w:val="DCDCAA"/>
          <w:sz w:val="24"/>
          <w:szCs w:val="24"/>
          <w:lang w:eastAsia="en-IN" w:bidi="hi-IN"/>
        </w:rPr>
        <w:t>sub_stud_marks</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student_array</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1566CA3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6A9955"/>
          <w:sz w:val="24"/>
          <w:szCs w:val="24"/>
          <w:lang w:eastAsia="en-IN" w:bidi="hi-IN"/>
        </w:rPr>
        <w:t>// </w:t>
      </w:r>
      <w:proofErr w:type="spellStart"/>
      <w:r w:rsidRPr="00570B17">
        <w:rPr>
          <w:rFonts w:ascii="Consolas" w:eastAsia="Times New Roman" w:hAnsi="Consolas" w:cs="Times New Roman"/>
          <w:color w:val="6A9955"/>
          <w:sz w:val="24"/>
          <w:szCs w:val="24"/>
          <w:lang w:eastAsia="en-IN" w:bidi="hi-IN"/>
        </w:rPr>
        <w:t>goto</w:t>
      </w:r>
      <w:proofErr w:type="spellEnd"/>
      <w:r w:rsidRPr="00570B17">
        <w:rPr>
          <w:rFonts w:ascii="Consolas" w:eastAsia="Times New Roman" w:hAnsi="Consolas" w:cs="Times New Roman"/>
          <w:color w:val="6A9955"/>
          <w:sz w:val="24"/>
          <w:szCs w:val="24"/>
          <w:lang w:eastAsia="en-IN" w:bidi="hi-IN"/>
        </w:rPr>
        <w:t> start;</w:t>
      </w:r>
    </w:p>
    <w:p w14:paraId="2367E6F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64143C7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case</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B5CEA8"/>
          <w:sz w:val="24"/>
          <w:szCs w:val="24"/>
          <w:lang w:eastAsia="en-IN" w:bidi="hi-IN"/>
        </w:rPr>
        <w:t>3</w:t>
      </w:r>
      <w:r w:rsidRPr="00570B17">
        <w:rPr>
          <w:rFonts w:ascii="Consolas" w:eastAsia="Times New Roman" w:hAnsi="Consolas" w:cs="Times New Roman"/>
          <w:color w:val="D4D4D4"/>
          <w:sz w:val="24"/>
          <w:szCs w:val="24"/>
          <w:lang w:eastAsia="en-IN" w:bidi="hi-IN"/>
        </w:rPr>
        <w:t> :    </w:t>
      </w:r>
      <w:proofErr w:type="spellStart"/>
      <w:r w:rsidRPr="00570B17">
        <w:rPr>
          <w:rFonts w:ascii="Consolas" w:eastAsia="Times New Roman" w:hAnsi="Consolas" w:cs="Times New Roman"/>
          <w:color w:val="DCDCAA"/>
          <w:sz w:val="24"/>
          <w:szCs w:val="24"/>
          <w:lang w:eastAsia="en-IN" w:bidi="hi-IN"/>
        </w:rPr>
        <w:t>highest_mark</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student_array</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775F830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C586C0"/>
          <w:sz w:val="24"/>
          <w:szCs w:val="24"/>
          <w:lang w:eastAsia="en-IN" w:bidi="hi-IN"/>
        </w:rPr>
        <w:t>goto</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8C8C8"/>
          <w:sz w:val="24"/>
          <w:szCs w:val="24"/>
          <w:lang w:eastAsia="en-IN" w:bidi="hi-IN"/>
        </w:rPr>
        <w:t>start</w:t>
      </w:r>
      <w:r w:rsidRPr="00570B17">
        <w:rPr>
          <w:rFonts w:ascii="Consolas" w:eastAsia="Times New Roman" w:hAnsi="Consolas" w:cs="Times New Roman"/>
          <w:color w:val="D4D4D4"/>
          <w:sz w:val="24"/>
          <w:szCs w:val="24"/>
          <w:lang w:eastAsia="en-IN" w:bidi="hi-IN"/>
        </w:rPr>
        <w:t>;</w:t>
      </w:r>
    </w:p>
    <w:p w14:paraId="26339F4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break</w:t>
      </w:r>
      <w:r w:rsidRPr="00570B17">
        <w:rPr>
          <w:rFonts w:ascii="Consolas" w:eastAsia="Times New Roman" w:hAnsi="Consolas" w:cs="Times New Roman"/>
          <w:color w:val="D4D4D4"/>
          <w:sz w:val="24"/>
          <w:szCs w:val="24"/>
          <w:lang w:eastAsia="en-IN" w:bidi="hi-IN"/>
        </w:rPr>
        <w:t>;</w:t>
      </w:r>
    </w:p>
    <w:p w14:paraId="257255E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2E56B3C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05F23653" w14:textId="5A160859" w:rsidR="00781A6C" w:rsidRDefault="00781A6C" w:rsidP="00781A6C">
      <w:pPr>
        <w:spacing w:after="0"/>
      </w:pPr>
    </w:p>
    <w:p w14:paraId="1A4B2DC1" w14:textId="5126FC69" w:rsidR="00570B17" w:rsidRDefault="00570B17" w:rsidP="00781A6C">
      <w:pPr>
        <w:spacing w:after="0"/>
      </w:pPr>
    </w:p>
    <w:p w14:paraId="5FAE23EE" w14:textId="77777777" w:rsidR="00570B17" w:rsidRDefault="00570B17" w:rsidP="00781A6C">
      <w:pPr>
        <w:spacing w:after="0"/>
      </w:pPr>
    </w:p>
    <w:p w14:paraId="381AC659" w14:textId="1D14CE8C" w:rsidR="00781A6C" w:rsidRPr="003F6D00" w:rsidRDefault="00781A6C" w:rsidP="003F6D00">
      <w:pPr>
        <w:spacing w:after="13"/>
        <w:jc w:val="center"/>
        <w:rPr>
          <w:sz w:val="48"/>
          <w:szCs w:val="48"/>
        </w:rPr>
      </w:pPr>
      <w:r w:rsidRPr="003F6D00">
        <w:rPr>
          <w:rFonts w:ascii="Times New Roman" w:eastAsia="Times New Roman" w:hAnsi="Times New Roman" w:cs="Times New Roman"/>
          <w:b/>
          <w:sz w:val="48"/>
          <w:szCs w:val="48"/>
          <w:u w:val="single" w:color="000000"/>
        </w:rPr>
        <w:t>Assignment</w:t>
      </w:r>
    </w:p>
    <w:p w14:paraId="76382702" w14:textId="77777777" w:rsidR="00781A6C" w:rsidRDefault="00781A6C" w:rsidP="00781A6C">
      <w:pPr>
        <w:numPr>
          <w:ilvl w:val="0"/>
          <w:numId w:val="8"/>
        </w:numPr>
        <w:spacing w:after="1" w:line="257" w:lineRule="auto"/>
        <w:ind w:right="28" w:hanging="360"/>
      </w:pPr>
      <w:r>
        <w:rPr>
          <w:rFonts w:ascii="Times New Roman" w:eastAsia="Times New Roman" w:hAnsi="Times New Roman" w:cs="Times New Roman"/>
          <w:sz w:val="24"/>
        </w:rPr>
        <w:t xml:space="preserve">WAP to perform following operation on matrix (3*3) using function and pointer </w:t>
      </w:r>
    </w:p>
    <w:p w14:paraId="633D8065" w14:textId="77777777" w:rsidR="00781A6C" w:rsidRDefault="00781A6C" w:rsidP="00781A6C">
      <w:pPr>
        <w:spacing w:after="1" w:line="257" w:lineRule="auto"/>
        <w:ind w:left="370" w:right="28" w:hanging="10"/>
      </w:pPr>
      <w:r>
        <w:rPr>
          <w:rFonts w:ascii="Times New Roman" w:eastAsia="Times New Roman" w:hAnsi="Times New Roman" w:cs="Times New Roman"/>
          <w:sz w:val="24"/>
        </w:rPr>
        <w:t xml:space="preserve">1. transpose of matrix </w:t>
      </w:r>
    </w:p>
    <w:p w14:paraId="49738885" w14:textId="77777777" w:rsidR="00781A6C" w:rsidRDefault="00781A6C" w:rsidP="00781A6C">
      <w:pPr>
        <w:spacing w:after="1" w:line="257" w:lineRule="auto"/>
        <w:ind w:left="370" w:right="28" w:hanging="10"/>
      </w:pPr>
      <w:r>
        <w:rPr>
          <w:rFonts w:ascii="Times New Roman" w:eastAsia="Times New Roman" w:hAnsi="Times New Roman" w:cs="Times New Roman"/>
          <w:sz w:val="24"/>
        </w:rPr>
        <w:t xml:space="preserve">2.check weather symmetric or not. </w:t>
      </w:r>
    </w:p>
    <w:p w14:paraId="70492A62" w14:textId="68680A4B" w:rsidR="00781A6C" w:rsidRPr="00781A6C" w:rsidRDefault="00781A6C" w:rsidP="00781A6C">
      <w:pPr>
        <w:numPr>
          <w:ilvl w:val="0"/>
          <w:numId w:val="8"/>
        </w:numPr>
        <w:spacing w:after="247" w:line="257" w:lineRule="auto"/>
        <w:ind w:right="28" w:hanging="360"/>
      </w:pPr>
      <w:r>
        <w:rPr>
          <w:rFonts w:ascii="Times New Roman" w:eastAsia="Times New Roman" w:hAnsi="Times New Roman" w:cs="Times New Roman"/>
          <w:sz w:val="24"/>
        </w:rPr>
        <w:t xml:space="preserve">Write a function which takes to sorted arrays as parameters and merge then into </w:t>
      </w:r>
      <w:proofErr w:type="gramStart"/>
      <w:r>
        <w:rPr>
          <w:rFonts w:ascii="Times New Roman" w:eastAsia="Times New Roman" w:hAnsi="Times New Roman" w:cs="Times New Roman"/>
          <w:sz w:val="24"/>
        </w:rPr>
        <w:t>an another</w:t>
      </w:r>
      <w:proofErr w:type="gramEnd"/>
      <w:r>
        <w:rPr>
          <w:rFonts w:ascii="Times New Roman" w:eastAsia="Times New Roman" w:hAnsi="Times New Roman" w:cs="Times New Roman"/>
          <w:sz w:val="24"/>
        </w:rPr>
        <w:t xml:space="preserve"> shorted array. Write a program to implement above function.   </w:t>
      </w:r>
    </w:p>
    <w:p w14:paraId="30351A72" w14:textId="0A78EB97" w:rsidR="00781A6C" w:rsidRDefault="00781A6C" w:rsidP="00781A6C">
      <w:pPr>
        <w:spacing w:after="0"/>
        <w:jc w:val="center"/>
      </w:pPr>
    </w:p>
    <w:p w14:paraId="5BF46C0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C586C0"/>
          <w:sz w:val="24"/>
          <w:szCs w:val="24"/>
          <w:lang w:eastAsia="en-IN" w:bidi="hi-IN"/>
        </w:rPr>
        <w:t>#include</w:t>
      </w:r>
      <w:r w:rsidRPr="00570B17">
        <w:rPr>
          <w:rFonts w:ascii="Consolas" w:eastAsia="Times New Roman" w:hAnsi="Consolas" w:cs="Times New Roman"/>
          <w:color w:val="CE9178"/>
          <w:sz w:val="24"/>
          <w:szCs w:val="24"/>
          <w:lang w:eastAsia="en-IN" w:bidi="hi-IN"/>
        </w:rPr>
        <w:t>&lt;stdio.h&gt;</w:t>
      </w:r>
    </w:p>
    <w:p w14:paraId="4AE0C83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p>
    <w:p w14:paraId="2C6ED6D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shorting_2_array</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proofErr w:type="spellEnd"/>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c</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20</w:t>
      </w:r>
      <w:r w:rsidRPr="00570B17">
        <w:rPr>
          <w:rFonts w:ascii="Consolas" w:eastAsia="Times New Roman" w:hAnsi="Consolas" w:cs="Times New Roman"/>
          <w:color w:val="D4D4D4"/>
          <w:sz w:val="24"/>
          <w:szCs w:val="24"/>
          <w:lang w:eastAsia="en-IN" w:bidi="hi-IN"/>
        </w:rPr>
        <w:t>])</w:t>
      </w:r>
    </w:p>
    <w:p w14:paraId="33354B5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1E98939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p</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q</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p>
    <w:p w14:paraId="5E62BDC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0D18594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7A260A0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if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p</w:t>
      </w:r>
      <w:r w:rsidRPr="00570B17">
        <w:rPr>
          <w:rFonts w:ascii="Consolas" w:eastAsia="Times New Roman" w:hAnsi="Consolas" w:cs="Times New Roman"/>
          <w:color w:val="D4D4D4"/>
          <w:sz w:val="24"/>
          <w:szCs w:val="24"/>
          <w:lang w:eastAsia="en-IN" w:bidi="hi-IN"/>
        </w:rPr>
        <w:t>]&lt;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q</w:t>
      </w:r>
      <w:r w:rsidRPr="00570B17">
        <w:rPr>
          <w:rFonts w:ascii="Consolas" w:eastAsia="Times New Roman" w:hAnsi="Consolas" w:cs="Times New Roman"/>
          <w:color w:val="D4D4D4"/>
          <w:sz w:val="24"/>
          <w:szCs w:val="24"/>
          <w:lang w:eastAsia="en-IN" w:bidi="hi-IN"/>
        </w:rPr>
        <w:t>])</w:t>
      </w:r>
    </w:p>
    <w:p w14:paraId="205AA2F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502A355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c</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p</w:t>
      </w:r>
      <w:r w:rsidRPr="00570B17">
        <w:rPr>
          <w:rFonts w:ascii="Consolas" w:eastAsia="Times New Roman" w:hAnsi="Consolas" w:cs="Times New Roman"/>
          <w:color w:val="D4D4D4"/>
          <w:sz w:val="24"/>
          <w:szCs w:val="24"/>
          <w:lang w:eastAsia="en-IN" w:bidi="hi-IN"/>
        </w:rPr>
        <w:t>];</w:t>
      </w:r>
    </w:p>
    <w:p w14:paraId="7E4D4E7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p</w:t>
      </w:r>
      <w:r w:rsidRPr="00570B17">
        <w:rPr>
          <w:rFonts w:ascii="Consolas" w:eastAsia="Times New Roman" w:hAnsi="Consolas" w:cs="Times New Roman"/>
          <w:color w:val="D4D4D4"/>
          <w:sz w:val="24"/>
          <w:szCs w:val="24"/>
          <w:lang w:eastAsia="en-IN" w:bidi="hi-IN"/>
        </w:rPr>
        <w:t>++;</w:t>
      </w:r>
    </w:p>
    <w:p w14:paraId="76C89288"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07AA611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else</w:t>
      </w:r>
    </w:p>
    <w:p w14:paraId="2E5CA38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2FA2D8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c</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q</w:t>
      </w:r>
      <w:r w:rsidRPr="00570B17">
        <w:rPr>
          <w:rFonts w:ascii="Consolas" w:eastAsia="Times New Roman" w:hAnsi="Consolas" w:cs="Times New Roman"/>
          <w:color w:val="D4D4D4"/>
          <w:sz w:val="24"/>
          <w:szCs w:val="24"/>
          <w:lang w:eastAsia="en-IN" w:bidi="hi-IN"/>
        </w:rPr>
        <w:t>];</w:t>
      </w:r>
    </w:p>
    <w:p w14:paraId="42B1C32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q</w:t>
      </w:r>
      <w:r w:rsidRPr="00570B17">
        <w:rPr>
          <w:rFonts w:ascii="Consolas" w:eastAsia="Times New Roman" w:hAnsi="Consolas" w:cs="Times New Roman"/>
          <w:color w:val="D4D4D4"/>
          <w:sz w:val="24"/>
          <w:szCs w:val="24"/>
          <w:lang w:eastAsia="en-IN" w:bidi="hi-IN"/>
        </w:rPr>
        <w:t>++;</w:t>
      </w:r>
    </w:p>
    <w:p w14:paraId="3898759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BE464E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3FF77C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return</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9CDCFE"/>
          <w:sz w:val="24"/>
          <w:szCs w:val="24"/>
          <w:lang w:eastAsia="en-IN" w:bidi="hi-IN"/>
        </w:rPr>
        <w:t>c</w:t>
      </w:r>
      <w:r w:rsidRPr="00570B17">
        <w:rPr>
          <w:rFonts w:ascii="Consolas" w:eastAsia="Times New Roman" w:hAnsi="Consolas" w:cs="Times New Roman"/>
          <w:color w:val="D4D4D4"/>
          <w:sz w:val="24"/>
          <w:szCs w:val="24"/>
          <w:lang w:eastAsia="en-IN" w:bidi="hi-IN"/>
        </w:rPr>
        <w:t>;</w:t>
      </w:r>
    </w:p>
    <w:p w14:paraId="4AA2541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508212C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569CD6"/>
          <w:sz w:val="24"/>
          <w:szCs w:val="24"/>
          <w:lang w:eastAsia="en-IN" w:bidi="hi-IN"/>
        </w:rPr>
        <w:t>void</w:t>
      </w: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main</w:t>
      </w:r>
      <w:r w:rsidRPr="00570B17">
        <w:rPr>
          <w:rFonts w:ascii="Consolas" w:eastAsia="Times New Roman" w:hAnsi="Consolas" w:cs="Times New Roman"/>
          <w:color w:val="D4D4D4"/>
          <w:sz w:val="24"/>
          <w:szCs w:val="24"/>
          <w:lang w:eastAsia="en-IN" w:bidi="hi-IN"/>
        </w:rPr>
        <w:t>()</w:t>
      </w:r>
    </w:p>
    <w:p w14:paraId="2916931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6215A16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lastRenderedPageBreak/>
        <w:t>    </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10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20</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ptr</w:t>
      </w:r>
      <w:proofErr w:type="spellEnd"/>
      <w:r w:rsidRPr="00570B17">
        <w:rPr>
          <w:rFonts w:ascii="Consolas" w:eastAsia="Times New Roman" w:hAnsi="Consolas" w:cs="Times New Roman"/>
          <w:color w:val="D4D4D4"/>
          <w:sz w:val="24"/>
          <w:szCs w:val="24"/>
          <w:lang w:eastAsia="en-IN" w:bidi="hi-IN"/>
        </w:rPr>
        <w:t>;</w:t>
      </w:r>
    </w:p>
    <w:p w14:paraId="72DF157C"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number of elements in shorted manner inthe first array :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348210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n</w:t>
      </w:r>
      <w:proofErr w:type="spellEnd"/>
      <w:r w:rsidRPr="00570B17">
        <w:rPr>
          <w:rFonts w:ascii="Consolas" w:eastAsia="Times New Roman" w:hAnsi="Consolas" w:cs="Times New Roman"/>
          <w:color w:val="D4D4D4"/>
          <w:sz w:val="24"/>
          <w:szCs w:val="24"/>
          <w:lang w:eastAsia="en-IN" w:bidi="hi-IN"/>
        </w:rPr>
        <w:t>);</w:t>
      </w:r>
    </w:p>
    <w:p w14:paraId="31288B8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element in the first array.....</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7B7D562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25E8157"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E94AD9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"element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 "</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38D347AD"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a</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C7193F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4C451AB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DCDCAA"/>
          <w:sz w:val="24"/>
          <w:szCs w:val="24"/>
          <w:lang w:eastAsia="en-IN" w:bidi="hi-IN"/>
        </w:rPr>
        <w:t>printf</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enter the number of elements in shorted manner in the second array : </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121F48C9"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m</w:t>
      </w:r>
      <w:proofErr w:type="spellEnd"/>
      <w:r w:rsidRPr="00570B17">
        <w:rPr>
          <w:rFonts w:ascii="Consolas" w:eastAsia="Times New Roman" w:hAnsi="Consolas" w:cs="Times New Roman"/>
          <w:color w:val="D4D4D4"/>
          <w:sz w:val="24"/>
          <w:szCs w:val="24"/>
          <w:lang w:eastAsia="en-IN" w:bidi="hi-IN"/>
        </w:rPr>
        <w:t>);</w:t>
      </w:r>
    </w:p>
    <w:p w14:paraId="5537FA1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"enter the element in the second array.....</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5F834C74"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4B18EC23"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1627C712"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"element </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 : "</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0F0CB48A"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scanf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,&amp;</w:t>
      </w:r>
      <w:r w:rsidRPr="00570B17">
        <w:rPr>
          <w:rFonts w:ascii="Consolas" w:eastAsia="Times New Roman" w:hAnsi="Consolas" w:cs="Times New Roman"/>
          <w:color w:val="9CDCFE"/>
          <w:sz w:val="24"/>
          <w:szCs w:val="24"/>
          <w:lang w:eastAsia="en-IN" w:bidi="hi-IN"/>
        </w:rPr>
        <w:t>b</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7576D20B"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A64EDE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3D068A35"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ptr</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DCDCAA"/>
          <w:sz w:val="24"/>
          <w:szCs w:val="24"/>
          <w:lang w:eastAsia="en-IN" w:bidi="hi-IN"/>
        </w:rPr>
        <w:t>shorting_2_array</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a</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b</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c</w:t>
      </w:r>
      <w:proofErr w:type="spellEnd"/>
      <w:r w:rsidRPr="00570B17">
        <w:rPr>
          <w:rFonts w:ascii="Consolas" w:eastAsia="Times New Roman" w:hAnsi="Consolas" w:cs="Times New Roman"/>
          <w:color w:val="D4D4D4"/>
          <w:sz w:val="24"/>
          <w:szCs w:val="24"/>
          <w:lang w:eastAsia="en-IN" w:bidi="hi-IN"/>
        </w:rPr>
        <w:t>);</w:t>
      </w:r>
    </w:p>
    <w:p w14:paraId="3EF0F94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7BA7D"/>
          <w:sz w:val="24"/>
          <w:szCs w:val="24"/>
          <w:lang w:eastAsia="en-IN" w:bidi="hi-IN"/>
        </w:rPr>
        <w:t>\</w:t>
      </w:r>
      <w:proofErr w:type="spellStart"/>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the</w:t>
      </w:r>
      <w:proofErr w:type="spellEnd"/>
      <w:r w:rsidRPr="00570B17">
        <w:rPr>
          <w:rFonts w:ascii="Consolas" w:eastAsia="Times New Roman" w:hAnsi="Consolas" w:cs="Times New Roman"/>
          <w:color w:val="CE9178"/>
          <w:sz w:val="24"/>
          <w:szCs w:val="24"/>
          <w:lang w:eastAsia="en-IN" w:bidi="hi-IN"/>
        </w:rPr>
        <w:t> new array is....</w:t>
      </w:r>
      <w:r w:rsidRPr="00570B17">
        <w:rPr>
          <w:rFonts w:ascii="Consolas" w:eastAsia="Times New Roman" w:hAnsi="Consolas" w:cs="Times New Roman"/>
          <w:color w:val="D7BA7D"/>
          <w:sz w:val="24"/>
          <w:szCs w:val="24"/>
          <w:lang w:eastAsia="en-IN" w:bidi="hi-IN"/>
        </w:rPr>
        <w:t>\n</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
    <w:p w14:paraId="3D990E50"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r w:rsidRPr="00570B17">
        <w:rPr>
          <w:rFonts w:ascii="Consolas" w:eastAsia="Times New Roman" w:hAnsi="Consolas" w:cs="Times New Roman"/>
          <w:color w:val="C586C0"/>
          <w:sz w:val="24"/>
          <w:szCs w:val="24"/>
          <w:lang w:eastAsia="en-IN" w:bidi="hi-IN"/>
        </w:rPr>
        <w:t>for</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569CD6"/>
          <w:sz w:val="24"/>
          <w:szCs w:val="24"/>
          <w:lang w:eastAsia="en-IN" w:bidi="hi-IN"/>
        </w:rPr>
        <w:t>int</w:t>
      </w: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B5CEA8"/>
          <w:sz w:val="24"/>
          <w:szCs w:val="24"/>
          <w:lang w:eastAsia="en-IN" w:bidi="hi-IN"/>
        </w:rPr>
        <w:t>0</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r w:rsidRPr="00570B17">
        <w:rPr>
          <w:rFonts w:ascii="Consolas" w:eastAsia="Times New Roman" w:hAnsi="Consolas" w:cs="Times New Roman"/>
          <w:color w:val="D4D4D4"/>
          <w:sz w:val="24"/>
          <w:szCs w:val="24"/>
          <w:lang w:eastAsia="en-IN" w:bidi="hi-IN"/>
        </w:rPr>
        <w:t>&lt;</w:t>
      </w:r>
      <w:proofErr w:type="spellStart"/>
      <w:r w:rsidRPr="00570B17">
        <w:rPr>
          <w:rFonts w:ascii="Consolas" w:eastAsia="Times New Roman" w:hAnsi="Consolas" w:cs="Times New Roman"/>
          <w:color w:val="9CDCFE"/>
          <w:sz w:val="24"/>
          <w:szCs w:val="24"/>
          <w:lang w:eastAsia="en-IN" w:bidi="hi-IN"/>
        </w:rPr>
        <w:t>n</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m</w:t>
      </w:r>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33C6D8E6"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E7BAE1E"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roofErr w:type="spellStart"/>
      <w:r w:rsidRPr="00570B17">
        <w:rPr>
          <w:rFonts w:ascii="Consolas" w:eastAsia="Times New Roman" w:hAnsi="Consolas" w:cs="Times New Roman"/>
          <w:color w:val="DCDCAA"/>
          <w:sz w:val="24"/>
          <w:szCs w:val="24"/>
          <w:lang w:eastAsia="en-IN" w:bidi="hi-IN"/>
        </w:rPr>
        <w:t>printf</w:t>
      </w:r>
      <w:proofErr w:type="spellEnd"/>
      <w:r w:rsidRPr="00570B17">
        <w:rPr>
          <w:rFonts w:ascii="Consolas" w:eastAsia="Times New Roman" w:hAnsi="Consolas" w:cs="Times New Roman"/>
          <w:color w:val="D4D4D4"/>
          <w:sz w:val="24"/>
          <w:szCs w:val="24"/>
          <w:lang w:eastAsia="en-IN" w:bidi="hi-IN"/>
        </w:rPr>
        <w: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9CDCFE"/>
          <w:sz w:val="24"/>
          <w:szCs w:val="24"/>
          <w:lang w:eastAsia="en-IN" w:bidi="hi-IN"/>
        </w:rPr>
        <w:t>%d</w:t>
      </w:r>
      <w:r w:rsidRPr="00570B17">
        <w:rPr>
          <w:rFonts w:ascii="Consolas" w:eastAsia="Times New Roman" w:hAnsi="Consolas" w:cs="Times New Roman"/>
          <w:color w:val="D7BA7D"/>
          <w:sz w:val="24"/>
          <w:szCs w:val="24"/>
          <w:lang w:eastAsia="en-IN" w:bidi="hi-IN"/>
        </w:rPr>
        <w:t>\t</w:t>
      </w:r>
      <w:r w:rsidRPr="00570B17">
        <w:rPr>
          <w:rFonts w:ascii="Consolas" w:eastAsia="Times New Roman" w:hAnsi="Consolas" w:cs="Times New Roman"/>
          <w:color w:val="CE9178"/>
          <w:sz w:val="24"/>
          <w:szCs w:val="24"/>
          <w:lang w:eastAsia="en-IN" w:bidi="hi-IN"/>
        </w:rPr>
        <w:t>"</w:t>
      </w:r>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ptr</w:t>
      </w:r>
      <w:proofErr w:type="spellEnd"/>
      <w:r w:rsidRPr="00570B17">
        <w:rPr>
          <w:rFonts w:ascii="Consolas" w:eastAsia="Times New Roman" w:hAnsi="Consolas" w:cs="Times New Roman"/>
          <w:color w:val="D4D4D4"/>
          <w:sz w:val="24"/>
          <w:szCs w:val="24"/>
          <w:lang w:eastAsia="en-IN" w:bidi="hi-IN"/>
        </w:rPr>
        <w:t>[</w:t>
      </w:r>
      <w:proofErr w:type="spellStart"/>
      <w:r w:rsidRPr="00570B17">
        <w:rPr>
          <w:rFonts w:ascii="Consolas" w:eastAsia="Times New Roman" w:hAnsi="Consolas" w:cs="Times New Roman"/>
          <w:color w:val="9CDCFE"/>
          <w:sz w:val="24"/>
          <w:szCs w:val="24"/>
          <w:lang w:eastAsia="en-IN" w:bidi="hi-IN"/>
        </w:rPr>
        <w:t>i</w:t>
      </w:r>
      <w:proofErr w:type="spellEnd"/>
      <w:r w:rsidRPr="00570B17">
        <w:rPr>
          <w:rFonts w:ascii="Consolas" w:eastAsia="Times New Roman" w:hAnsi="Consolas" w:cs="Times New Roman"/>
          <w:color w:val="D4D4D4"/>
          <w:sz w:val="24"/>
          <w:szCs w:val="24"/>
          <w:lang w:eastAsia="en-IN" w:bidi="hi-IN"/>
        </w:rPr>
        <w:t>]);</w:t>
      </w:r>
    </w:p>
    <w:p w14:paraId="19D3A871"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    }</w:t>
      </w:r>
    </w:p>
    <w:p w14:paraId="67F1AE1F" w14:textId="77777777" w:rsidR="00570B17" w:rsidRPr="00570B17" w:rsidRDefault="00570B17" w:rsidP="00570B17">
      <w:pPr>
        <w:shd w:val="clear" w:color="auto" w:fill="1E1E1E"/>
        <w:spacing w:after="0" w:line="330" w:lineRule="atLeast"/>
        <w:rPr>
          <w:rFonts w:ascii="Consolas" w:eastAsia="Times New Roman" w:hAnsi="Consolas" w:cs="Times New Roman"/>
          <w:color w:val="D4D4D4"/>
          <w:sz w:val="24"/>
          <w:szCs w:val="24"/>
          <w:lang w:eastAsia="en-IN" w:bidi="hi-IN"/>
        </w:rPr>
      </w:pPr>
      <w:r w:rsidRPr="00570B17">
        <w:rPr>
          <w:rFonts w:ascii="Consolas" w:eastAsia="Times New Roman" w:hAnsi="Consolas" w:cs="Times New Roman"/>
          <w:color w:val="D4D4D4"/>
          <w:sz w:val="24"/>
          <w:szCs w:val="24"/>
          <w:lang w:eastAsia="en-IN" w:bidi="hi-IN"/>
        </w:rPr>
        <w:t>}</w:t>
      </w:r>
    </w:p>
    <w:p w14:paraId="5C72831A" w14:textId="69D33FC9" w:rsidR="00781A6C" w:rsidRDefault="00781A6C" w:rsidP="00EA1917">
      <w:pPr>
        <w:rPr>
          <w:sz w:val="36"/>
          <w:szCs w:val="36"/>
        </w:rPr>
      </w:pPr>
    </w:p>
    <w:p w14:paraId="6843019F" w14:textId="1AFC4520" w:rsidR="003F6D00" w:rsidRDefault="003F6D00" w:rsidP="00EA1917">
      <w:pPr>
        <w:rPr>
          <w:sz w:val="36"/>
          <w:szCs w:val="36"/>
        </w:rPr>
      </w:pPr>
      <w:r>
        <w:rPr>
          <w:noProof/>
          <w:sz w:val="36"/>
          <w:szCs w:val="36"/>
        </w:rPr>
        <w:drawing>
          <wp:inline distT="0" distB="0" distL="0" distR="0" wp14:anchorId="694BED89" wp14:editId="53CCBBD6">
            <wp:extent cx="572262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p>
    <w:p w14:paraId="5AF49233" w14:textId="01D2D822" w:rsidR="003F6D00" w:rsidRDefault="003F6D00" w:rsidP="00EA1917">
      <w:pPr>
        <w:rPr>
          <w:sz w:val="36"/>
          <w:szCs w:val="36"/>
        </w:rPr>
      </w:pPr>
    </w:p>
    <w:p w14:paraId="0E51671F" w14:textId="77777777" w:rsidR="003F6D00" w:rsidRPr="003F6D00" w:rsidRDefault="003F6D00" w:rsidP="003F6D00">
      <w:pPr>
        <w:jc w:val="center"/>
        <w:rPr>
          <w:b/>
          <w:bCs/>
          <w:sz w:val="44"/>
          <w:szCs w:val="44"/>
        </w:rPr>
      </w:pPr>
      <w:r w:rsidRPr="003F6D00">
        <w:rPr>
          <w:b/>
          <w:bCs/>
          <w:sz w:val="44"/>
          <w:szCs w:val="44"/>
        </w:rPr>
        <w:t>Lab 8 : Stings, Pre-processor directives and Macros</w:t>
      </w:r>
    </w:p>
    <w:p w14:paraId="63EDC1A3" w14:textId="77777777" w:rsidR="003F6D00" w:rsidRPr="003F6D00" w:rsidRDefault="003F6D00" w:rsidP="003F6D00">
      <w:pPr>
        <w:rPr>
          <w:b/>
          <w:bCs/>
        </w:rPr>
      </w:pPr>
      <w:r w:rsidRPr="003F6D00">
        <w:rPr>
          <w:b/>
          <w:bCs/>
        </w:rPr>
        <w:t xml:space="preserve">1. Write a program to demonstrate the use of following functions- </w:t>
      </w:r>
      <w:proofErr w:type="spellStart"/>
      <w:r w:rsidRPr="003F6D00">
        <w:rPr>
          <w:b/>
          <w:bCs/>
        </w:rPr>
        <w:t>strlen</w:t>
      </w:r>
      <w:proofErr w:type="spellEnd"/>
      <w:r w:rsidRPr="003F6D00">
        <w:rPr>
          <w:b/>
          <w:bCs/>
        </w:rPr>
        <w:t xml:space="preserve">(), </w:t>
      </w:r>
      <w:proofErr w:type="spellStart"/>
      <w:r w:rsidRPr="003F6D00">
        <w:rPr>
          <w:b/>
          <w:bCs/>
        </w:rPr>
        <w:t>strlwr</w:t>
      </w:r>
      <w:proofErr w:type="spellEnd"/>
      <w:r w:rsidRPr="003F6D00">
        <w:rPr>
          <w:b/>
          <w:bCs/>
        </w:rPr>
        <w:t xml:space="preserve">(), </w:t>
      </w:r>
    </w:p>
    <w:p w14:paraId="332A7EF4" w14:textId="1327FF3D" w:rsidR="003F6D00" w:rsidRDefault="003F6D00" w:rsidP="003F6D00">
      <w:pPr>
        <w:rPr>
          <w:b/>
          <w:bCs/>
        </w:rPr>
      </w:pPr>
      <w:proofErr w:type="spellStart"/>
      <w:r w:rsidRPr="003F6D00">
        <w:rPr>
          <w:b/>
          <w:bCs/>
        </w:rPr>
        <w:t>strupr</w:t>
      </w:r>
      <w:proofErr w:type="spellEnd"/>
      <w:r w:rsidRPr="003F6D00">
        <w:rPr>
          <w:b/>
          <w:bCs/>
        </w:rPr>
        <w:t xml:space="preserve">(), </w:t>
      </w:r>
      <w:proofErr w:type="spellStart"/>
      <w:r w:rsidRPr="003F6D00">
        <w:rPr>
          <w:b/>
          <w:bCs/>
        </w:rPr>
        <w:t>strcpy</w:t>
      </w:r>
      <w:proofErr w:type="spellEnd"/>
      <w:r w:rsidRPr="003F6D00">
        <w:rPr>
          <w:b/>
          <w:bCs/>
        </w:rPr>
        <w:t xml:space="preserve">(), </w:t>
      </w:r>
      <w:proofErr w:type="spellStart"/>
      <w:r w:rsidRPr="003F6D00">
        <w:rPr>
          <w:b/>
          <w:bCs/>
        </w:rPr>
        <w:t>strncpy</w:t>
      </w:r>
      <w:proofErr w:type="spellEnd"/>
      <w:r w:rsidRPr="003F6D00">
        <w:rPr>
          <w:b/>
          <w:bCs/>
        </w:rPr>
        <w:t xml:space="preserve">(), </w:t>
      </w:r>
      <w:proofErr w:type="spellStart"/>
      <w:r w:rsidRPr="003F6D00">
        <w:rPr>
          <w:b/>
          <w:bCs/>
        </w:rPr>
        <w:t>strcmp</w:t>
      </w:r>
      <w:proofErr w:type="spellEnd"/>
      <w:r w:rsidRPr="003F6D00">
        <w:rPr>
          <w:b/>
          <w:bCs/>
        </w:rPr>
        <w:t xml:space="preserve">(), </w:t>
      </w:r>
      <w:proofErr w:type="spellStart"/>
      <w:r w:rsidRPr="003F6D00">
        <w:rPr>
          <w:b/>
          <w:bCs/>
        </w:rPr>
        <w:t>strcmpi</w:t>
      </w:r>
      <w:proofErr w:type="spellEnd"/>
      <w:r w:rsidRPr="003F6D00">
        <w:rPr>
          <w:b/>
          <w:bCs/>
        </w:rPr>
        <w:t xml:space="preserve">(), </w:t>
      </w:r>
      <w:proofErr w:type="spellStart"/>
      <w:r w:rsidRPr="003F6D00">
        <w:rPr>
          <w:b/>
          <w:bCs/>
        </w:rPr>
        <w:t>strchr</w:t>
      </w:r>
      <w:proofErr w:type="spellEnd"/>
      <w:r w:rsidRPr="003F6D00">
        <w:rPr>
          <w:b/>
          <w:bCs/>
        </w:rPr>
        <w:t xml:space="preserve">(), </w:t>
      </w:r>
      <w:proofErr w:type="spellStart"/>
      <w:r w:rsidRPr="003F6D00">
        <w:rPr>
          <w:b/>
          <w:bCs/>
        </w:rPr>
        <w:t>strrchr</w:t>
      </w:r>
      <w:proofErr w:type="spellEnd"/>
      <w:r w:rsidRPr="003F6D00">
        <w:rPr>
          <w:b/>
          <w:bCs/>
        </w:rPr>
        <w:t>().</w:t>
      </w:r>
    </w:p>
    <w:p w14:paraId="026673D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C586C0"/>
          <w:sz w:val="24"/>
          <w:szCs w:val="24"/>
          <w:lang w:eastAsia="en-IN" w:bidi="hi-IN"/>
        </w:rPr>
        <w:t>#include</w:t>
      </w:r>
      <w:r w:rsidRPr="00720E19">
        <w:rPr>
          <w:rFonts w:ascii="Consolas" w:eastAsia="Times New Roman" w:hAnsi="Consolas" w:cs="Times New Roman"/>
          <w:color w:val="CE9178"/>
          <w:sz w:val="24"/>
          <w:szCs w:val="24"/>
          <w:lang w:eastAsia="en-IN" w:bidi="hi-IN"/>
        </w:rPr>
        <w:t>&lt;stdio.h&gt;</w:t>
      </w:r>
    </w:p>
    <w:p w14:paraId="2F77AA5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C586C0"/>
          <w:sz w:val="24"/>
          <w:szCs w:val="24"/>
          <w:lang w:eastAsia="en-IN" w:bidi="hi-IN"/>
        </w:rPr>
        <w:t>#include</w:t>
      </w:r>
      <w:r w:rsidRPr="00720E19">
        <w:rPr>
          <w:rFonts w:ascii="Consolas" w:eastAsia="Times New Roman" w:hAnsi="Consolas" w:cs="Times New Roman"/>
          <w:color w:val="CE9178"/>
          <w:sz w:val="24"/>
          <w:szCs w:val="24"/>
          <w:lang w:eastAsia="en-IN" w:bidi="hi-IN"/>
        </w:rPr>
        <w:t>&lt;stdlib.h&gt;</w:t>
      </w:r>
    </w:p>
    <w:p w14:paraId="1CCFCF9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C586C0"/>
          <w:sz w:val="24"/>
          <w:szCs w:val="24"/>
          <w:lang w:eastAsia="en-IN" w:bidi="hi-IN"/>
        </w:rPr>
        <w:t>#include</w:t>
      </w:r>
      <w:r w:rsidRPr="00720E19">
        <w:rPr>
          <w:rFonts w:ascii="Consolas" w:eastAsia="Times New Roman" w:hAnsi="Consolas" w:cs="Times New Roman"/>
          <w:color w:val="CE9178"/>
          <w:sz w:val="24"/>
          <w:szCs w:val="24"/>
          <w:lang w:eastAsia="en-IN" w:bidi="hi-IN"/>
        </w:rPr>
        <w:t>&lt;string.h&gt;</w:t>
      </w:r>
    </w:p>
    <w:p w14:paraId="6B5CCE6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p>
    <w:p w14:paraId="626834F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main</w:t>
      </w:r>
      <w:r w:rsidRPr="00720E19">
        <w:rPr>
          <w:rFonts w:ascii="Consolas" w:eastAsia="Times New Roman" w:hAnsi="Consolas" w:cs="Times New Roman"/>
          <w:color w:val="D4D4D4"/>
          <w:sz w:val="24"/>
          <w:szCs w:val="24"/>
          <w:lang w:eastAsia="en-IN" w:bidi="hi-IN"/>
        </w:rPr>
        <w:t>()</w:t>
      </w:r>
    </w:p>
    <w:p w14:paraId="52C5495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759B655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50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50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50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str3</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50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p>
    <w:p w14:paraId="658CD46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num</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j</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k</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choice</w:t>
      </w:r>
      <w:proofErr w:type="spellEnd"/>
      <w:r w:rsidRPr="00720E19">
        <w:rPr>
          <w:rFonts w:ascii="Consolas" w:eastAsia="Times New Roman" w:hAnsi="Consolas" w:cs="Times New Roman"/>
          <w:color w:val="D4D4D4"/>
          <w:sz w:val="24"/>
          <w:szCs w:val="24"/>
          <w:lang w:eastAsia="en-IN" w:bidi="hi-IN"/>
        </w:rPr>
        <w:t>;</w:t>
      </w:r>
    </w:p>
    <w:p w14:paraId="66BCC2F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8C8C8"/>
          <w:sz w:val="24"/>
          <w:szCs w:val="24"/>
          <w:lang w:eastAsia="en-IN" w:bidi="hi-IN"/>
        </w:rPr>
        <w:t>start</w:t>
      </w:r>
      <w:r w:rsidRPr="00720E19">
        <w:rPr>
          <w:rFonts w:ascii="Consolas" w:eastAsia="Times New Roman" w:hAnsi="Consolas" w:cs="Times New Roman"/>
          <w:color w:val="D4D4D4"/>
          <w:sz w:val="24"/>
          <w:szCs w:val="24"/>
          <w:lang w:eastAsia="en-IN" w:bidi="hi-IN"/>
        </w:rPr>
        <w:t>:</w:t>
      </w:r>
    </w:p>
    <w:p w14:paraId="728F5D6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choice wisely...</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0FE5D8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1 to find the string length</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3956F7A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2 to convert the characters to lower case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5867CC4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3 to convert the characters to upper case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2114F32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4 to copy and replace the sring with some other string</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3BC1B2F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5 to </w:t>
      </w:r>
      <w:proofErr w:type="spellStart"/>
      <w:r w:rsidRPr="00720E19">
        <w:rPr>
          <w:rFonts w:ascii="Consolas" w:eastAsia="Times New Roman" w:hAnsi="Consolas" w:cs="Times New Roman"/>
          <w:color w:val="CE9178"/>
          <w:sz w:val="24"/>
          <w:szCs w:val="24"/>
          <w:lang w:eastAsia="en-IN" w:bidi="hi-IN"/>
        </w:rPr>
        <w:t>comapre</w:t>
      </w:r>
      <w:proofErr w:type="spellEnd"/>
      <w:r w:rsidRPr="00720E19">
        <w:rPr>
          <w:rFonts w:ascii="Consolas" w:eastAsia="Times New Roman" w:hAnsi="Consolas" w:cs="Times New Roman"/>
          <w:color w:val="CE9178"/>
          <w:sz w:val="24"/>
          <w:szCs w:val="24"/>
          <w:lang w:eastAsia="en-IN" w:bidi="hi-IN"/>
        </w:rPr>
        <w:t> two strings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10FC126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6 to compare two strings upto first n characters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315B2E1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7 to compare two strings without case sensitivety</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12033FE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8 to search the string for the first occerance of character</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21B7792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9 to search for the last occurrence of the character in string</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16B0A1A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scanf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,&amp;</w:t>
      </w:r>
      <w:r w:rsidRPr="00720E19">
        <w:rPr>
          <w:rFonts w:ascii="Consolas" w:eastAsia="Times New Roman" w:hAnsi="Consolas" w:cs="Times New Roman"/>
          <w:color w:val="9CDCFE"/>
          <w:sz w:val="24"/>
          <w:szCs w:val="24"/>
          <w:lang w:eastAsia="en-IN" w:bidi="hi-IN"/>
        </w:rPr>
        <w:t>choice</w:t>
      </w:r>
      <w:proofErr w:type="spellEnd"/>
      <w:r w:rsidRPr="00720E19">
        <w:rPr>
          <w:rFonts w:ascii="Consolas" w:eastAsia="Times New Roman" w:hAnsi="Consolas" w:cs="Times New Roman"/>
          <w:color w:val="D4D4D4"/>
          <w:sz w:val="24"/>
          <w:szCs w:val="24"/>
          <w:lang w:eastAsia="en-IN" w:bidi="hi-IN"/>
        </w:rPr>
        <w:t>);</w:t>
      </w:r>
    </w:p>
    <w:p w14:paraId="1135F8C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5E96C3B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switch</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choice</w:t>
      </w:r>
      <w:r w:rsidRPr="00720E19">
        <w:rPr>
          <w:rFonts w:ascii="Consolas" w:eastAsia="Times New Roman" w:hAnsi="Consolas" w:cs="Times New Roman"/>
          <w:color w:val="D4D4D4"/>
          <w:sz w:val="24"/>
          <w:szCs w:val="24"/>
          <w:lang w:eastAsia="en-IN" w:bidi="hi-IN"/>
        </w:rPr>
        <w:t>)</w:t>
      </w:r>
    </w:p>
    <w:p w14:paraId="58DF04E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7ECB8E9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1</w:t>
      </w:r>
      <w:r w:rsidRPr="00720E19">
        <w:rPr>
          <w:rFonts w:ascii="Consolas" w:eastAsia="Times New Roman" w:hAnsi="Consolas" w:cs="Times New Roman"/>
          <w:color w:val="D4D4D4"/>
          <w:sz w:val="24"/>
          <w:szCs w:val="24"/>
          <w:lang w:eastAsia="en-IN" w:bidi="hi-IN"/>
        </w:rPr>
        <w:t> :  </w:t>
      </w:r>
    </w:p>
    <w:p w14:paraId="622B43E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enter</w:t>
      </w:r>
      <w:proofErr w:type="spellEnd"/>
      <w:r w:rsidRPr="00720E19">
        <w:rPr>
          <w:rFonts w:ascii="Consolas" w:eastAsia="Times New Roman" w:hAnsi="Consolas" w:cs="Times New Roman"/>
          <w:color w:val="CE9178"/>
          <w:sz w:val="24"/>
          <w:szCs w:val="24"/>
          <w:lang w:eastAsia="en-IN" w:bidi="hi-IN"/>
        </w:rPr>
        <w:t> the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30D8BC2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05B7DA3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793B884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strlen</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7BE9231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length of the entered string is : </w:t>
      </w:r>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num</w:t>
      </w:r>
      <w:r w:rsidRPr="00720E19">
        <w:rPr>
          <w:rFonts w:ascii="Consolas" w:eastAsia="Times New Roman" w:hAnsi="Consolas" w:cs="Times New Roman"/>
          <w:color w:val="D4D4D4"/>
          <w:sz w:val="24"/>
          <w:szCs w:val="24"/>
          <w:lang w:eastAsia="en-IN" w:bidi="hi-IN"/>
        </w:rPr>
        <w:t>);</w:t>
      </w:r>
    </w:p>
    <w:p w14:paraId="39F4859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lastRenderedPageBreak/>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74B505E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2</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5FAF92C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6D9DE66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5D9DEE8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strlwr</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0ED40EC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string in lower cases is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7848A7E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puts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165F776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6773B24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3</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5C8C540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0E801D0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63E788B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string in upper case is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44758EA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strupr</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6CEE8E4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puts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16D461E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6CBCB25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4</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w:t>
      </w:r>
      <w:proofErr w:type="spellStart"/>
      <w:r w:rsidRPr="00720E19">
        <w:rPr>
          <w:rFonts w:ascii="Consolas" w:eastAsia="Times New Roman" w:hAnsi="Consolas" w:cs="Times New Roman"/>
          <w:color w:val="CE9178"/>
          <w:sz w:val="24"/>
          <w:szCs w:val="24"/>
          <w:lang w:eastAsia="en-IN" w:bidi="hi-IN"/>
        </w:rPr>
        <w:t>firat</w:t>
      </w:r>
      <w:proofErr w:type="spellEnd"/>
      <w:r w:rsidRPr="00720E19">
        <w:rPr>
          <w:rFonts w:ascii="Consolas" w:eastAsia="Times New Roman" w:hAnsi="Consolas" w:cs="Times New Roman"/>
          <w:color w:val="CE9178"/>
          <w:sz w:val="24"/>
          <w:szCs w:val="24"/>
          <w:lang w:eastAsia="en-IN" w:bidi="hi-IN"/>
        </w:rPr>
        <w:t>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1E134C4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656276D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p>
    <w:p w14:paraId="0D760CA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second string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4CFD70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347A080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first string is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second string is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4891F8F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strcpy</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2309C79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first string after copying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second string after copying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493AE93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7411920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5</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first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611C3FC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13C8A84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p>
    <w:p w14:paraId="13EBF7C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second string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5E8DFE5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0863100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number upto which you want to copy string : "</w:t>
      </w:r>
      <w:r w:rsidRPr="00720E19">
        <w:rPr>
          <w:rFonts w:ascii="Consolas" w:eastAsia="Times New Roman" w:hAnsi="Consolas" w:cs="Times New Roman"/>
          <w:color w:val="D4D4D4"/>
          <w:sz w:val="24"/>
          <w:szCs w:val="24"/>
          <w:lang w:eastAsia="en-IN" w:bidi="hi-IN"/>
        </w:rPr>
        <w:t>);</w:t>
      </w:r>
    </w:p>
    <w:p w14:paraId="5B6B57E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scanf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,&amp;</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p>
    <w:p w14:paraId="4019087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first string is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second string is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1B65E61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strncmp</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num</w:t>
      </w:r>
      <w:r w:rsidRPr="00720E19">
        <w:rPr>
          <w:rFonts w:ascii="Consolas" w:eastAsia="Times New Roman" w:hAnsi="Consolas" w:cs="Times New Roman"/>
          <w:color w:val="D4D4D4"/>
          <w:sz w:val="24"/>
          <w:szCs w:val="24"/>
          <w:lang w:eastAsia="en-IN" w:bidi="hi-IN"/>
        </w:rPr>
        <w:t>);</w:t>
      </w:r>
    </w:p>
    <w:p w14:paraId="2F38D0A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first string after copying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second string after copying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31AA724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            </w:t>
      </w:r>
    </w:p>
    <w:p w14:paraId="72EE400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6</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first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391AC4D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52FDB7B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lastRenderedPageBreak/>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p>
    <w:p w14:paraId="6A7E5C0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second string to compare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C9E0D6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2675087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strcmp</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72D304E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2470619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w:t>
      </w:r>
      <w:proofErr w:type="spellEnd"/>
      <w:r w:rsidRPr="00720E19">
        <w:rPr>
          <w:rFonts w:ascii="Consolas" w:eastAsia="Times New Roman" w:hAnsi="Consolas" w:cs="Times New Roman"/>
          <w:color w:val="CE9178"/>
          <w:sz w:val="24"/>
          <w:szCs w:val="24"/>
          <w:lang w:eastAsia="en-IN" w:bidi="hi-IN"/>
        </w:rPr>
        <w:t> strings are identical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65DD7B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else</w:t>
      </w:r>
    </w:p>
    <w:p w14:paraId="5929883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strings are not identical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295B355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2B1A2D8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7</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first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2650CB7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0499612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str1</w:t>
      </w:r>
      <w:r w:rsidRPr="00720E19">
        <w:rPr>
          <w:rFonts w:ascii="Consolas" w:eastAsia="Times New Roman" w:hAnsi="Consolas" w:cs="Times New Roman"/>
          <w:color w:val="D4D4D4"/>
          <w:sz w:val="24"/>
          <w:szCs w:val="24"/>
          <w:lang w:eastAsia="en-IN" w:bidi="hi-IN"/>
        </w:rPr>
        <w:t>);</w:t>
      </w:r>
    </w:p>
    <w:p w14:paraId="0B30EA5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second string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6E9BB96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str2</w:t>
      </w:r>
      <w:r w:rsidRPr="00720E19">
        <w:rPr>
          <w:rFonts w:ascii="Consolas" w:eastAsia="Times New Roman" w:hAnsi="Consolas" w:cs="Times New Roman"/>
          <w:color w:val="D4D4D4"/>
          <w:sz w:val="24"/>
          <w:szCs w:val="24"/>
          <w:lang w:eastAsia="en-IN" w:bidi="hi-IN"/>
        </w:rPr>
        <w:t>);</w:t>
      </w:r>
    </w:p>
    <w:p w14:paraId="67250A3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strcmpi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str3</w:t>
      </w:r>
      <w:r w:rsidRPr="00720E19">
        <w:rPr>
          <w:rFonts w:ascii="Consolas" w:eastAsia="Times New Roman" w:hAnsi="Consolas" w:cs="Times New Roman"/>
          <w:color w:val="D4D4D4"/>
          <w:sz w:val="24"/>
          <w:szCs w:val="24"/>
          <w:lang w:eastAsia="en-IN" w:bidi="hi-IN"/>
        </w:rPr>
        <w:t>);</w:t>
      </w:r>
    </w:p>
    <w:p w14:paraId="13060A2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69BFF45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w:t>
      </w:r>
      <w:proofErr w:type="spellEnd"/>
      <w:r w:rsidRPr="00720E19">
        <w:rPr>
          <w:rFonts w:ascii="Consolas" w:eastAsia="Times New Roman" w:hAnsi="Consolas" w:cs="Times New Roman"/>
          <w:color w:val="CE9178"/>
          <w:sz w:val="24"/>
          <w:szCs w:val="24"/>
          <w:lang w:eastAsia="en-IN" w:bidi="hi-IN"/>
        </w:rPr>
        <w:t> strings are equal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40CE78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else</w:t>
      </w:r>
    </w:p>
    <w:p w14:paraId="7E1BC61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w:t>
      </w:r>
      <w:proofErr w:type="spellEnd"/>
      <w:r w:rsidRPr="00720E19">
        <w:rPr>
          <w:rFonts w:ascii="Consolas" w:eastAsia="Times New Roman" w:hAnsi="Consolas" w:cs="Times New Roman"/>
          <w:color w:val="CE9178"/>
          <w:sz w:val="24"/>
          <w:szCs w:val="24"/>
          <w:lang w:eastAsia="en-IN" w:bidi="hi-IN"/>
        </w:rPr>
        <w:t> strings are not equal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A8A5CB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7913603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8</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775E533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78AAC13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49C428C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character to search : "</w:t>
      </w:r>
      <w:r w:rsidRPr="00720E19">
        <w:rPr>
          <w:rFonts w:ascii="Consolas" w:eastAsia="Times New Roman" w:hAnsi="Consolas" w:cs="Times New Roman"/>
          <w:color w:val="D4D4D4"/>
          <w:sz w:val="24"/>
          <w:szCs w:val="24"/>
          <w:lang w:eastAsia="en-IN" w:bidi="hi-IN"/>
        </w:rPr>
        <w:t>);</w:t>
      </w:r>
    </w:p>
    <w:p w14:paraId="055D88F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scanf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c</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,&amp;</w:t>
      </w:r>
      <w:r w:rsidRPr="00720E19">
        <w:rPr>
          <w:rFonts w:ascii="Consolas" w:eastAsia="Times New Roman" w:hAnsi="Consolas" w:cs="Times New Roman"/>
          <w:color w:val="9CDCFE"/>
          <w:sz w:val="24"/>
          <w:szCs w:val="24"/>
          <w:lang w:eastAsia="en-IN" w:bidi="hi-IN"/>
        </w:rPr>
        <w:t>s</w:t>
      </w:r>
      <w:proofErr w:type="spellEnd"/>
      <w:r w:rsidRPr="00720E19">
        <w:rPr>
          <w:rFonts w:ascii="Consolas" w:eastAsia="Times New Roman" w:hAnsi="Consolas" w:cs="Times New Roman"/>
          <w:color w:val="D4D4D4"/>
          <w:sz w:val="24"/>
          <w:szCs w:val="24"/>
          <w:lang w:eastAsia="en-IN" w:bidi="hi-IN"/>
        </w:rPr>
        <w:t>);</w:t>
      </w:r>
    </w:p>
    <w:p w14:paraId="705BBBA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0A39D1C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strchr</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w:t>
      </w:r>
      <w:proofErr w:type="spellEnd"/>
      <w:r w:rsidRPr="00720E19">
        <w:rPr>
          <w:rFonts w:ascii="Consolas" w:eastAsia="Times New Roman" w:hAnsi="Consolas" w:cs="Times New Roman"/>
          <w:color w:val="D4D4D4"/>
          <w:sz w:val="24"/>
          <w:szCs w:val="24"/>
          <w:lang w:eastAsia="en-IN" w:bidi="hi-IN"/>
        </w:rPr>
        <w:t>);</w:t>
      </w:r>
    </w:p>
    <w:p w14:paraId="673275D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NULL</w:t>
      </w:r>
      <w:r w:rsidRPr="00720E19">
        <w:rPr>
          <w:rFonts w:ascii="Consolas" w:eastAsia="Times New Roman" w:hAnsi="Consolas" w:cs="Times New Roman"/>
          <w:color w:val="D4D4D4"/>
          <w:sz w:val="24"/>
          <w:szCs w:val="24"/>
          <w:lang w:eastAsia="en-IN" w:bidi="hi-IN"/>
        </w:rPr>
        <w:t>)</w:t>
      </w:r>
    </w:p>
    <w:p w14:paraId="15E0C20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entered character is not in the string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6A80747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else</w:t>
      </w:r>
    </w:p>
    <w:p w14:paraId="5D00BE9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string start from the charcter </w:t>
      </w:r>
      <w:r w:rsidRPr="00720E19">
        <w:rPr>
          <w:rFonts w:ascii="Consolas" w:eastAsia="Times New Roman" w:hAnsi="Consolas" w:cs="Times New Roman"/>
          <w:color w:val="9CDCFE"/>
          <w:sz w:val="24"/>
          <w:szCs w:val="24"/>
          <w:lang w:eastAsia="en-IN" w:bidi="hi-IN"/>
        </w:rPr>
        <w:t>%c</w:t>
      </w:r>
      <w:r w:rsidRPr="00720E19">
        <w:rPr>
          <w:rFonts w:ascii="Consolas" w:eastAsia="Times New Roman" w:hAnsi="Consolas" w:cs="Times New Roman"/>
          <w:color w:val="CE9178"/>
          <w:sz w:val="24"/>
          <w:szCs w:val="24"/>
          <w:lang w:eastAsia="en-IN" w:bidi="hi-IN"/>
        </w:rPr>
        <w:t> is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p>
    <w:p w14:paraId="009D6E8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32A5A3D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9</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string :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178BE39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6CA73E2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p>
    <w:p w14:paraId="6708775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character to search : "</w:t>
      </w:r>
      <w:r w:rsidRPr="00720E19">
        <w:rPr>
          <w:rFonts w:ascii="Consolas" w:eastAsia="Times New Roman" w:hAnsi="Consolas" w:cs="Times New Roman"/>
          <w:color w:val="D4D4D4"/>
          <w:sz w:val="24"/>
          <w:szCs w:val="24"/>
          <w:lang w:eastAsia="en-IN" w:bidi="hi-IN"/>
        </w:rPr>
        <w:t>);</w:t>
      </w:r>
    </w:p>
    <w:p w14:paraId="4AD7D92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scanf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c</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,&amp;</w:t>
      </w:r>
      <w:r w:rsidRPr="00720E19">
        <w:rPr>
          <w:rFonts w:ascii="Consolas" w:eastAsia="Times New Roman" w:hAnsi="Consolas" w:cs="Times New Roman"/>
          <w:color w:val="9CDCFE"/>
          <w:sz w:val="24"/>
          <w:szCs w:val="24"/>
          <w:lang w:eastAsia="en-IN" w:bidi="hi-IN"/>
        </w:rPr>
        <w:t>s</w:t>
      </w:r>
      <w:proofErr w:type="spellEnd"/>
      <w:r w:rsidRPr="00720E19">
        <w:rPr>
          <w:rFonts w:ascii="Consolas" w:eastAsia="Times New Roman" w:hAnsi="Consolas" w:cs="Times New Roman"/>
          <w:color w:val="D4D4D4"/>
          <w:sz w:val="24"/>
          <w:szCs w:val="24"/>
          <w:lang w:eastAsia="en-IN" w:bidi="hi-IN"/>
        </w:rPr>
        <w:t>);</w:t>
      </w:r>
    </w:p>
    <w:p w14:paraId="55B30AC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strchr</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w:t>
      </w:r>
      <w:proofErr w:type="spellEnd"/>
      <w:r w:rsidRPr="00720E19">
        <w:rPr>
          <w:rFonts w:ascii="Consolas" w:eastAsia="Times New Roman" w:hAnsi="Consolas" w:cs="Times New Roman"/>
          <w:color w:val="D4D4D4"/>
          <w:sz w:val="24"/>
          <w:szCs w:val="24"/>
          <w:lang w:eastAsia="en-IN" w:bidi="hi-IN"/>
        </w:rPr>
        <w:t>);</w:t>
      </w:r>
    </w:p>
    <w:p w14:paraId="50B265E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NULL</w:t>
      </w:r>
      <w:r w:rsidRPr="00720E19">
        <w:rPr>
          <w:rFonts w:ascii="Consolas" w:eastAsia="Times New Roman" w:hAnsi="Consolas" w:cs="Times New Roman"/>
          <w:color w:val="D4D4D4"/>
          <w:sz w:val="24"/>
          <w:szCs w:val="24"/>
          <w:lang w:eastAsia="en-IN" w:bidi="hi-IN"/>
        </w:rPr>
        <w:t>)</w:t>
      </w:r>
    </w:p>
    <w:p w14:paraId="66FC9D1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lastRenderedPageBreak/>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string starting from character </w:t>
      </w:r>
      <w:r w:rsidRPr="00720E19">
        <w:rPr>
          <w:rFonts w:ascii="Consolas" w:eastAsia="Times New Roman" w:hAnsi="Consolas" w:cs="Times New Roman"/>
          <w:color w:val="9CDCFE"/>
          <w:sz w:val="24"/>
          <w:szCs w:val="24"/>
          <w:lang w:eastAsia="en-IN" w:bidi="hi-IN"/>
        </w:rPr>
        <w:t>%c</w:t>
      </w:r>
      <w:r w:rsidRPr="00720E19">
        <w:rPr>
          <w:rFonts w:ascii="Consolas" w:eastAsia="Times New Roman" w:hAnsi="Consolas" w:cs="Times New Roman"/>
          <w:color w:val="CE9178"/>
          <w:sz w:val="24"/>
          <w:szCs w:val="24"/>
          <w:lang w:eastAsia="en-IN" w:bidi="hi-IN"/>
        </w:rPr>
        <w:t> is: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ret</w:t>
      </w:r>
      <w:r w:rsidRPr="00720E19">
        <w:rPr>
          <w:rFonts w:ascii="Consolas" w:eastAsia="Times New Roman" w:hAnsi="Consolas" w:cs="Times New Roman"/>
          <w:color w:val="D4D4D4"/>
          <w:sz w:val="24"/>
          <w:szCs w:val="24"/>
          <w:lang w:eastAsia="en-IN" w:bidi="hi-IN"/>
        </w:rPr>
        <w:t>);</w:t>
      </w:r>
    </w:p>
    <w:p w14:paraId="0424834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else</w:t>
      </w:r>
    </w:p>
    <w:p w14:paraId="07CE276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 entered character is not in the string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ACA224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0792272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 :    </w:t>
      </w:r>
      <w:r w:rsidRPr="00720E19">
        <w:rPr>
          <w:rFonts w:ascii="Consolas" w:eastAsia="Times New Roman" w:hAnsi="Consolas" w:cs="Times New Roman"/>
          <w:color w:val="C586C0"/>
          <w:sz w:val="24"/>
          <w:szCs w:val="24"/>
          <w:lang w:eastAsia="en-IN" w:bidi="hi-IN"/>
        </w:rPr>
        <w:t>return</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0CF40A5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093C531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\n\n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6A4B68E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C586C0"/>
          <w:sz w:val="24"/>
          <w:szCs w:val="24"/>
          <w:lang w:eastAsia="en-IN" w:bidi="hi-IN"/>
        </w:rPr>
        <w:t>goto</w:t>
      </w:r>
      <w:proofErr w:type="spellEnd"/>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8C8C8"/>
          <w:sz w:val="24"/>
          <w:szCs w:val="24"/>
          <w:lang w:eastAsia="en-IN" w:bidi="hi-IN"/>
        </w:rPr>
        <w:t>start</w:t>
      </w:r>
      <w:r w:rsidRPr="00720E19">
        <w:rPr>
          <w:rFonts w:ascii="Consolas" w:eastAsia="Times New Roman" w:hAnsi="Consolas" w:cs="Times New Roman"/>
          <w:color w:val="D4D4D4"/>
          <w:sz w:val="24"/>
          <w:szCs w:val="24"/>
          <w:lang w:eastAsia="en-IN" w:bidi="hi-IN"/>
        </w:rPr>
        <w:t>;</w:t>
      </w:r>
    </w:p>
    <w:p w14:paraId="6A04227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3BAAD9B7" w14:textId="77777777" w:rsidR="00592567" w:rsidRDefault="00592567" w:rsidP="00592567">
      <w:pPr>
        <w:rPr>
          <w:b/>
          <w:bCs/>
        </w:rPr>
      </w:pPr>
    </w:p>
    <w:p w14:paraId="246F1AF2" w14:textId="77777777" w:rsidR="00592567" w:rsidRDefault="00592567" w:rsidP="00592567">
      <w:pPr>
        <w:rPr>
          <w:b/>
          <w:bCs/>
        </w:rPr>
      </w:pPr>
      <w:r>
        <w:rPr>
          <w:b/>
          <w:bCs/>
          <w:noProof/>
        </w:rPr>
        <w:drawing>
          <wp:inline distT="0" distB="0" distL="0" distR="0" wp14:anchorId="4D0A78CE" wp14:editId="25C94331">
            <wp:extent cx="5722620" cy="27584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2620" cy="2758440"/>
                    </a:xfrm>
                    <a:prstGeom prst="rect">
                      <a:avLst/>
                    </a:prstGeom>
                    <a:noFill/>
                    <a:ln>
                      <a:noFill/>
                    </a:ln>
                  </pic:spPr>
                </pic:pic>
              </a:graphicData>
            </a:graphic>
          </wp:inline>
        </w:drawing>
      </w:r>
    </w:p>
    <w:p w14:paraId="007778EB" w14:textId="77777777" w:rsidR="00592567" w:rsidRPr="003F6D00" w:rsidRDefault="00592567" w:rsidP="003F6D00">
      <w:pPr>
        <w:rPr>
          <w:b/>
          <w:bCs/>
        </w:rPr>
      </w:pPr>
    </w:p>
    <w:p w14:paraId="00553056" w14:textId="0AA9A602" w:rsidR="003F6D00" w:rsidRPr="003F6D00" w:rsidRDefault="00592567" w:rsidP="003F6D00">
      <w:pPr>
        <w:rPr>
          <w:b/>
          <w:bCs/>
        </w:rPr>
      </w:pPr>
      <w:r>
        <w:rPr>
          <w:b/>
          <w:bCs/>
        </w:rPr>
        <w:t xml:space="preserve">2. </w:t>
      </w:r>
      <w:r w:rsidR="003F6D00" w:rsidRPr="003F6D00">
        <w:rPr>
          <w:b/>
          <w:bCs/>
        </w:rPr>
        <w:t>You are asked to store all the students name those who have enrolled in the class. You designed a two</w:t>
      </w:r>
    </w:p>
    <w:p w14:paraId="5F2BF09D" w14:textId="77777777" w:rsidR="003F6D00" w:rsidRPr="003F6D00" w:rsidRDefault="003F6D00" w:rsidP="003F6D00">
      <w:pPr>
        <w:rPr>
          <w:b/>
          <w:bCs/>
        </w:rPr>
      </w:pPr>
      <w:r w:rsidRPr="003F6D00">
        <w:rPr>
          <w:b/>
          <w:bCs/>
        </w:rPr>
        <w:t>dimensional array (</w:t>
      </w:r>
      <w:proofErr w:type="spellStart"/>
      <w:r w:rsidRPr="003F6D00">
        <w:rPr>
          <w:b/>
          <w:bCs/>
        </w:rPr>
        <w:t>std_name_array</w:t>
      </w:r>
      <w:proofErr w:type="spellEnd"/>
      <w:r w:rsidRPr="003F6D00">
        <w:rPr>
          <w:b/>
          <w:bCs/>
        </w:rPr>
        <w:t>[ ][ ]) where the first dimension stores the number of the students</w:t>
      </w:r>
    </w:p>
    <w:p w14:paraId="33BA98AB" w14:textId="77777777" w:rsidR="003F6D00" w:rsidRPr="003F6D00" w:rsidRDefault="003F6D00" w:rsidP="003F6D00">
      <w:pPr>
        <w:rPr>
          <w:b/>
          <w:bCs/>
        </w:rPr>
      </w:pPr>
      <w:r w:rsidRPr="003F6D00">
        <w:rPr>
          <w:b/>
          <w:bCs/>
        </w:rPr>
        <w:t xml:space="preserve">name and the second dimension </w:t>
      </w:r>
      <w:proofErr w:type="gramStart"/>
      <w:r w:rsidRPr="003F6D00">
        <w:rPr>
          <w:b/>
          <w:bCs/>
        </w:rPr>
        <w:t>stores</w:t>
      </w:r>
      <w:proofErr w:type="gramEnd"/>
      <w:r w:rsidRPr="003F6D00">
        <w:rPr>
          <w:b/>
          <w:bCs/>
        </w:rPr>
        <w:t xml:space="preserve"> the maximum length of each name. Do the following:</w:t>
      </w:r>
    </w:p>
    <w:p w14:paraId="187FB3FC" w14:textId="77777777" w:rsidR="003F6D00" w:rsidRPr="003F6D00" w:rsidRDefault="003F6D00" w:rsidP="003F6D00">
      <w:pPr>
        <w:rPr>
          <w:b/>
          <w:bCs/>
        </w:rPr>
      </w:pPr>
      <w:proofErr w:type="spellStart"/>
      <w:r w:rsidRPr="003F6D00">
        <w:rPr>
          <w:b/>
          <w:bCs/>
        </w:rPr>
        <w:t>i</w:t>
      </w:r>
      <w:proofErr w:type="spellEnd"/>
      <w:r w:rsidRPr="003F6D00">
        <w:rPr>
          <w:b/>
          <w:bCs/>
        </w:rPr>
        <w:t>) Read those students name and display them on the screen using pointer.</w:t>
      </w:r>
    </w:p>
    <w:p w14:paraId="7628988B" w14:textId="77777777" w:rsidR="003F6D00" w:rsidRPr="003F6D00" w:rsidRDefault="003F6D00" w:rsidP="003F6D00">
      <w:pPr>
        <w:rPr>
          <w:b/>
          <w:bCs/>
        </w:rPr>
      </w:pPr>
      <w:r w:rsidRPr="003F6D00">
        <w:rPr>
          <w:b/>
          <w:bCs/>
        </w:rPr>
        <w:t xml:space="preserve">ii) Search a particular student name is present in the </w:t>
      </w:r>
      <w:proofErr w:type="spellStart"/>
      <w:r w:rsidRPr="003F6D00">
        <w:rPr>
          <w:b/>
          <w:bCs/>
        </w:rPr>
        <w:t>std_name_array</w:t>
      </w:r>
      <w:proofErr w:type="spellEnd"/>
      <w:r w:rsidRPr="003F6D00">
        <w:rPr>
          <w:b/>
          <w:bCs/>
        </w:rPr>
        <w:t>[ ][ ] or not using binary</w:t>
      </w:r>
    </w:p>
    <w:p w14:paraId="0E711013" w14:textId="77777777" w:rsidR="003F6D00" w:rsidRPr="003F6D00" w:rsidRDefault="003F6D00" w:rsidP="003F6D00">
      <w:pPr>
        <w:rPr>
          <w:b/>
          <w:bCs/>
        </w:rPr>
      </w:pPr>
      <w:r w:rsidRPr="003F6D00">
        <w:rPr>
          <w:b/>
          <w:bCs/>
        </w:rPr>
        <w:t>search.</w:t>
      </w:r>
    </w:p>
    <w:p w14:paraId="22825AE2" w14:textId="77777777" w:rsidR="003F6D00" w:rsidRPr="003F6D00" w:rsidRDefault="003F6D00" w:rsidP="003F6D00">
      <w:pPr>
        <w:rPr>
          <w:b/>
          <w:bCs/>
        </w:rPr>
      </w:pPr>
      <w:r w:rsidRPr="003F6D00">
        <w:rPr>
          <w:b/>
          <w:bCs/>
        </w:rPr>
        <w:t>iii) Append the word ‘NIT-J’ at the end of each name.</w:t>
      </w:r>
    </w:p>
    <w:p w14:paraId="7DE5497E" w14:textId="539D0B17" w:rsidR="003F6D00" w:rsidRDefault="003F6D00" w:rsidP="003F6D00">
      <w:pPr>
        <w:rPr>
          <w:b/>
          <w:bCs/>
        </w:rPr>
      </w:pPr>
      <w:r w:rsidRPr="003F6D00">
        <w:rPr>
          <w:b/>
          <w:bCs/>
        </w:rPr>
        <w:t>iv) List out the name(s) which has maximum characters.</w:t>
      </w:r>
    </w:p>
    <w:p w14:paraId="283BA8C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C586C0"/>
          <w:sz w:val="24"/>
          <w:szCs w:val="24"/>
          <w:lang w:eastAsia="en-IN" w:bidi="hi-IN"/>
        </w:rPr>
        <w:t>#include</w:t>
      </w:r>
      <w:r w:rsidRPr="00720E19">
        <w:rPr>
          <w:rFonts w:ascii="Consolas" w:eastAsia="Times New Roman" w:hAnsi="Consolas" w:cs="Times New Roman"/>
          <w:color w:val="CE9178"/>
          <w:sz w:val="24"/>
          <w:szCs w:val="24"/>
          <w:lang w:eastAsia="en-IN" w:bidi="hi-IN"/>
        </w:rPr>
        <w:t>&lt;stdio.h&gt;</w:t>
      </w:r>
    </w:p>
    <w:p w14:paraId="13C5F1F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C586C0"/>
          <w:sz w:val="24"/>
          <w:szCs w:val="24"/>
          <w:lang w:eastAsia="en-IN" w:bidi="hi-IN"/>
        </w:rPr>
        <w:t>#include</w:t>
      </w:r>
      <w:r w:rsidRPr="00720E19">
        <w:rPr>
          <w:rFonts w:ascii="Consolas" w:eastAsia="Times New Roman" w:hAnsi="Consolas" w:cs="Times New Roman"/>
          <w:color w:val="CE9178"/>
          <w:sz w:val="24"/>
          <w:szCs w:val="24"/>
          <w:lang w:eastAsia="en-IN" w:bidi="hi-IN"/>
        </w:rPr>
        <w:t>&lt;string.h&gt;</w:t>
      </w:r>
    </w:p>
    <w:p w14:paraId="2BE17D1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C586C0"/>
          <w:sz w:val="24"/>
          <w:szCs w:val="24"/>
          <w:lang w:eastAsia="en-IN" w:bidi="hi-IN"/>
        </w:rPr>
        <w:lastRenderedPageBreak/>
        <w:t>#include</w:t>
      </w:r>
      <w:r w:rsidRPr="00720E19">
        <w:rPr>
          <w:rFonts w:ascii="Consolas" w:eastAsia="Times New Roman" w:hAnsi="Consolas" w:cs="Times New Roman"/>
          <w:color w:val="CE9178"/>
          <w:sz w:val="24"/>
          <w:szCs w:val="24"/>
          <w:lang w:eastAsia="en-IN" w:bidi="hi-IN"/>
        </w:rPr>
        <w:t>&lt;stdlib.h&gt;</w:t>
      </w:r>
    </w:p>
    <w:p w14:paraId="04895AD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std_name_array</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50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p>
    <w:p w14:paraId="246F92E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p>
    <w:p w14:paraId="6763476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void</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input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p>
    <w:p w14:paraId="66B685E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033B6F5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1A2C467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F96EFA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name of roll no. </w:t>
      </w:r>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CE9178"/>
          <w:sz w:val="24"/>
          <w:szCs w:val="24"/>
          <w:lang w:eastAsia="en-IN" w:bidi="hi-IN"/>
        </w:rPr>
        <w:t> :"</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1</w:t>
      </w:r>
      <w:r w:rsidRPr="00720E19">
        <w:rPr>
          <w:rFonts w:ascii="Consolas" w:eastAsia="Times New Roman" w:hAnsi="Consolas" w:cs="Times New Roman"/>
          <w:color w:val="D4D4D4"/>
          <w:sz w:val="24"/>
          <w:szCs w:val="24"/>
          <w:lang w:eastAsia="en-IN" w:bidi="hi-IN"/>
        </w:rPr>
        <w:t>);</w:t>
      </w:r>
    </w:p>
    <w:p w14:paraId="4C740C7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1B10142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52E279A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5561F92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void</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display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p>
    <w:p w14:paraId="2AA0F05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7B310DE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23EF17A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66B5F7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name of roll no. </w:t>
      </w:r>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CE9178"/>
          <w:sz w:val="24"/>
          <w:szCs w:val="24"/>
          <w:lang w:eastAsia="en-IN" w:bidi="hi-IN"/>
        </w:rPr>
        <w:t> is : "</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1</w:t>
      </w:r>
      <w:r w:rsidRPr="00720E19">
        <w:rPr>
          <w:rFonts w:ascii="Consolas" w:eastAsia="Times New Roman" w:hAnsi="Consolas" w:cs="Times New Roman"/>
          <w:color w:val="D4D4D4"/>
          <w:sz w:val="24"/>
          <w:szCs w:val="24"/>
          <w:lang w:eastAsia="en-IN" w:bidi="hi-IN"/>
        </w:rPr>
        <w:t>);</w:t>
      </w:r>
    </w:p>
    <w:p w14:paraId="003A7DD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5EF9CB7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FFF567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71A5115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void</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search</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569CD6"/>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char</w:t>
      </w:r>
      <w:proofErr w:type="spellEnd"/>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p>
    <w:p w14:paraId="6496DE9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0AE72D3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tag</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61BF4ED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03401AC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4D4FC5C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0863C88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tag</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strcmp</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4D4D4"/>
          <w:sz w:val="24"/>
          <w:szCs w:val="24"/>
          <w:lang w:eastAsia="en-IN" w:bidi="hi-IN"/>
        </w:rPr>
        <w:t>))</w:t>
      </w:r>
    </w:p>
    <w:p w14:paraId="770FB97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314B7B8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entered name is, of roll no. : </w:t>
      </w:r>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1</w:t>
      </w:r>
      <w:r w:rsidRPr="00720E19">
        <w:rPr>
          <w:rFonts w:ascii="Consolas" w:eastAsia="Times New Roman" w:hAnsi="Consolas" w:cs="Times New Roman"/>
          <w:color w:val="D4D4D4"/>
          <w:sz w:val="24"/>
          <w:szCs w:val="24"/>
          <w:lang w:eastAsia="en-IN" w:bidi="hi-IN"/>
        </w:rPr>
        <w:t>);  </w:t>
      </w:r>
    </w:p>
    <w:p w14:paraId="37CDB2D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tag</w:t>
      </w:r>
      <w:r w:rsidRPr="00720E19">
        <w:rPr>
          <w:rFonts w:ascii="Consolas" w:eastAsia="Times New Roman" w:hAnsi="Consolas" w:cs="Times New Roman"/>
          <w:color w:val="D4D4D4"/>
          <w:sz w:val="24"/>
          <w:szCs w:val="24"/>
          <w:lang w:eastAsia="en-IN" w:bidi="hi-IN"/>
        </w:rPr>
        <w:t>++;</w:t>
      </w:r>
    </w:p>
    <w:p w14:paraId="6952DE0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B1CE9B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0F3FFC2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4B8839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tag</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559CE629"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7F36967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"name was not found in database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 </w:t>
      </w:r>
    </w:p>
    <w:p w14:paraId="6C37892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9959E4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6BE595B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void</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append</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569CD6"/>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p>
    <w:p w14:paraId="61AD160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4832B2E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5C072AA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19FB37F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strcat</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NIT-J"</w:t>
      </w:r>
      <w:r w:rsidRPr="00720E19">
        <w:rPr>
          <w:rFonts w:ascii="Consolas" w:eastAsia="Times New Roman" w:hAnsi="Consolas" w:cs="Times New Roman"/>
          <w:color w:val="D4D4D4"/>
          <w:sz w:val="24"/>
          <w:szCs w:val="24"/>
          <w:lang w:eastAsia="en-IN" w:bidi="hi-IN"/>
        </w:rPr>
        <w:t>);</w:t>
      </w:r>
    </w:p>
    <w:p w14:paraId="559F7BB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lastRenderedPageBreak/>
        <w:t>    }</w:t>
      </w:r>
    </w:p>
    <w:p w14:paraId="6258F12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0928DD7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void</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enlist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569CD6"/>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p>
    <w:p w14:paraId="7FC58FD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592D563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len</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50</w:t>
      </w:r>
      <w:r w:rsidRPr="00720E19">
        <w:rPr>
          <w:rFonts w:ascii="Consolas" w:eastAsia="Times New Roman" w:hAnsi="Consolas" w:cs="Times New Roman"/>
          <w:color w:val="D4D4D4"/>
          <w:sz w:val="24"/>
          <w:szCs w:val="24"/>
          <w:lang w:eastAsia="en-IN" w:bidi="hi-IN"/>
        </w:rPr>
        <w:t>];</w:t>
      </w:r>
    </w:p>
    <w:p w14:paraId="3B50A37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1F9CDEC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601A84F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len</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DCDCAA"/>
          <w:sz w:val="24"/>
          <w:szCs w:val="24"/>
          <w:lang w:eastAsia="en-IN" w:bidi="hi-IN"/>
        </w:rPr>
        <w:t>strlen</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746C561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7B309AE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max_l</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len</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12B49B2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35B17A1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74A5AA6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max_l</w:t>
      </w:r>
      <w:proofErr w:type="spellEnd"/>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len</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128740C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69CC186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max_l</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len</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55D0537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num</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34201E8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4F410B3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0D594BA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"the name of student(s) with longest name is...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35B8F2E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for</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&lt;</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134A831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2C932182"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if</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len</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max_l</w:t>
      </w:r>
      <w:proofErr w:type="spellEnd"/>
      <w:r w:rsidRPr="00720E19">
        <w:rPr>
          <w:rFonts w:ascii="Consolas" w:eastAsia="Times New Roman" w:hAnsi="Consolas" w:cs="Times New Roman"/>
          <w:color w:val="D4D4D4"/>
          <w:sz w:val="24"/>
          <w:szCs w:val="24"/>
          <w:lang w:eastAsia="en-IN" w:bidi="hi-IN"/>
        </w:rPr>
        <w:t>)</w:t>
      </w:r>
    </w:p>
    <w:p w14:paraId="2379352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7BF899C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"roll no. = </w:t>
      </w:r>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t</w:t>
      </w:r>
      <w:r w:rsidRPr="00720E19">
        <w:rPr>
          <w:rFonts w:ascii="Consolas" w:eastAsia="Times New Roman" w:hAnsi="Consolas" w:cs="Times New Roman"/>
          <w:color w:val="CE9178"/>
          <w:sz w:val="24"/>
          <w:szCs w:val="24"/>
          <w:lang w:eastAsia="en-IN" w:bidi="hi-IN"/>
        </w:rPr>
        <w:t>name</w:t>
      </w:r>
      <w:proofErr w:type="spellEnd"/>
      <w:r w:rsidRPr="00720E19">
        <w:rPr>
          <w:rFonts w:ascii="Consolas" w:eastAsia="Times New Roman" w:hAnsi="Consolas" w:cs="Times New Roman"/>
          <w:color w:val="CE9178"/>
          <w:sz w:val="24"/>
          <w:szCs w:val="24"/>
          <w:lang w:eastAsia="en-IN" w:bidi="hi-IN"/>
        </w:rPr>
        <w:t> = </w:t>
      </w:r>
      <w:r w:rsidRPr="00720E19">
        <w:rPr>
          <w:rFonts w:ascii="Consolas" w:eastAsia="Times New Roman" w:hAnsi="Consolas" w:cs="Times New Roman"/>
          <w:color w:val="9CDCFE"/>
          <w:sz w:val="24"/>
          <w:szCs w:val="24"/>
          <w:lang w:eastAsia="en-IN" w:bidi="hi-IN"/>
        </w:rPr>
        <w:t>%s</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i</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1</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name</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i</w:t>
      </w:r>
      <w:proofErr w:type="spellEnd"/>
      <w:r w:rsidRPr="00720E19">
        <w:rPr>
          <w:rFonts w:ascii="Consolas" w:eastAsia="Times New Roman" w:hAnsi="Consolas" w:cs="Times New Roman"/>
          <w:color w:val="D4D4D4"/>
          <w:sz w:val="24"/>
          <w:szCs w:val="24"/>
          <w:lang w:eastAsia="en-IN" w:bidi="hi-IN"/>
        </w:rPr>
        <w:t>]);</w:t>
      </w:r>
    </w:p>
    <w:p w14:paraId="0B2FDF6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469B2FB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4A83490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2994F2C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main</w:t>
      </w:r>
      <w:r w:rsidRPr="00720E19">
        <w:rPr>
          <w:rFonts w:ascii="Consolas" w:eastAsia="Times New Roman" w:hAnsi="Consolas" w:cs="Times New Roman"/>
          <w:color w:val="D4D4D4"/>
          <w:sz w:val="24"/>
          <w:szCs w:val="24"/>
          <w:lang w:eastAsia="en-IN" w:bidi="hi-IN"/>
        </w:rPr>
        <w:t>()</w:t>
      </w:r>
    </w:p>
    <w:p w14:paraId="5231707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4DB542DA"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int</w:t>
      </w: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num</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choice</w:t>
      </w:r>
      <w:proofErr w:type="spellEnd"/>
      <w:r w:rsidRPr="00720E19">
        <w:rPr>
          <w:rFonts w:ascii="Consolas" w:eastAsia="Times New Roman" w:hAnsi="Consolas" w:cs="Times New Roman"/>
          <w:color w:val="D4D4D4"/>
          <w:sz w:val="24"/>
          <w:szCs w:val="24"/>
          <w:lang w:eastAsia="en-IN" w:bidi="hi-IN"/>
        </w:rPr>
        <w:t>;</w:t>
      </w:r>
    </w:p>
    <w:p w14:paraId="3DD27E1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569CD6"/>
          <w:sz w:val="24"/>
          <w:szCs w:val="24"/>
          <w:lang w:eastAsia="en-IN" w:bidi="hi-IN"/>
        </w:rPr>
        <w:t>char</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9CDCFE"/>
          <w:sz w:val="24"/>
          <w:szCs w:val="24"/>
          <w:lang w:eastAsia="en-IN" w:bidi="hi-IN"/>
        </w:rPr>
        <w:t>c</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B5CEA8"/>
          <w:sz w:val="24"/>
          <w:szCs w:val="24"/>
          <w:lang w:eastAsia="en-IN" w:bidi="hi-IN"/>
        </w:rPr>
        <w:t>20</w:t>
      </w:r>
      <w:r w:rsidRPr="00720E19">
        <w:rPr>
          <w:rFonts w:ascii="Consolas" w:eastAsia="Times New Roman" w:hAnsi="Consolas" w:cs="Times New Roman"/>
          <w:color w:val="D4D4D4"/>
          <w:sz w:val="24"/>
          <w:szCs w:val="24"/>
          <w:lang w:eastAsia="en-IN" w:bidi="hi-IN"/>
        </w:rPr>
        <w:t>];</w:t>
      </w:r>
    </w:p>
    <w:p w14:paraId="4F3AEF9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numbers of students of which you want to add name : "</w:t>
      </w:r>
      <w:r w:rsidRPr="00720E19">
        <w:rPr>
          <w:rFonts w:ascii="Consolas" w:eastAsia="Times New Roman" w:hAnsi="Consolas" w:cs="Times New Roman"/>
          <w:color w:val="D4D4D4"/>
          <w:sz w:val="24"/>
          <w:szCs w:val="24"/>
          <w:lang w:eastAsia="en-IN" w:bidi="hi-IN"/>
        </w:rPr>
        <w:t>);</w:t>
      </w:r>
    </w:p>
    <w:p w14:paraId="23078F5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scanf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,&amp;</w:t>
      </w:r>
      <w:r w:rsidRPr="00720E19">
        <w:rPr>
          <w:rFonts w:ascii="Consolas" w:eastAsia="Times New Roman" w:hAnsi="Consolas" w:cs="Times New Roman"/>
          <w:color w:val="9CDCFE"/>
          <w:sz w:val="24"/>
          <w:szCs w:val="24"/>
          <w:lang w:eastAsia="en-IN" w:bidi="hi-IN"/>
        </w:rPr>
        <w:t>n</w:t>
      </w:r>
      <w:proofErr w:type="spellEnd"/>
      <w:r w:rsidRPr="00720E19">
        <w:rPr>
          <w:rFonts w:ascii="Consolas" w:eastAsia="Times New Roman" w:hAnsi="Consolas" w:cs="Times New Roman"/>
          <w:color w:val="D4D4D4"/>
          <w:sz w:val="24"/>
          <w:szCs w:val="24"/>
          <w:lang w:eastAsia="en-IN" w:bidi="hi-IN"/>
        </w:rPr>
        <w:t>);</w:t>
      </w:r>
    </w:p>
    <w:p w14:paraId="7413AC2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getchar</w:t>
      </w:r>
      <w:proofErr w:type="spellEnd"/>
      <w:r w:rsidRPr="00720E19">
        <w:rPr>
          <w:rFonts w:ascii="Consolas" w:eastAsia="Times New Roman" w:hAnsi="Consolas" w:cs="Times New Roman"/>
          <w:color w:val="D4D4D4"/>
          <w:sz w:val="24"/>
          <w:szCs w:val="24"/>
          <w:lang w:eastAsia="en-IN" w:bidi="hi-IN"/>
        </w:rPr>
        <w:t>();</w:t>
      </w:r>
    </w:p>
    <w:p w14:paraId="31BFB44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names of students roll no. wise....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2272C6B4"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input</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std_name_array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w:t>
      </w:r>
      <w:proofErr w:type="spellEnd"/>
      <w:r w:rsidRPr="00720E19">
        <w:rPr>
          <w:rFonts w:ascii="Consolas" w:eastAsia="Times New Roman" w:hAnsi="Consolas" w:cs="Times New Roman"/>
          <w:color w:val="D4D4D4"/>
          <w:sz w:val="24"/>
          <w:szCs w:val="24"/>
          <w:lang w:eastAsia="en-IN" w:bidi="hi-IN"/>
        </w:rPr>
        <w:t>);</w:t>
      </w:r>
    </w:p>
    <w:p w14:paraId="283DBDD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p>
    <w:p w14:paraId="63A96BE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enter</w:t>
      </w:r>
      <w:proofErr w:type="spellEnd"/>
      <w:r w:rsidRPr="00720E19">
        <w:rPr>
          <w:rFonts w:ascii="Consolas" w:eastAsia="Times New Roman" w:hAnsi="Consolas" w:cs="Times New Roman"/>
          <w:color w:val="CE9178"/>
          <w:sz w:val="24"/>
          <w:szCs w:val="24"/>
          <w:lang w:eastAsia="en-IN" w:bidi="hi-IN"/>
        </w:rPr>
        <w:t> the choice wisely...</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759E361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1 for displaying the content of database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518F00A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2 for searching student name in database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7617F15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3 for appending NIT-J at the end of the data base</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0F9249B6"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lastRenderedPageBreak/>
        <w:t>    </w:t>
      </w:r>
      <w:r w:rsidRPr="00720E19">
        <w:rPr>
          <w:rFonts w:ascii="Consolas" w:eastAsia="Times New Roman" w:hAnsi="Consolas" w:cs="Times New Roman"/>
          <w:color w:val="DCDCAA"/>
          <w:sz w:val="24"/>
          <w:szCs w:val="24"/>
          <w:lang w:eastAsia="en-IN" w:bidi="hi-IN"/>
        </w:rPr>
        <w:t>printf</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 4 for listing the name(s) having the highest length</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7A227A18"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scanf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9CDCFE"/>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d</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,&amp;</w:t>
      </w:r>
      <w:r w:rsidRPr="00720E19">
        <w:rPr>
          <w:rFonts w:ascii="Consolas" w:eastAsia="Times New Roman" w:hAnsi="Consolas" w:cs="Times New Roman"/>
          <w:color w:val="9CDCFE"/>
          <w:sz w:val="24"/>
          <w:szCs w:val="24"/>
          <w:lang w:eastAsia="en-IN" w:bidi="hi-IN"/>
        </w:rPr>
        <w:t>choice</w:t>
      </w:r>
      <w:proofErr w:type="spellEnd"/>
      <w:r w:rsidRPr="00720E19">
        <w:rPr>
          <w:rFonts w:ascii="Consolas" w:eastAsia="Times New Roman" w:hAnsi="Consolas" w:cs="Times New Roman"/>
          <w:color w:val="D4D4D4"/>
          <w:sz w:val="24"/>
          <w:szCs w:val="24"/>
          <w:lang w:eastAsia="en-IN" w:bidi="hi-IN"/>
        </w:rPr>
        <w:t>);</w:t>
      </w:r>
    </w:p>
    <w:p w14:paraId="17B2E6A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switch</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choice</w:t>
      </w:r>
      <w:r w:rsidRPr="00720E19">
        <w:rPr>
          <w:rFonts w:ascii="Consolas" w:eastAsia="Times New Roman" w:hAnsi="Consolas" w:cs="Times New Roman"/>
          <w:color w:val="D4D4D4"/>
          <w:sz w:val="24"/>
          <w:szCs w:val="24"/>
          <w:lang w:eastAsia="en-IN" w:bidi="hi-IN"/>
        </w:rPr>
        <w:t>)</w:t>
      </w:r>
    </w:p>
    <w:p w14:paraId="454758E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5D2B682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1</w:t>
      </w:r>
      <w:r w:rsidRPr="00720E19">
        <w:rPr>
          <w:rFonts w:ascii="Consolas" w:eastAsia="Times New Roman" w:hAnsi="Consolas" w:cs="Times New Roman"/>
          <w:color w:val="D4D4D4"/>
          <w:sz w:val="24"/>
          <w:szCs w:val="24"/>
          <w:lang w:eastAsia="en-IN" w:bidi="hi-IN"/>
        </w:rPr>
        <w:t> :    </w:t>
      </w:r>
      <w:r w:rsidRPr="00720E19">
        <w:rPr>
          <w:rFonts w:ascii="Consolas" w:eastAsia="Times New Roman" w:hAnsi="Consolas" w:cs="Times New Roman"/>
          <w:color w:val="DCDCAA"/>
          <w:sz w:val="24"/>
          <w:szCs w:val="24"/>
          <w:lang w:eastAsia="en-IN" w:bidi="hi-IN"/>
        </w:rPr>
        <w:t>display</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std_name_array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w:t>
      </w:r>
      <w:proofErr w:type="spellEnd"/>
      <w:r w:rsidRPr="00720E19">
        <w:rPr>
          <w:rFonts w:ascii="Consolas" w:eastAsia="Times New Roman" w:hAnsi="Consolas" w:cs="Times New Roman"/>
          <w:color w:val="D4D4D4"/>
          <w:sz w:val="24"/>
          <w:szCs w:val="24"/>
          <w:lang w:eastAsia="en-IN" w:bidi="hi-IN"/>
        </w:rPr>
        <w:t>);</w:t>
      </w:r>
    </w:p>
    <w:p w14:paraId="65472A6E"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7633B9B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2</w:t>
      </w:r>
      <w:r w:rsidRPr="00720E19">
        <w:rPr>
          <w:rFonts w:ascii="Consolas" w:eastAsia="Times New Roman" w:hAnsi="Consolas" w:cs="Times New Roman"/>
          <w:color w:val="D4D4D4"/>
          <w:sz w:val="24"/>
          <w:szCs w:val="24"/>
          <w:lang w:eastAsia="en-IN" w:bidi="hi-IN"/>
        </w:rPr>
        <w:t> :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"enter the name to search : "</w:t>
      </w:r>
      <w:r w:rsidRPr="00720E19">
        <w:rPr>
          <w:rFonts w:ascii="Consolas" w:eastAsia="Times New Roman" w:hAnsi="Consolas" w:cs="Times New Roman"/>
          <w:color w:val="D4D4D4"/>
          <w:sz w:val="24"/>
          <w:szCs w:val="24"/>
          <w:lang w:eastAsia="en-IN" w:bidi="hi-IN"/>
        </w:rPr>
        <w:t>);</w:t>
      </w:r>
    </w:p>
    <w:p w14:paraId="39698A90"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fflush</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569CD6"/>
          <w:sz w:val="24"/>
          <w:szCs w:val="24"/>
          <w:lang w:eastAsia="en-IN" w:bidi="hi-IN"/>
        </w:rPr>
        <w:t>stdin</w:t>
      </w:r>
      <w:r w:rsidRPr="00720E19">
        <w:rPr>
          <w:rFonts w:ascii="Consolas" w:eastAsia="Times New Roman" w:hAnsi="Consolas" w:cs="Times New Roman"/>
          <w:color w:val="D4D4D4"/>
          <w:sz w:val="24"/>
          <w:szCs w:val="24"/>
          <w:lang w:eastAsia="en-IN" w:bidi="hi-IN"/>
        </w:rPr>
        <w:t>);</w:t>
      </w:r>
    </w:p>
    <w:p w14:paraId="20F57661"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gets</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c</w:t>
      </w:r>
      <w:r w:rsidRPr="00720E19">
        <w:rPr>
          <w:rFonts w:ascii="Consolas" w:eastAsia="Times New Roman" w:hAnsi="Consolas" w:cs="Times New Roman"/>
          <w:color w:val="D4D4D4"/>
          <w:sz w:val="24"/>
          <w:szCs w:val="24"/>
          <w:lang w:eastAsia="en-IN" w:bidi="hi-IN"/>
        </w:rPr>
        <w:t>);</w:t>
      </w:r>
    </w:p>
    <w:p w14:paraId="03CB2655"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search</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std_name_array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c</w:t>
      </w:r>
      <w:proofErr w:type="spellEnd"/>
      <w:r w:rsidRPr="00720E19">
        <w:rPr>
          <w:rFonts w:ascii="Consolas" w:eastAsia="Times New Roman" w:hAnsi="Consolas" w:cs="Times New Roman"/>
          <w:color w:val="D4D4D4"/>
          <w:sz w:val="24"/>
          <w:szCs w:val="24"/>
          <w:lang w:eastAsia="en-IN" w:bidi="hi-IN"/>
        </w:rPr>
        <w:t>);</w:t>
      </w:r>
    </w:p>
    <w:p w14:paraId="238A3C1C"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0930BE9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3</w:t>
      </w:r>
      <w:r w:rsidRPr="00720E19">
        <w:rPr>
          <w:rFonts w:ascii="Consolas" w:eastAsia="Times New Roman" w:hAnsi="Consolas" w:cs="Times New Roman"/>
          <w:color w:val="D4D4D4"/>
          <w:sz w:val="24"/>
          <w:szCs w:val="24"/>
          <w:lang w:eastAsia="en-IN" w:bidi="hi-IN"/>
        </w:rPr>
        <w:t> :    </w:t>
      </w:r>
      <w:r w:rsidRPr="00720E19">
        <w:rPr>
          <w:rFonts w:ascii="Consolas" w:eastAsia="Times New Roman" w:hAnsi="Consolas" w:cs="Times New Roman"/>
          <w:color w:val="DCDCAA"/>
          <w:sz w:val="24"/>
          <w:szCs w:val="24"/>
          <w:lang w:eastAsia="en-IN" w:bidi="hi-IN"/>
        </w:rPr>
        <w:t>append</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std_name_array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w:t>
      </w:r>
      <w:proofErr w:type="spellEnd"/>
      <w:r w:rsidRPr="00720E19">
        <w:rPr>
          <w:rFonts w:ascii="Consolas" w:eastAsia="Times New Roman" w:hAnsi="Consolas" w:cs="Times New Roman"/>
          <w:color w:val="D4D4D4"/>
          <w:sz w:val="24"/>
          <w:szCs w:val="24"/>
          <w:lang w:eastAsia="en-IN" w:bidi="hi-IN"/>
        </w:rPr>
        <w:t>);</w:t>
      </w:r>
    </w:p>
    <w:p w14:paraId="2E0D489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roofErr w:type="spellStart"/>
      <w:r w:rsidRPr="00720E19">
        <w:rPr>
          <w:rFonts w:ascii="Consolas" w:eastAsia="Times New Roman" w:hAnsi="Consolas" w:cs="Times New Roman"/>
          <w:color w:val="DCDCAA"/>
          <w:sz w:val="24"/>
          <w:szCs w:val="24"/>
          <w:lang w:eastAsia="en-IN" w:bidi="hi-IN"/>
        </w:rPr>
        <w:t>printf</w:t>
      </w:r>
      <w:proofErr w:type="spellEnd"/>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7BA7D"/>
          <w:sz w:val="24"/>
          <w:szCs w:val="24"/>
          <w:lang w:eastAsia="en-IN" w:bidi="hi-IN"/>
        </w:rPr>
        <w:t>\</w:t>
      </w:r>
      <w:proofErr w:type="spellStart"/>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the</w:t>
      </w:r>
      <w:proofErr w:type="spellEnd"/>
      <w:r w:rsidRPr="00720E19">
        <w:rPr>
          <w:rFonts w:ascii="Consolas" w:eastAsia="Times New Roman" w:hAnsi="Consolas" w:cs="Times New Roman"/>
          <w:color w:val="CE9178"/>
          <w:sz w:val="24"/>
          <w:szCs w:val="24"/>
          <w:lang w:eastAsia="en-IN" w:bidi="hi-IN"/>
        </w:rPr>
        <w:t> new database is .....</w:t>
      </w:r>
      <w:r w:rsidRPr="00720E19">
        <w:rPr>
          <w:rFonts w:ascii="Consolas" w:eastAsia="Times New Roman" w:hAnsi="Consolas" w:cs="Times New Roman"/>
          <w:color w:val="D7BA7D"/>
          <w:sz w:val="24"/>
          <w:szCs w:val="24"/>
          <w:lang w:eastAsia="en-IN" w:bidi="hi-IN"/>
        </w:rPr>
        <w:t>\n</w:t>
      </w:r>
      <w:r w:rsidRPr="00720E19">
        <w:rPr>
          <w:rFonts w:ascii="Consolas" w:eastAsia="Times New Roman" w:hAnsi="Consolas" w:cs="Times New Roman"/>
          <w:color w:val="CE9178"/>
          <w:sz w:val="24"/>
          <w:szCs w:val="24"/>
          <w:lang w:eastAsia="en-IN" w:bidi="hi-IN"/>
        </w:rPr>
        <w:t>"</w:t>
      </w:r>
      <w:r w:rsidRPr="00720E19">
        <w:rPr>
          <w:rFonts w:ascii="Consolas" w:eastAsia="Times New Roman" w:hAnsi="Consolas" w:cs="Times New Roman"/>
          <w:color w:val="D4D4D4"/>
          <w:sz w:val="24"/>
          <w:szCs w:val="24"/>
          <w:lang w:eastAsia="en-IN" w:bidi="hi-IN"/>
        </w:rPr>
        <w:t>);</w:t>
      </w:r>
    </w:p>
    <w:p w14:paraId="4EA7254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DCDCAA"/>
          <w:sz w:val="24"/>
          <w:szCs w:val="24"/>
          <w:lang w:eastAsia="en-IN" w:bidi="hi-IN"/>
        </w:rPr>
        <w:t>display</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std_name_array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w:t>
      </w:r>
      <w:proofErr w:type="spellEnd"/>
      <w:r w:rsidRPr="00720E19">
        <w:rPr>
          <w:rFonts w:ascii="Consolas" w:eastAsia="Times New Roman" w:hAnsi="Consolas" w:cs="Times New Roman"/>
          <w:color w:val="D4D4D4"/>
          <w:sz w:val="24"/>
          <w:szCs w:val="24"/>
          <w:lang w:eastAsia="en-IN" w:bidi="hi-IN"/>
        </w:rPr>
        <w:t>);</w:t>
      </w:r>
    </w:p>
    <w:p w14:paraId="7D4E96EB"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4B00AC0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4</w:t>
      </w:r>
      <w:r w:rsidRPr="00720E19">
        <w:rPr>
          <w:rFonts w:ascii="Consolas" w:eastAsia="Times New Roman" w:hAnsi="Consolas" w:cs="Times New Roman"/>
          <w:color w:val="D4D4D4"/>
          <w:sz w:val="24"/>
          <w:szCs w:val="24"/>
          <w:lang w:eastAsia="en-IN" w:bidi="hi-IN"/>
        </w:rPr>
        <w:t> :    </w:t>
      </w:r>
      <w:r w:rsidRPr="00720E19">
        <w:rPr>
          <w:rFonts w:ascii="Consolas" w:eastAsia="Times New Roman" w:hAnsi="Consolas" w:cs="Times New Roman"/>
          <w:color w:val="DCDCAA"/>
          <w:sz w:val="24"/>
          <w:szCs w:val="24"/>
          <w:lang w:eastAsia="en-IN" w:bidi="hi-IN"/>
        </w:rPr>
        <w:t>enlist</w:t>
      </w:r>
      <w:r w:rsidRPr="00720E19">
        <w:rPr>
          <w:rFonts w:ascii="Consolas" w:eastAsia="Times New Roman" w:hAnsi="Consolas" w:cs="Times New Roman"/>
          <w:color w:val="D4D4D4"/>
          <w:sz w:val="24"/>
          <w:szCs w:val="24"/>
          <w:lang w:eastAsia="en-IN" w:bidi="hi-IN"/>
        </w:rPr>
        <w:t>(</w:t>
      </w:r>
      <w:proofErr w:type="spellStart"/>
      <w:r w:rsidRPr="00720E19">
        <w:rPr>
          <w:rFonts w:ascii="Consolas" w:eastAsia="Times New Roman" w:hAnsi="Consolas" w:cs="Times New Roman"/>
          <w:color w:val="9CDCFE"/>
          <w:sz w:val="24"/>
          <w:szCs w:val="24"/>
          <w:lang w:eastAsia="en-IN" w:bidi="hi-IN"/>
        </w:rPr>
        <w:t>std_name_array</w:t>
      </w:r>
      <w:r w:rsidRPr="00720E19">
        <w:rPr>
          <w:rFonts w:ascii="Consolas" w:eastAsia="Times New Roman" w:hAnsi="Consolas" w:cs="Times New Roman"/>
          <w:color w:val="D4D4D4"/>
          <w:sz w:val="24"/>
          <w:szCs w:val="24"/>
          <w:lang w:eastAsia="en-IN" w:bidi="hi-IN"/>
        </w:rPr>
        <w:t>,</w:t>
      </w:r>
      <w:r w:rsidRPr="00720E19">
        <w:rPr>
          <w:rFonts w:ascii="Consolas" w:eastAsia="Times New Roman" w:hAnsi="Consolas" w:cs="Times New Roman"/>
          <w:color w:val="9CDCFE"/>
          <w:sz w:val="24"/>
          <w:szCs w:val="24"/>
          <w:lang w:eastAsia="en-IN" w:bidi="hi-IN"/>
        </w:rPr>
        <w:t>n</w:t>
      </w:r>
      <w:proofErr w:type="spellEnd"/>
      <w:r w:rsidRPr="00720E19">
        <w:rPr>
          <w:rFonts w:ascii="Consolas" w:eastAsia="Times New Roman" w:hAnsi="Consolas" w:cs="Times New Roman"/>
          <w:color w:val="D4D4D4"/>
          <w:sz w:val="24"/>
          <w:szCs w:val="24"/>
          <w:lang w:eastAsia="en-IN" w:bidi="hi-IN"/>
        </w:rPr>
        <w:t>);</w:t>
      </w:r>
    </w:p>
    <w:p w14:paraId="73D58A7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622F1C2D"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case</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 :    </w:t>
      </w:r>
      <w:r w:rsidRPr="00720E19">
        <w:rPr>
          <w:rFonts w:ascii="Consolas" w:eastAsia="Times New Roman" w:hAnsi="Consolas" w:cs="Times New Roman"/>
          <w:color w:val="C586C0"/>
          <w:sz w:val="24"/>
          <w:szCs w:val="24"/>
          <w:lang w:eastAsia="en-IN" w:bidi="hi-IN"/>
        </w:rPr>
        <w:t>return</w:t>
      </w: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B5CEA8"/>
          <w:sz w:val="24"/>
          <w:szCs w:val="24"/>
          <w:lang w:eastAsia="en-IN" w:bidi="hi-IN"/>
        </w:rPr>
        <w:t>0</w:t>
      </w:r>
      <w:r w:rsidRPr="00720E19">
        <w:rPr>
          <w:rFonts w:ascii="Consolas" w:eastAsia="Times New Roman" w:hAnsi="Consolas" w:cs="Times New Roman"/>
          <w:color w:val="D4D4D4"/>
          <w:sz w:val="24"/>
          <w:szCs w:val="24"/>
          <w:lang w:eastAsia="en-IN" w:bidi="hi-IN"/>
        </w:rPr>
        <w:t>;</w:t>
      </w:r>
    </w:p>
    <w:p w14:paraId="4458D5DF"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r w:rsidRPr="00720E19">
        <w:rPr>
          <w:rFonts w:ascii="Consolas" w:eastAsia="Times New Roman" w:hAnsi="Consolas" w:cs="Times New Roman"/>
          <w:color w:val="C586C0"/>
          <w:sz w:val="24"/>
          <w:szCs w:val="24"/>
          <w:lang w:eastAsia="en-IN" w:bidi="hi-IN"/>
        </w:rPr>
        <w:t>break</w:t>
      </w:r>
      <w:r w:rsidRPr="00720E19">
        <w:rPr>
          <w:rFonts w:ascii="Consolas" w:eastAsia="Times New Roman" w:hAnsi="Consolas" w:cs="Times New Roman"/>
          <w:color w:val="D4D4D4"/>
          <w:sz w:val="24"/>
          <w:szCs w:val="24"/>
          <w:lang w:eastAsia="en-IN" w:bidi="hi-IN"/>
        </w:rPr>
        <w:t>;</w:t>
      </w:r>
    </w:p>
    <w:p w14:paraId="1F119897"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    }</w:t>
      </w:r>
    </w:p>
    <w:p w14:paraId="0117A4C3" w14:textId="77777777" w:rsidR="00592567" w:rsidRPr="00720E19"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720E19">
        <w:rPr>
          <w:rFonts w:ascii="Consolas" w:eastAsia="Times New Roman" w:hAnsi="Consolas" w:cs="Times New Roman"/>
          <w:color w:val="D4D4D4"/>
          <w:sz w:val="24"/>
          <w:szCs w:val="24"/>
          <w:lang w:eastAsia="en-IN" w:bidi="hi-IN"/>
        </w:rPr>
        <w:t>}</w:t>
      </w:r>
    </w:p>
    <w:p w14:paraId="03188065" w14:textId="77777777" w:rsidR="00592567" w:rsidRDefault="00592567" w:rsidP="00592567">
      <w:pPr>
        <w:rPr>
          <w:b/>
          <w:bCs/>
        </w:rPr>
      </w:pPr>
    </w:p>
    <w:p w14:paraId="5E0254F8" w14:textId="77777777" w:rsidR="00592567" w:rsidRPr="003F6D00" w:rsidRDefault="00592567" w:rsidP="00592567">
      <w:pPr>
        <w:rPr>
          <w:b/>
          <w:bCs/>
        </w:rPr>
      </w:pPr>
      <w:r>
        <w:rPr>
          <w:b/>
          <w:bCs/>
          <w:noProof/>
        </w:rPr>
        <w:drawing>
          <wp:inline distT="0" distB="0" distL="0" distR="0" wp14:anchorId="1A828EDD" wp14:editId="1DAF7A92">
            <wp:extent cx="5722620" cy="3276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3276600"/>
                    </a:xfrm>
                    <a:prstGeom prst="rect">
                      <a:avLst/>
                    </a:prstGeom>
                    <a:noFill/>
                    <a:ln>
                      <a:noFill/>
                    </a:ln>
                  </pic:spPr>
                </pic:pic>
              </a:graphicData>
            </a:graphic>
          </wp:inline>
        </w:drawing>
      </w:r>
    </w:p>
    <w:p w14:paraId="4ABF4EB7" w14:textId="77777777" w:rsidR="00592567" w:rsidRDefault="00592567" w:rsidP="003F6D00">
      <w:pPr>
        <w:rPr>
          <w:b/>
          <w:bCs/>
        </w:rPr>
      </w:pPr>
    </w:p>
    <w:p w14:paraId="60416C38" w14:textId="342E5C0B" w:rsidR="003F6D00" w:rsidRDefault="003F6D00" w:rsidP="003F6D00">
      <w:pPr>
        <w:rPr>
          <w:b/>
          <w:bCs/>
        </w:rPr>
      </w:pPr>
      <w:r w:rsidRPr="003F6D00">
        <w:rPr>
          <w:b/>
          <w:bCs/>
        </w:rPr>
        <w:t>1. Write a C program to find total number of alphabets, digits or special character in a string.</w:t>
      </w:r>
    </w:p>
    <w:p w14:paraId="6CA30227"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lastRenderedPageBreak/>
        <w:t>#include</w:t>
      </w:r>
      <w:r w:rsidRPr="00592567">
        <w:rPr>
          <w:rFonts w:ascii="Consolas" w:eastAsia="Times New Roman" w:hAnsi="Consolas" w:cs="Times New Roman"/>
          <w:color w:val="CE9178"/>
          <w:sz w:val="24"/>
          <w:szCs w:val="24"/>
          <w:lang w:eastAsia="en-IN" w:bidi="hi-IN"/>
        </w:rPr>
        <w:t>&lt;stdio.h&gt;</w:t>
      </w:r>
    </w:p>
    <w:p w14:paraId="449689AE"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t>#include</w:t>
      </w:r>
      <w:r w:rsidRPr="00592567">
        <w:rPr>
          <w:rFonts w:ascii="Consolas" w:eastAsia="Times New Roman" w:hAnsi="Consolas" w:cs="Times New Roman"/>
          <w:color w:val="CE9178"/>
          <w:sz w:val="24"/>
          <w:szCs w:val="24"/>
          <w:lang w:eastAsia="en-IN" w:bidi="hi-IN"/>
        </w:rPr>
        <w:t>&lt;string.h&gt;</w:t>
      </w:r>
    </w:p>
    <w:p w14:paraId="5E2CA742"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t>#include</w:t>
      </w:r>
      <w:r w:rsidRPr="00592567">
        <w:rPr>
          <w:rFonts w:ascii="Consolas" w:eastAsia="Times New Roman" w:hAnsi="Consolas" w:cs="Times New Roman"/>
          <w:color w:val="CE9178"/>
          <w:sz w:val="24"/>
          <w:szCs w:val="24"/>
          <w:lang w:eastAsia="en-IN" w:bidi="hi-IN"/>
        </w:rPr>
        <w:t>&lt;stdlib.h&gt;</w:t>
      </w:r>
    </w:p>
    <w:p w14:paraId="7219810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p>
    <w:p w14:paraId="577761D3"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569CD6"/>
          <w:sz w:val="24"/>
          <w:szCs w:val="24"/>
          <w:lang w:eastAsia="en-IN" w:bidi="hi-IN"/>
        </w:rPr>
        <w:t>void</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main</w:t>
      </w:r>
      <w:r w:rsidRPr="00592567">
        <w:rPr>
          <w:rFonts w:ascii="Consolas" w:eastAsia="Times New Roman" w:hAnsi="Consolas" w:cs="Times New Roman"/>
          <w:color w:val="D4D4D4"/>
          <w:sz w:val="24"/>
          <w:szCs w:val="24"/>
          <w:lang w:eastAsia="en-IN" w:bidi="hi-IN"/>
        </w:rPr>
        <w:t>()</w:t>
      </w:r>
    </w:p>
    <w:p w14:paraId="19F0C0BC"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w:t>
      </w:r>
    </w:p>
    <w:p w14:paraId="441EA10C"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569CD6"/>
          <w:sz w:val="24"/>
          <w:szCs w:val="24"/>
          <w:lang w:eastAsia="en-IN" w:bidi="hi-IN"/>
        </w:rPr>
        <w:t>char</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50</w:t>
      </w:r>
      <w:r w:rsidRPr="00592567">
        <w:rPr>
          <w:rFonts w:ascii="Consolas" w:eastAsia="Times New Roman" w:hAnsi="Consolas" w:cs="Times New Roman"/>
          <w:color w:val="D4D4D4"/>
          <w:sz w:val="24"/>
          <w:szCs w:val="24"/>
          <w:lang w:eastAsia="en-IN" w:bidi="hi-IN"/>
        </w:rPr>
        <w:t>];</w:t>
      </w:r>
    </w:p>
    <w:p w14:paraId="66151E67"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569CD6"/>
          <w:sz w:val="24"/>
          <w:szCs w:val="24"/>
          <w:lang w:eastAsia="en-IN" w:bidi="hi-IN"/>
        </w:rPr>
        <w:t>int</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c</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n</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len</w:t>
      </w:r>
      <w:r w:rsidRPr="00592567">
        <w:rPr>
          <w:rFonts w:ascii="Consolas" w:eastAsia="Times New Roman" w:hAnsi="Consolas" w:cs="Times New Roman"/>
          <w:color w:val="D4D4D4"/>
          <w:sz w:val="24"/>
          <w:szCs w:val="24"/>
          <w:lang w:eastAsia="en-IN" w:bidi="hi-IN"/>
        </w:rPr>
        <w:t>;</w:t>
      </w:r>
    </w:p>
    <w:p w14:paraId="533C357A"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printf</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"enter the string to know more about its character sets : "</w:t>
      </w:r>
      <w:r w:rsidRPr="00592567">
        <w:rPr>
          <w:rFonts w:ascii="Consolas" w:eastAsia="Times New Roman" w:hAnsi="Consolas" w:cs="Times New Roman"/>
          <w:color w:val="D4D4D4"/>
          <w:sz w:val="24"/>
          <w:szCs w:val="24"/>
          <w:lang w:eastAsia="en-IN" w:bidi="hi-IN"/>
        </w:rPr>
        <w:t>);</w:t>
      </w:r>
    </w:p>
    <w:p w14:paraId="47DC5DEA"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gets</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
    <w:p w14:paraId="6C0BB69E"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9CDCFE"/>
          <w:sz w:val="24"/>
          <w:szCs w:val="24"/>
          <w:lang w:eastAsia="en-IN" w:bidi="hi-IN"/>
        </w:rPr>
        <w:t>len</w:t>
      </w:r>
      <w:proofErr w:type="spellEnd"/>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DCDCAA"/>
          <w:sz w:val="24"/>
          <w:szCs w:val="24"/>
          <w:lang w:eastAsia="en-IN" w:bidi="hi-IN"/>
        </w:rPr>
        <w:t>strlen</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
    <w:p w14:paraId="1869B8B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for</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569CD6"/>
          <w:sz w:val="24"/>
          <w:szCs w:val="24"/>
          <w:lang w:eastAsia="en-IN" w:bidi="hi-IN"/>
        </w:rPr>
        <w:t>int</w:t>
      </w: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i</w:t>
      </w:r>
      <w:r w:rsidRPr="00592567">
        <w:rPr>
          <w:rFonts w:ascii="Consolas" w:eastAsia="Times New Roman" w:hAnsi="Consolas" w:cs="Times New Roman"/>
          <w:color w:val="D4D4D4"/>
          <w:sz w:val="24"/>
          <w:szCs w:val="24"/>
          <w:lang w:eastAsia="en-IN" w:bidi="hi-IN"/>
        </w:rPr>
        <w:t>&lt;</w:t>
      </w:r>
      <w:proofErr w:type="spellStart"/>
      <w:r w:rsidRPr="00592567">
        <w:rPr>
          <w:rFonts w:ascii="Consolas" w:eastAsia="Times New Roman" w:hAnsi="Consolas" w:cs="Times New Roman"/>
          <w:color w:val="9CDCFE"/>
          <w:sz w:val="24"/>
          <w:szCs w:val="24"/>
          <w:lang w:eastAsia="en-IN" w:bidi="hi-IN"/>
        </w:rPr>
        <w:t>len</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w:t>
      </w:r>
    </w:p>
    <w:p w14:paraId="2AE0454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78CEBE35"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if</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]&lt;=</w:t>
      </w:r>
      <w:r w:rsidRPr="00592567">
        <w:rPr>
          <w:rFonts w:ascii="Consolas" w:eastAsia="Times New Roman" w:hAnsi="Consolas" w:cs="Times New Roman"/>
          <w:color w:val="B5CEA8"/>
          <w:sz w:val="24"/>
          <w:szCs w:val="24"/>
          <w:lang w:eastAsia="en-IN" w:bidi="hi-IN"/>
        </w:rPr>
        <w:t>57</w:t>
      </w:r>
      <w:r w:rsidRPr="00592567">
        <w:rPr>
          <w:rFonts w:ascii="Consolas" w:eastAsia="Times New Roman" w:hAnsi="Consolas" w:cs="Times New Roman"/>
          <w:color w:val="D4D4D4"/>
          <w:sz w:val="24"/>
          <w:szCs w:val="24"/>
          <w:lang w:eastAsia="en-IN" w:bidi="hi-IN"/>
        </w:rPr>
        <w:t>&amp;&amp;</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]&gt;=</w:t>
      </w:r>
      <w:r w:rsidRPr="00592567">
        <w:rPr>
          <w:rFonts w:ascii="Consolas" w:eastAsia="Times New Roman" w:hAnsi="Consolas" w:cs="Times New Roman"/>
          <w:color w:val="B5CEA8"/>
          <w:sz w:val="24"/>
          <w:szCs w:val="24"/>
          <w:lang w:eastAsia="en-IN" w:bidi="hi-IN"/>
        </w:rPr>
        <w:t>48</w:t>
      </w:r>
      <w:r w:rsidRPr="00592567">
        <w:rPr>
          <w:rFonts w:ascii="Consolas" w:eastAsia="Times New Roman" w:hAnsi="Consolas" w:cs="Times New Roman"/>
          <w:color w:val="D4D4D4"/>
          <w:sz w:val="24"/>
          <w:szCs w:val="24"/>
          <w:lang w:eastAsia="en-IN" w:bidi="hi-IN"/>
        </w:rPr>
        <w:t>)</w:t>
      </w:r>
    </w:p>
    <w:p w14:paraId="2E63FC67"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n</w:t>
      </w:r>
      <w:r w:rsidRPr="00592567">
        <w:rPr>
          <w:rFonts w:ascii="Consolas" w:eastAsia="Times New Roman" w:hAnsi="Consolas" w:cs="Times New Roman"/>
          <w:color w:val="D4D4D4"/>
          <w:sz w:val="24"/>
          <w:szCs w:val="24"/>
          <w:lang w:eastAsia="en-IN" w:bidi="hi-IN"/>
        </w:rPr>
        <w:t>++;</w:t>
      </w:r>
    </w:p>
    <w:p w14:paraId="4CD6CCB7"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else</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if</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]&lt;=</w:t>
      </w:r>
      <w:r w:rsidRPr="00592567">
        <w:rPr>
          <w:rFonts w:ascii="Consolas" w:eastAsia="Times New Roman" w:hAnsi="Consolas" w:cs="Times New Roman"/>
          <w:color w:val="B5CEA8"/>
          <w:sz w:val="24"/>
          <w:szCs w:val="24"/>
          <w:lang w:eastAsia="en-IN" w:bidi="hi-IN"/>
        </w:rPr>
        <w:t>90</w:t>
      </w:r>
      <w:r w:rsidRPr="00592567">
        <w:rPr>
          <w:rFonts w:ascii="Consolas" w:eastAsia="Times New Roman" w:hAnsi="Consolas" w:cs="Times New Roman"/>
          <w:color w:val="D4D4D4"/>
          <w:sz w:val="24"/>
          <w:szCs w:val="24"/>
          <w:lang w:eastAsia="en-IN" w:bidi="hi-IN"/>
        </w:rPr>
        <w:t>&amp;&amp;</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]&gt;=</w:t>
      </w:r>
      <w:r w:rsidRPr="00592567">
        <w:rPr>
          <w:rFonts w:ascii="Consolas" w:eastAsia="Times New Roman" w:hAnsi="Consolas" w:cs="Times New Roman"/>
          <w:color w:val="B5CEA8"/>
          <w:sz w:val="24"/>
          <w:szCs w:val="24"/>
          <w:lang w:eastAsia="en-IN" w:bidi="hi-IN"/>
        </w:rPr>
        <w:t>65</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]&lt;=</w:t>
      </w:r>
      <w:r w:rsidRPr="00592567">
        <w:rPr>
          <w:rFonts w:ascii="Consolas" w:eastAsia="Times New Roman" w:hAnsi="Consolas" w:cs="Times New Roman"/>
          <w:color w:val="B5CEA8"/>
          <w:sz w:val="24"/>
          <w:szCs w:val="24"/>
          <w:lang w:eastAsia="en-IN" w:bidi="hi-IN"/>
        </w:rPr>
        <w:t>122</w:t>
      </w:r>
      <w:r w:rsidRPr="00592567">
        <w:rPr>
          <w:rFonts w:ascii="Consolas" w:eastAsia="Times New Roman" w:hAnsi="Consolas" w:cs="Times New Roman"/>
          <w:color w:val="D4D4D4"/>
          <w:sz w:val="24"/>
          <w:szCs w:val="24"/>
          <w:lang w:eastAsia="en-IN" w:bidi="hi-IN"/>
        </w:rPr>
        <w:t>&amp;&amp;</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]&gt;=</w:t>
      </w:r>
      <w:r w:rsidRPr="00592567">
        <w:rPr>
          <w:rFonts w:ascii="Consolas" w:eastAsia="Times New Roman" w:hAnsi="Consolas" w:cs="Times New Roman"/>
          <w:color w:val="B5CEA8"/>
          <w:sz w:val="24"/>
          <w:szCs w:val="24"/>
          <w:lang w:eastAsia="en-IN" w:bidi="hi-IN"/>
        </w:rPr>
        <w:t>97</w:t>
      </w:r>
      <w:r w:rsidRPr="00592567">
        <w:rPr>
          <w:rFonts w:ascii="Consolas" w:eastAsia="Times New Roman" w:hAnsi="Consolas" w:cs="Times New Roman"/>
          <w:color w:val="D4D4D4"/>
          <w:sz w:val="24"/>
          <w:szCs w:val="24"/>
          <w:lang w:eastAsia="en-IN" w:bidi="hi-IN"/>
        </w:rPr>
        <w:t>))</w:t>
      </w:r>
    </w:p>
    <w:p w14:paraId="6778656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10D6902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9CDCFE"/>
          <w:sz w:val="24"/>
          <w:szCs w:val="24"/>
          <w:lang w:eastAsia="en-IN" w:bidi="hi-IN"/>
        </w:rPr>
        <w:t>c</w:t>
      </w:r>
      <w:r w:rsidRPr="00592567">
        <w:rPr>
          <w:rFonts w:ascii="Consolas" w:eastAsia="Times New Roman" w:hAnsi="Consolas" w:cs="Times New Roman"/>
          <w:color w:val="D4D4D4"/>
          <w:sz w:val="24"/>
          <w:szCs w:val="24"/>
          <w:lang w:eastAsia="en-IN" w:bidi="hi-IN"/>
        </w:rPr>
        <w:t>++</w:t>
      </w:r>
      <w:proofErr w:type="spellEnd"/>
      <w:r w:rsidRPr="00592567">
        <w:rPr>
          <w:rFonts w:ascii="Consolas" w:eastAsia="Times New Roman" w:hAnsi="Consolas" w:cs="Times New Roman"/>
          <w:color w:val="D4D4D4"/>
          <w:sz w:val="24"/>
          <w:szCs w:val="24"/>
          <w:lang w:eastAsia="en-IN" w:bidi="hi-IN"/>
        </w:rPr>
        <w:t>;</w:t>
      </w:r>
    </w:p>
    <w:p w14:paraId="12653EC7"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51260F8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else</w:t>
      </w:r>
    </w:p>
    <w:p w14:paraId="3C2E0FC6"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t</w:t>
      </w:r>
      <w:r w:rsidRPr="00592567">
        <w:rPr>
          <w:rFonts w:ascii="Consolas" w:eastAsia="Times New Roman" w:hAnsi="Consolas" w:cs="Times New Roman"/>
          <w:color w:val="D4D4D4"/>
          <w:sz w:val="24"/>
          <w:szCs w:val="24"/>
          <w:lang w:eastAsia="en-IN" w:bidi="hi-IN"/>
        </w:rPr>
        <w:t>++;</w:t>
      </w:r>
    </w:p>
    <w:p w14:paraId="4E1FEA15"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39640896"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"the total alphabets in the sting is : </w:t>
      </w:r>
      <w:r w:rsidRPr="00592567">
        <w:rPr>
          <w:rFonts w:ascii="Consolas" w:eastAsia="Times New Roman" w:hAnsi="Consolas" w:cs="Times New Roman"/>
          <w:color w:val="9CDCFE"/>
          <w:sz w:val="24"/>
          <w:szCs w:val="24"/>
          <w:lang w:eastAsia="en-IN" w:bidi="hi-IN"/>
        </w:rPr>
        <w:t>%d</w:t>
      </w:r>
      <w:r w:rsidRPr="00592567">
        <w:rPr>
          <w:rFonts w:ascii="Consolas" w:eastAsia="Times New Roman" w:hAnsi="Consolas" w:cs="Times New Roman"/>
          <w:color w:val="D7BA7D"/>
          <w:sz w:val="24"/>
          <w:szCs w:val="24"/>
          <w:lang w:eastAsia="en-IN" w:bidi="hi-IN"/>
        </w:rPr>
        <w:t>\</w:t>
      </w:r>
      <w:proofErr w:type="spellStart"/>
      <w:r w:rsidRPr="00592567">
        <w:rPr>
          <w:rFonts w:ascii="Consolas" w:eastAsia="Times New Roman" w:hAnsi="Consolas" w:cs="Times New Roman"/>
          <w:color w:val="D7BA7D"/>
          <w:sz w:val="24"/>
          <w:szCs w:val="24"/>
          <w:lang w:eastAsia="en-IN" w:bidi="hi-IN"/>
        </w:rPr>
        <w:t>n</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c</w:t>
      </w:r>
      <w:proofErr w:type="spellEnd"/>
      <w:r w:rsidRPr="00592567">
        <w:rPr>
          <w:rFonts w:ascii="Consolas" w:eastAsia="Times New Roman" w:hAnsi="Consolas" w:cs="Times New Roman"/>
          <w:color w:val="D4D4D4"/>
          <w:sz w:val="24"/>
          <w:szCs w:val="24"/>
          <w:lang w:eastAsia="en-IN" w:bidi="hi-IN"/>
        </w:rPr>
        <w:t>);</w:t>
      </w:r>
    </w:p>
    <w:p w14:paraId="4DAA3DFB"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"the total numbers in the sting is : </w:t>
      </w:r>
      <w:r w:rsidRPr="00592567">
        <w:rPr>
          <w:rFonts w:ascii="Consolas" w:eastAsia="Times New Roman" w:hAnsi="Consolas" w:cs="Times New Roman"/>
          <w:color w:val="9CDCFE"/>
          <w:sz w:val="24"/>
          <w:szCs w:val="24"/>
          <w:lang w:eastAsia="en-IN" w:bidi="hi-IN"/>
        </w:rPr>
        <w:t>%d</w:t>
      </w:r>
      <w:r w:rsidRPr="00592567">
        <w:rPr>
          <w:rFonts w:ascii="Consolas" w:eastAsia="Times New Roman" w:hAnsi="Consolas" w:cs="Times New Roman"/>
          <w:color w:val="D7BA7D"/>
          <w:sz w:val="24"/>
          <w:szCs w:val="24"/>
          <w:lang w:eastAsia="en-IN" w:bidi="hi-IN"/>
        </w:rPr>
        <w:t>\</w:t>
      </w:r>
      <w:proofErr w:type="spellStart"/>
      <w:r w:rsidRPr="00592567">
        <w:rPr>
          <w:rFonts w:ascii="Consolas" w:eastAsia="Times New Roman" w:hAnsi="Consolas" w:cs="Times New Roman"/>
          <w:color w:val="D7BA7D"/>
          <w:sz w:val="24"/>
          <w:szCs w:val="24"/>
          <w:lang w:eastAsia="en-IN" w:bidi="hi-IN"/>
        </w:rPr>
        <w:t>n</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n</w:t>
      </w:r>
      <w:proofErr w:type="spellEnd"/>
      <w:r w:rsidRPr="00592567">
        <w:rPr>
          <w:rFonts w:ascii="Consolas" w:eastAsia="Times New Roman" w:hAnsi="Consolas" w:cs="Times New Roman"/>
          <w:color w:val="D4D4D4"/>
          <w:sz w:val="24"/>
          <w:szCs w:val="24"/>
          <w:lang w:eastAsia="en-IN" w:bidi="hi-IN"/>
        </w:rPr>
        <w:t>);</w:t>
      </w:r>
    </w:p>
    <w:p w14:paraId="171897B5"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printf</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"the total special characters in the sting is : </w:t>
      </w:r>
      <w:r w:rsidRPr="00592567">
        <w:rPr>
          <w:rFonts w:ascii="Consolas" w:eastAsia="Times New Roman" w:hAnsi="Consolas" w:cs="Times New Roman"/>
          <w:color w:val="9CDCFE"/>
          <w:sz w:val="24"/>
          <w:szCs w:val="24"/>
          <w:lang w:eastAsia="en-IN" w:bidi="hi-IN"/>
        </w:rPr>
        <w:t>%d</w:t>
      </w:r>
      <w:r w:rsidRPr="00592567">
        <w:rPr>
          <w:rFonts w:ascii="Consolas" w:eastAsia="Times New Roman" w:hAnsi="Consolas" w:cs="Times New Roman"/>
          <w:color w:val="D7BA7D"/>
          <w:sz w:val="24"/>
          <w:szCs w:val="24"/>
          <w:lang w:eastAsia="en-IN" w:bidi="hi-IN"/>
        </w:rPr>
        <w:t>\n</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t</w:t>
      </w:r>
      <w:r w:rsidRPr="00592567">
        <w:rPr>
          <w:rFonts w:ascii="Consolas" w:eastAsia="Times New Roman" w:hAnsi="Consolas" w:cs="Times New Roman"/>
          <w:color w:val="D4D4D4"/>
          <w:sz w:val="24"/>
          <w:szCs w:val="24"/>
          <w:lang w:eastAsia="en-IN" w:bidi="hi-IN"/>
        </w:rPr>
        <w:t>);</w:t>
      </w:r>
    </w:p>
    <w:p w14:paraId="2580C635"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w:t>
      </w:r>
    </w:p>
    <w:p w14:paraId="5840B5B8" w14:textId="77777777" w:rsidR="00592567" w:rsidRDefault="00592567" w:rsidP="00592567">
      <w:pPr>
        <w:rPr>
          <w:b/>
          <w:bCs/>
        </w:rPr>
      </w:pPr>
    </w:p>
    <w:p w14:paraId="45884536" w14:textId="77777777" w:rsidR="00592567" w:rsidRPr="003F6D00" w:rsidRDefault="00592567" w:rsidP="00592567">
      <w:pPr>
        <w:rPr>
          <w:b/>
          <w:bCs/>
        </w:rPr>
      </w:pPr>
      <w:r>
        <w:rPr>
          <w:b/>
          <w:bCs/>
          <w:noProof/>
        </w:rPr>
        <w:drawing>
          <wp:inline distT="0" distB="0" distL="0" distR="0" wp14:anchorId="17D3FBA4" wp14:editId="3A697FF2">
            <wp:extent cx="5730240" cy="1005840"/>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1005840"/>
                    </a:xfrm>
                    <a:prstGeom prst="rect">
                      <a:avLst/>
                    </a:prstGeom>
                    <a:noFill/>
                    <a:ln>
                      <a:noFill/>
                    </a:ln>
                  </pic:spPr>
                </pic:pic>
              </a:graphicData>
            </a:graphic>
          </wp:inline>
        </w:drawing>
      </w:r>
    </w:p>
    <w:p w14:paraId="718DEBFB" w14:textId="77777777" w:rsidR="00592567" w:rsidRDefault="00592567" w:rsidP="003F6D00">
      <w:pPr>
        <w:rPr>
          <w:b/>
          <w:bCs/>
        </w:rPr>
      </w:pPr>
    </w:p>
    <w:p w14:paraId="48E18D84" w14:textId="16451926" w:rsidR="003F6D00" w:rsidRDefault="003F6D00" w:rsidP="003F6D00">
      <w:pPr>
        <w:rPr>
          <w:b/>
          <w:bCs/>
        </w:rPr>
      </w:pPr>
      <w:r w:rsidRPr="003F6D00">
        <w:rPr>
          <w:b/>
          <w:bCs/>
        </w:rPr>
        <w:t>2. Calculate the area of circle by using function call macros.</w:t>
      </w:r>
    </w:p>
    <w:p w14:paraId="53740293"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t>#include</w:t>
      </w:r>
      <w:r w:rsidRPr="00592567">
        <w:rPr>
          <w:rFonts w:ascii="Consolas" w:eastAsia="Times New Roman" w:hAnsi="Consolas" w:cs="Times New Roman"/>
          <w:color w:val="CE9178"/>
          <w:sz w:val="24"/>
          <w:szCs w:val="24"/>
          <w:lang w:eastAsia="en-IN" w:bidi="hi-IN"/>
        </w:rPr>
        <w:t>&lt;stdio.h&gt;</w:t>
      </w:r>
    </w:p>
    <w:p w14:paraId="2493B3F8"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t>#</w:t>
      </w:r>
      <w:proofErr w:type="gramStart"/>
      <w:r w:rsidRPr="00592567">
        <w:rPr>
          <w:rFonts w:ascii="Consolas" w:eastAsia="Times New Roman" w:hAnsi="Consolas" w:cs="Times New Roman"/>
          <w:color w:val="C586C0"/>
          <w:sz w:val="24"/>
          <w:szCs w:val="24"/>
          <w:lang w:eastAsia="en-IN" w:bidi="hi-IN"/>
        </w:rPr>
        <w:t>define</w:t>
      </w:r>
      <w:proofErr w:type="gramEnd"/>
      <w:r w:rsidRPr="00592567">
        <w:rPr>
          <w:rFonts w:ascii="Consolas" w:eastAsia="Times New Roman" w:hAnsi="Consolas" w:cs="Times New Roman"/>
          <w:color w:val="569CD6"/>
          <w:sz w:val="24"/>
          <w:szCs w:val="24"/>
          <w:lang w:eastAsia="en-IN" w:bidi="hi-IN"/>
        </w:rPr>
        <w:t> area(</w:t>
      </w:r>
      <w:r w:rsidRPr="00592567">
        <w:rPr>
          <w:rFonts w:ascii="Consolas" w:eastAsia="Times New Roman" w:hAnsi="Consolas" w:cs="Times New Roman"/>
          <w:color w:val="9CDCFE"/>
          <w:sz w:val="24"/>
          <w:szCs w:val="24"/>
          <w:lang w:eastAsia="en-IN" w:bidi="hi-IN"/>
        </w:rPr>
        <w:t>r</w:t>
      </w:r>
      <w:r w:rsidRPr="00592567">
        <w:rPr>
          <w:rFonts w:ascii="Consolas" w:eastAsia="Times New Roman" w:hAnsi="Consolas" w:cs="Times New Roman"/>
          <w:color w:val="569CD6"/>
          <w:sz w:val="24"/>
          <w:szCs w:val="24"/>
          <w:lang w:eastAsia="en-IN" w:bidi="hi-IN"/>
        </w:rPr>
        <w:t>) </w:t>
      </w:r>
      <w:r w:rsidRPr="00592567">
        <w:rPr>
          <w:rFonts w:ascii="Consolas" w:eastAsia="Times New Roman" w:hAnsi="Consolas" w:cs="Times New Roman"/>
          <w:color w:val="B5CEA8"/>
          <w:sz w:val="24"/>
          <w:szCs w:val="24"/>
          <w:lang w:eastAsia="en-IN" w:bidi="hi-IN"/>
        </w:rPr>
        <w:t>3.14</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569CD6"/>
          <w:sz w:val="24"/>
          <w:szCs w:val="24"/>
          <w:lang w:eastAsia="en-IN" w:bidi="hi-IN"/>
        </w:rPr>
        <w:t>r</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569CD6"/>
          <w:sz w:val="24"/>
          <w:szCs w:val="24"/>
          <w:lang w:eastAsia="en-IN" w:bidi="hi-IN"/>
        </w:rPr>
        <w:t>r</w:t>
      </w:r>
    </w:p>
    <w:p w14:paraId="516C008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569CD6"/>
          <w:sz w:val="24"/>
          <w:szCs w:val="24"/>
          <w:lang w:eastAsia="en-IN" w:bidi="hi-IN"/>
        </w:rPr>
        <w:t>void</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main</w:t>
      </w:r>
      <w:r w:rsidRPr="00592567">
        <w:rPr>
          <w:rFonts w:ascii="Consolas" w:eastAsia="Times New Roman" w:hAnsi="Consolas" w:cs="Times New Roman"/>
          <w:color w:val="D4D4D4"/>
          <w:sz w:val="24"/>
          <w:szCs w:val="24"/>
          <w:lang w:eastAsia="en-IN" w:bidi="hi-IN"/>
        </w:rPr>
        <w:t>()</w:t>
      </w:r>
    </w:p>
    <w:p w14:paraId="375CB67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w:t>
      </w:r>
    </w:p>
    <w:p w14:paraId="7AD116B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lastRenderedPageBreak/>
        <w:t>    </w:t>
      </w:r>
      <w:r w:rsidRPr="00592567">
        <w:rPr>
          <w:rFonts w:ascii="Consolas" w:eastAsia="Times New Roman" w:hAnsi="Consolas" w:cs="Times New Roman"/>
          <w:color w:val="569CD6"/>
          <w:sz w:val="24"/>
          <w:szCs w:val="24"/>
          <w:lang w:eastAsia="en-IN" w:bidi="hi-IN"/>
        </w:rPr>
        <w:t>float</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r</w:t>
      </w:r>
      <w:r w:rsidRPr="00592567">
        <w:rPr>
          <w:rFonts w:ascii="Consolas" w:eastAsia="Times New Roman" w:hAnsi="Consolas" w:cs="Times New Roman"/>
          <w:color w:val="D4D4D4"/>
          <w:sz w:val="24"/>
          <w:szCs w:val="24"/>
          <w:lang w:eastAsia="en-IN" w:bidi="hi-IN"/>
        </w:rPr>
        <w:t>;</w:t>
      </w:r>
    </w:p>
    <w:p w14:paraId="42619E15"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"enter the radius of the circle : "</w:t>
      </w:r>
      <w:r w:rsidRPr="00592567">
        <w:rPr>
          <w:rFonts w:ascii="Consolas" w:eastAsia="Times New Roman" w:hAnsi="Consolas" w:cs="Times New Roman"/>
          <w:color w:val="D4D4D4"/>
          <w:sz w:val="24"/>
          <w:szCs w:val="24"/>
          <w:lang w:eastAsia="en-IN" w:bidi="hi-IN"/>
        </w:rPr>
        <w:t>);</w:t>
      </w:r>
    </w:p>
    <w:p w14:paraId="35FA749B"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scanf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9CDCFE"/>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f</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,&amp;</w:t>
      </w:r>
      <w:r w:rsidRPr="00592567">
        <w:rPr>
          <w:rFonts w:ascii="Consolas" w:eastAsia="Times New Roman" w:hAnsi="Consolas" w:cs="Times New Roman"/>
          <w:color w:val="9CDCFE"/>
          <w:sz w:val="24"/>
          <w:szCs w:val="24"/>
          <w:lang w:eastAsia="en-IN" w:bidi="hi-IN"/>
        </w:rPr>
        <w:t>r</w:t>
      </w:r>
      <w:proofErr w:type="spellEnd"/>
      <w:r w:rsidRPr="00592567">
        <w:rPr>
          <w:rFonts w:ascii="Consolas" w:eastAsia="Times New Roman" w:hAnsi="Consolas" w:cs="Times New Roman"/>
          <w:color w:val="D4D4D4"/>
          <w:sz w:val="24"/>
          <w:szCs w:val="24"/>
          <w:lang w:eastAsia="en-IN" w:bidi="hi-IN"/>
        </w:rPr>
        <w:t>);</w:t>
      </w:r>
    </w:p>
    <w:p w14:paraId="6458242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7BA7D"/>
          <w:sz w:val="24"/>
          <w:szCs w:val="24"/>
          <w:lang w:eastAsia="en-IN" w:bidi="hi-IN"/>
        </w:rPr>
        <w:t>\</w:t>
      </w:r>
      <w:proofErr w:type="spellStart"/>
      <w:r w:rsidRPr="00592567">
        <w:rPr>
          <w:rFonts w:ascii="Consolas" w:eastAsia="Times New Roman" w:hAnsi="Consolas" w:cs="Times New Roman"/>
          <w:color w:val="D7BA7D"/>
          <w:sz w:val="24"/>
          <w:szCs w:val="24"/>
          <w:lang w:eastAsia="en-IN" w:bidi="hi-IN"/>
        </w:rPr>
        <w:t>n</w:t>
      </w:r>
      <w:r w:rsidRPr="00592567">
        <w:rPr>
          <w:rFonts w:ascii="Consolas" w:eastAsia="Times New Roman" w:hAnsi="Consolas" w:cs="Times New Roman"/>
          <w:color w:val="CE9178"/>
          <w:sz w:val="24"/>
          <w:szCs w:val="24"/>
          <w:lang w:eastAsia="en-IN" w:bidi="hi-IN"/>
        </w:rPr>
        <w:t>the</w:t>
      </w:r>
      <w:proofErr w:type="spellEnd"/>
      <w:r w:rsidRPr="00592567">
        <w:rPr>
          <w:rFonts w:ascii="Consolas" w:eastAsia="Times New Roman" w:hAnsi="Consolas" w:cs="Times New Roman"/>
          <w:color w:val="CE9178"/>
          <w:sz w:val="24"/>
          <w:szCs w:val="24"/>
          <w:lang w:eastAsia="en-IN" w:bidi="hi-IN"/>
        </w:rPr>
        <w:t> area of the circle is : </w:t>
      </w:r>
      <w:r w:rsidRPr="00592567">
        <w:rPr>
          <w:rFonts w:ascii="Consolas" w:eastAsia="Times New Roman" w:hAnsi="Consolas" w:cs="Times New Roman"/>
          <w:color w:val="9CDCFE"/>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f</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569CD6"/>
          <w:sz w:val="24"/>
          <w:szCs w:val="24"/>
          <w:lang w:eastAsia="en-IN" w:bidi="hi-IN"/>
        </w:rPr>
        <w:t>area</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r</w:t>
      </w:r>
      <w:r w:rsidRPr="00592567">
        <w:rPr>
          <w:rFonts w:ascii="Consolas" w:eastAsia="Times New Roman" w:hAnsi="Consolas" w:cs="Times New Roman"/>
          <w:color w:val="D4D4D4"/>
          <w:sz w:val="24"/>
          <w:szCs w:val="24"/>
          <w:lang w:eastAsia="en-IN" w:bidi="hi-IN"/>
        </w:rPr>
        <w:t>));</w:t>
      </w:r>
    </w:p>
    <w:p w14:paraId="246F5E02"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w:t>
      </w:r>
    </w:p>
    <w:p w14:paraId="5F763FE7" w14:textId="77777777" w:rsidR="00592567" w:rsidRDefault="00592567" w:rsidP="00592567">
      <w:pPr>
        <w:rPr>
          <w:b/>
          <w:bCs/>
        </w:rPr>
      </w:pPr>
    </w:p>
    <w:p w14:paraId="567E5E34" w14:textId="77777777" w:rsidR="00592567" w:rsidRPr="003F6D00" w:rsidRDefault="00592567" w:rsidP="00592567">
      <w:pPr>
        <w:rPr>
          <w:b/>
          <w:bCs/>
        </w:rPr>
      </w:pPr>
      <w:r>
        <w:rPr>
          <w:b/>
          <w:bCs/>
          <w:noProof/>
        </w:rPr>
        <w:drawing>
          <wp:inline distT="0" distB="0" distL="0" distR="0" wp14:anchorId="48F0D033" wp14:editId="5970102A">
            <wp:extent cx="3886200" cy="9829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6200" cy="982980"/>
                    </a:xfrm>
                    <a:prstGeom prst="rect">
                      <a:avLst/>
                    </a:prstGeom>
                    <a:noFill/>
                    <a:ln>
                      <a:noFill/>
                    </a:ln>
                  </pic:spPr>
                </pic:pic>
              </a:graphicData>
            </a:graphic>
          </wp:inline>
        </w:drawing>
      </w:r>
    </w:p>
    <w:p w14:paraId="73E280CC" w14:textId="77777777" w:rsidR="00592567" w:rsidRDefault="00592567" w:rsidP="003F6D00">
      <w:pPr>
        <w:rPr>
          <w:b/>
          <w:bCs/>
        </w:rPr>
      </w:pPr>
    </w:p>
    <w:p w14:paraId="0FFECD62" w14:textId="2ECD9DB2" w:rsidR="003F6D00" w:rsidRDefault="003F6D00" w:rsidP="003F6D00">
      <w:pPr>
        <w:rPr>
          <w:b/>
          <w:bCs/>
        </w:rPr>
      </w:pPr>
      <w:r w:rsidRPr="003F6D00">
        <w:rPr>
          <w:b/>
          <w:bCs/>
        </w:rPr>
        <w:t>3. Write a C program using function to check whether a string is palindrome or not.</w:t>
      </w:r>
    </w:p>
    <w:p w14:paraId="04298B8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t>#include</w:t>
      </w:r>
      <w:r w:rsidRPr="00592567">
        <w:rPr>
          <w:rFonts w:ascii="Consolas" w:eastAsia="Times New Roman" w:hAnsi="Consolas" w:cs="Times New Roman"/>
          <w:color w:val="CE9178"/>
          <w:sz w:val="24"/>
          <w:szCs w:val="24"/>
          <w:lang w:eastAsia="en-IN" w:bidi="hi-IN"/>
        </w:rPr>
        <w:t>&lt;stdio.h&gt;</w:t>
      </w:r>
      <w:r w:rsidRPr="00592567">
        <w:rPr>
          <w:rFonts w:ascii="Consolas" w:eastAsia="Times New Roman" w:hAnsi="Consolas" w:cs="Times New Roman"/>
          <w:color w:val="569CD6"/>
          <w:sz w:val="24"/>
          <w:szCs w:val="24"/>
          <w:lang w:eastAsia="en-IN" w:bidi="hi-IN"/>
        </w:rPr>
        <w:t>  </w:t>
      </w:r>
    </w:p>
    <w:p w14:paraId="48D9F75B"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C586C0"/>
          <w:sz w:val="24"/>
          <w:szCs w:val="24"/>
          <w:lang w:eastAsia="en-IN" w:bidi="hi-IN"/>
        </w:rPr>
        <w:t>#include</w:t>
      </w:r>
      <w:r w:rsidRPr="00592567">
        <w:rPr>
          <w:rFonts w:ascii="Consolas" w:eastAsia="Times New Roman" w:hAnsi="Consolas" w:cs="Times New Roman"/>
          <w:color w:val="CE9178"/>
          <w:sz w:val="24"/>
          <w:szCs w:val="24"/>
          <w:lang w:eastAsia="en-IN" w:bidi="hi-IN"/>
        </w:rPr>
        <w:t>&lt;string.h&gt;</w:t>
      </w:r>
      <w:r w:rsidRPr="00592567">
        <w:rPr>
          <w:rFonts w:ascii="Consolas" w:eastAsia="Times New Roman" w:hAnsi="Consolas" w:cs="Times New Roman"/>
          <w:color w:val="569CD6"/>
          <w:sz w:val="24"/>
          <w:szCs w:val="24"/>
          <w:lang w:eastAsia="en-IN" w:bidi="hi-IN"/>
        </w:rPr>
        <w:t>    </w:t>
      </w:r>
    </w:p>
    <w:p w14:paraId="6CF344EF"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569CD6"/>
          <w:sz w:val="24"/>
          <w:szCs w:val="24"/>
          <w:lang w:eastAsia="en-IN" w:bidi="hi-IN"/>
        </w:rPr>
        <w:t>void</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main</w:t>
      </w:r>
      <w:r w:rsidRPr="00592567">
        <w:rPr>
          <w:rFonts w:ascii="Consolas" w:eastAsia="Times New Roman" w:hAnsi="Consolas" w:cs="Times New Roman"/>
          <w:color w:val="D4D4D4"/>
          <w:sz w:val="24"/>
          <w:szCs w:val="24"/>
          <w:lang w:eastAsia="en-IN" w:bidi="hi-IN"/>
        </w:rPr>
        <w:t>()</w:t>
      </w:r>
    </w:p>
    <w:p w14:paraId="4BA86DB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17863770"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569CD6"/>
          <w:sz w:val="24"/>
          <w:szCs w:val="24"/>
          <w:lang w:eastAsia="en-IN" w:bidi="hi-IN"/>
        </w:rPr>
        <w:t>char</w:t>
      </w: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50</w:t>
      </w:r>
      <w:r w:rsidRPr="00592567">
        <w:rPr>
          <w:rFonts w:ascii="Consolas" w:eastAsia="Times New Roman" w:hAnsi="Consolas" w:cs="Times New Roman"/>
          <w:color w:val="D4D4D4"/>
          <w:sz w:val="24"/>
          <w:szCs w:val="24"/>
          <w:lang w:eastAsia="en-IN" w:bidi="hi-IN"/>
        </w:rPr>
        <w:t>];</w:t>
      </w:r>
    </w:p>
    <w:p w14:paraId="13098660"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569CD6"/>
          <w:sz w:val="24"/>
          <w:szCs w:val="24"/>
          <w:lang w:eastAsia="en-IN" w:bidi="hi-IN"/>
        </w:rPr>
        <w:t>int</w:t>
      </w: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9CDCFE"/>
          <w:sz w:val="24"/>
          <w:szCs w:val="24"/>
          <w:lang w:eastAsia="en-IN" w:bidi="hi-IN"/>
        </w:rPr>
        <w:t>n</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q</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t</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p>
    <w:p w14:paraId="6F74DDAD"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"enter the string : "</w:t>
      </w:r>
      <w:r w:rsidRPr="00592567">
        <w:rPr>
          <w:rFonts w:ascii="Consolas" w:eastAsia="Times New Roman" w:hAnsi="Consolas" w:cs="Times New Roman"/>
          <w:color w:val="D4D4D4"/>
          <w:sz w:val="24"/>
          <w:szCs w:val="24"/>
          <w:lang w:eastAsia="en-IN" w:bidi="hi-IN"/>
        </w:rPr>
        <w:t>);</w:t>
      </w:r>
    </w:p>
    <w:p w14:paraId="716916A7"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DCDCAA"/>
          <w:sz w:val="24"/>
          <w:szCs w:val="24"/>
          <w:lang w:eastAsia="en-IN" w:bidi="hi-IN"/>
        </w:rPr>
        <w:t>gets</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
    <w:p w14:paraId="6796F89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n</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DCDCAA"/>
          <w:sz w:val="24"/>
          <w:szCs w:val="24"/>
          <w:lang w:eastAsia="en-IN" w:bidi="hi-IN"/>
        </w:rPr>
        <w:t>strlen</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
    <w:p w14:paraId="25CB45F8"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q</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n</w:t>
      </w:r>
      <w:r w:rsidRPr="00592567">
        <w:rPr>
          <w:rFonts w:ascii="Consolas" w:eastAsia="Times New Roman" w:hAnsi="Consolas" w:cs="Times New Roman"/>
          <w:color w:val="D4D4D4"/>
          <w:sz w:val="24"/>
          <w:szCs w:val="24"/>
          <w:lang w:eastAsia="en-IN" w:bidi="hi-IN"/>
        </w:rPr>
        <w:t>;</w:t>
      </w:r>
    </w:p>
    <w:p w14:paraId="02480CC5"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for</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569CD6"/>
          <w:sz w:val="24"/>
          <w:szCs w:val="24"/>
          <w:lang w:eastAsia="en-IN" w:bidi="hi-IN"/>
        </w:rPr>
        <w:t>int</w:t>
      </w: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i</w:t>
      </w:r>
      <w:r w:rsidRPr="00592567">
        <w:rPr>
          <w:rFonts w:ascii="Consolas" w:eastAsia="Times New Roman" w:hAnsi="Consolas" w:cs="Times New Roman"/>
          <w:color w:val="D4D4D4"/>
          <w:sz w:val="24"/>
          <w:szCs w:val="24"/>
          <w:lang w:eastAsia="en-IN" w:bidi="hi-IN"/>
        </w:rPr>
        <w:t>&lt;</w:t>
      </w:r>
      <w:r w:rsidRPr="00592567">
        <w:rPr>
          <w:rFonts w:ascii="Consolas" w:eastAsia="Times New Roman" w:hAnsi="Consolas" w:cs="Times New Roman"/>
          <w:color w:val="9CDCFE"/>
          <w:sz w:val="24"/>
          <w:szCs w:val="24"/>
          <w:lang w:eastAsia="en-IN" w:bidi="hi-IN"/>
        </w:rPr>
        <w:t>n</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2</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i</w:t>
      </w:r>
      <w:r w:rsidRPr="00592567">
        <w:rPr>
          <w:rFonts w:ascii="Consolas" w:eastAsia="Times New Roman" w:hAnsi="Consolas" w:cs="Times New Roman"/>
          <w:color w:val="D4D4D4"/>
          <w:sz w:val="24"/>
          <w:szCs w:val="24"/>
          <w:lang w:eastAsia="en-IN" w:bidi="hi-IN"/>
        </w:rPr>
        <w:t>++)</w:t>
      </w:r>
    </w:p>
    <w:p w14:paraId="211E9498"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2D375973"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if</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proofErr w:type="spellStart"/>
      <w:r w:rsidRPr="00592567">
        <w:rPr>
          <w:rFonts w:ascii="Consolas" w:eastAsia="Times New Roman" w:hAnsi="Consolas" w:cs="Times New Roman"/>
          <w:color w:val="9CDCFE"/>
          <w:sz w:val="24"/>
          <w:szCs w:val="24"/>
          <w:lang w:eastAsia="en-IN" w:bidi="hi-IN"/>
        </w:rPr>
        <w:t>i</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s</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q</w:t>
      </w:r>
      <w:r w:rsidRPr="00592567">
        <w:rPr>
          <w:rFonts w:ascii="Consolas" w:eastAsia="Times New Roman" w:hAnsi="Consolas" w:cs="Times New Roman"/>
          <w:color w:val="D4D4D4"/>
          <w:sz w:val="24"/>
          <w:szCs w:val="24"/>
          <w:lang w:eastAsia="en-IN" w:bidi="hi-IN"/>
        </w:rPr>
        <w:t>])</w:t>
      </w:r>
    </w:p>
    <w:p w14:paraId="3F6F4D2B"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2BF053E6"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p>
    <w:p w14:paraId="3DCF59E6"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q</w:t>
      </w:r>
      <w:r w:rsidRPr="00592567">
        <w:rPr>
          <w:rFonts w:ascii="Consolas" w:eastAsia="Times New Roman" w:hAnsi="Consolas" w:cs="Times New Roman"/>
          <w:color w:val="D4D4D4"/>
          <w:sz w:val="24"/>
          <w:szCs w:val="24"/>
          <w:lang w:eastAsia="en-IN" w:bidi="hi-IN"/>
        </w:rPr>
        <w:t>--;</w:t>
      </w:r>
    </w:p>
    <w:p w14:paraId="56B8A0FF"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04054BAE"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else</w:t>
      </w:r>
    </w:p>
    <w:p w14:paraId="5A34FB0C"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3D8FD4F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9CDCFE"/>
          <w:sz w:val="24"/>
          <w:szCs w:val="24"/>
          <w:lang w:eastAsia="en-IN" w:bidi="hi-IN"/>
        </w:rPr>
        <w:t>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1</w:t>
      </w:r>
      <w:r w:rsidRPr="00592567">
        <w:rPr>
          <w:rFonts w:ascii="Consolas" w:eastAsia="Times New Roman" w:hAnsi="Consolas" w:cs="Times New Roman"/>
          <w:color w:val="D4D4D4"/>
          <w:sz w:val="24"/>
          <w:szCs w:val="24"/>
          <w:lang w:eastAsia="en-IN" w:bidi="hi-IN"/>
        </w:rPr>
        <w:t>;</w:t>
      </w:r>
    </w:p>
    <w:p w14:paraId="51EA3796"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break</w:t>
      </w:r>
      <w:r w:rsidRPr="00592567">
        <w:rPr>
          <w:rFonts w:ascii="Consolas" w:eastAsia="Times New Roman" w:hAnsi="Consolas" w:cs="Times New Roman"/>
          <w:color w:val="D4D4D4"/>
          <w:sz w:val="24"/>
          <w:szCs w:val="24"/>
          <w:lang w:eastAsia="en-IN" w:bidi="hi-IN"/>
        </w:rPr>
        <w:t>;</w:t>
      </w:r>
    </w:p>
    <w:p w14:paraId="21635B3F"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7BB04CFC"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35865C3A"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r w:rsidRPr="00592567">
        <w:rPr>
          <w:rFonts w:ascii="Consolas" w:eastAsia="Times New Roman" w:hAnsi="Consolas" w:cs="Times New Roman"/>
          <w:color w:val="C586C0"/>
          <w:sz w:val="24"/>
          <w:szCs w:val="24"/>
          <w:lang w:eastAsia="en-IN" w:bidi="hi-IN"/>
        </w:rPr>
        <w:t>if</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9CDCFE"/>
          <w:sz w:val="24"/>
          <w:szCs w:val="24"/>
          <w:lang w:eastAsia="en-IN" w:bidi="hi-IN"/>
        </w:rPr>
        <w:t>t</w:t>
      </w:r>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B5CEA8"/>
          <w:sz w:val="24"/>
          <w:szCs w:val="24"/>
          <w:lang w:eastAsia="en-IN" w:bidi="hi-IN"/>
        </w:rPr>
        <w:t>0</w:t>
      </w:r>
      <w:r w:rsidRPr="00592567">
        <w:rPr>
          <w:rFonts w:ascii="Consolas" w:eastAsia="Times New Roman" w:hAnsi="Consolas" w:cs="Times New Roman"/>
          <w:color w:val="D4D4D4"/>
          <w:sz w:val="24"/>
          <w:szCs w:val="24"/>
          <w:lang w:eastAsia="en-IN" w:bidi="hi-IN"/>
        </w:rPr>
        <w:t>)</w:t>
      </w:r>
    </w:p>
    <w:p w14:paraId="7E8D007F"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025909C4"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"the entered string is a palindrome !</w:t>
      </w:r>
      <w:r w:rsidRPr="00592567">
        <w:rPr>
          <w:rFonts w:ascii="Consolas" w:eastAsia="Times New Roman" w:hAnsi="Consolas" w:cs="Times New Roman"/>
          <w:color w:val="D7BA7D"/>
          <w:sz w:val="24"/>
          <w:szCs w:val="24"/>
          <w:lang w:eastAsia="en-IN" w:bidi="hi-IN"/>
        </w:rPr>
        <w:t>\n</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w:t>
      </w:r>
    </w:p>
    <w:p w14:paraId="2CD860F9"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
    <w:p w14:paraId="040CEFDA"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lastRenderedPageBreak/>
        <w:t>    </w:t>
      </w:r>
      <w:r w:rsidRPr="00592567">
        <w:rPr>
          <w:rFonts w:ascii="Consolas" w:eastAsia="Times New Roman" w:hAnsi="Consolas" w:cs="Times New Roman"/>
          <w:color w:val="C586C0"/>
          <w:sz w:val="24"/>
          <w:szCs w:val="24"/>
          <w:lang w:eastAsia="en-IN" w:bidi="hi-IN"/>
        </w:rPr>
        <w:t>else</w:t>
      </w:r>
    </w:p>
    <w:p w14:paraId="7F5A3BEF"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    </w:t>
      </w:r>
      <w:proofErr w:type="spellStart"/>
      <w:r w:rsidRPr="00592567">
        <w:rPr>
          <w:rFonts w:ascii="Consolas" w:eastAsia="Times New Roman" w:hAnsi="Consolas" w:cs="Times New Roman"/>
          <w:color w:val="DCDCAA"/>
          <w:sz w:val="24"/>
          <w:szCs w:val="24"/>
          <w:lang w:eastAsia="en-IN" w:bidi="hi-IN"/>
        </w:rPr>
        <w:t>printf</w:t>
      </w:r>
      <w:proofErr w:type="spellEnd"/>
      <w:r w:rsidRPr="00592567">
        <w:rPr>
          <w:rFonts w:ascii="Consolas" w:eastAsia="Times New Roman" w:hAnsi="Consolas" w:cs="Times New Roman"/>
          <w:color w:val="D4D4D4"/>
          <w:sz w:val="24"/>
          <w:szCs w:val="24"/>
          <w:lang w:eastAsia="en-IN" w:bidi="hi-IN"/>
        </w:rPr>
        <w:t>(</w:t>
      </w:r>
      <w:r w:rsidRPr="00592567">
        <w:rPr>
          <w:rFonts w:ascii="Consolas" w:eastAsia="Times New Roman" w:hAnsi="Consolas" w:cs="Times New Roman"/>
          <w:color w:val="CE9178"/>
          <w:sz w:val="24"/>
          <w:szCs w:val="24"/>
          <w:lang w:eastAsia="en-IN" w:bidi="hi-IN"/>
        </w:rPr>
        <w:t>"the entered string is not a palindrome !</w:t>
      </w:r>
      <w:r w:rsidRPr="00592567">
        <w:rPr>
          <w:rFonts w:ascii="Consolas" w:eastAsia="Times New Roman" w:hAnsi="Consolas" w:cs="Times New Roman"/>
          <w:color w:val="D7BA7D"/>
          <w:sz w:val="24"/>
          <w:szCs w:val="24"/>
          <w:lang w:eastAsia="en-IN" w:bidi="hi-IN"/>
        </w:rPr>
        <w:t>\n</w:t>
      </w:r>
      <w:r w:rsidRPr="00592567">
        <w:rPr>
          <w:rFonts w:ascii="Consolas" w:eastAsia="Times New Roman" w:hAnsi="Consolas" w:cs="Times New Roman"/>
          <w:color w:val="CE9178"/>
          <w:sz w:val="24"/>
          <w:szCs w:val="24"/>
          <w:lang w:eastAsia="en-IN" w:bidi="hi-IN"/>
        </w:rPr>
        <w:t>"</w:t>
      </w:r>
      <w:r w:rsidRPr="00592567">
        <w:rPr>
          <w:rFonts w:ascii="Consolas" w:eastAsia="Times New Roman" w:hAnsi="Consolas" w:cs="Times New Roman"/>
          <w:color w:val="D4D4D4"/>
          <w:sz w:val="24"/>
          <w:szCs w:val="24"/>
          <w:lang w:eastAsia="en-IN" w:bidi="hi-IN"/>
        </w:rPr>
        <w:t>);</w:t>
      </w:r>
    </w:p>
    <w:p w14:paraId="43BA3370" w14:textId="77777777" w:rsidR="00592567" w:rsidRPr="00592567" w:rsidRDefault="00592567" w:rsidP="00592567">
      <w:pPr>
        <w:shd w:val="clear" w:color="auto" w:fill="1E1E1E"/>
        <w:spacing w:after="0" w:line="330" w:lineRule="atLeast"/>
        <w:rPr>
          <w:rFonts w:ascii="Consolas" w:eastAsia="Times New Roman" w:hAnsi="Consolas" w:cs="Times New Roman"/>
          <w:color w:val="D4D4D4"/>
          <w:sz w:val="24"/>
          <w:szCs w:val="24"/>
          <w:lang w:eastAsia="en-IN" w:bidi="hi-IN"/>
        </w:rPr>
      </w:pPr>
      <w:r w:rsidRPr="00592567">
        <w:rPr>
          <w:rFonts w:ascii="Consolas" w:eastAsia="Times New Roman" w:hAnsi="Consolas" w:cs="Times New Roman"/>
          <w:color w:val="D4D4D4"/>
          <w:sz w:val="24"/>
          <w:szCs w:val="24"/>
          <w:lang w:eastAsia="en-IN" w:bidi="hi-IN"/>
        </w:rPr>
        <w:t>}</w:t>
      </w:r>
    </w:p>
    <w:p w14:paraId="59543404" w14:textId="77777777" w:rsidR="00592567" w:rsidRDefault="00592567" w:rsidP="00592567">
      <w:pPr>
        <w:rPr>
          <w:b/>
          <w:bCs/>
        </w:rPr>
      </w:pPr>
    </w:p>
    <w:p w14:paraId="21278517" w14:textId="1AB4C924" w:rsidR="00592567" w:rsidRDefault="0059738F" w:rsidP="003F6D00">
      <w:pPr>
        <w:rPr>
          <w:b/>
          <w:bCs/>
        </w:rPr>
      </w:pPr>
      <w:r>
        <w:rPr>
          <w:b/>
          <w:bCs/>
          <w:noProof/>
        </w:rPr>
        <w:drawing>
          <wp:inline distT="0" distB="0" distL="0" distR="0" wp14:anchorId="79B90B08" wp14:editId="09BC5FD3">
            <wp:extent cx="3550920" cy="419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0920" cy="419100"/>
                    </a:xfrm>
                    <a:prstGeom prst="rect">
                      <a:avLst/>
                    </a:prstGeom>
                    <a:noFill/>
                    <a:ln>
                      <a:noFill/>
                    </a:ln>
                  </pic:spPr>
                </pic:pic>
              </a:graphicData>
            </a:graphic>
          </wp:inline>
        </w:drawing>
      </w:r>
    </w:p>
    <w:p w14:paraId="3D19E691" w14:textId="5D3C7D3D" w:rsidR="003F6D00" w:rsidRDefault="003F6D00" w:rsidP="003F6D00">
      <w:pPr>
        <w:rPr>
          <w:b/>
          <w:bCs/>
        </w:rPr>
      </w:pPr>
      <w:r w:rsidRPr="003F6D00">
        <w:rPr>
          <w:b/>
          <w:bCs/>
        </w:rPr>
        <w:t>4. Find the greater no among three nos. using function call macros.</w:t>
      </w:r>
    </w:p>
    <w:p w14:paraId="749D68B8" w14:textId="77777777" w:rsidR="003F6D00" w:rsidRPr="003F6D00" w:rsidRDefault="003F6D00" w:rsidP="003F6D00">
      <w:pPr>
        <w:rPr>
          <w:b/>
          <w:bCs/>
        </w:rPr>
      </w:pPr>
    </w:p>
    <w:p w14:paraId="25AF2AD5" w14:textId="77777777" w:rsidR="003F6D00" w:rsidRPr="003F6D00" w:rsidRDefault="003F6D00" w:rsidP="003F6D00">
      <w:pPr>
        <w:rPr>
          <w:b/>
          <w:bCs/>
        </w:rPr>
      </w:pPr>
      <w:r w:rsidRPr="003F6D00">
        <w:rPr>
          <w:b/>
          <w:bCs/>
        </w:rPr>
        <w:t>5. Write a program to implement predefines macros</w:t>
      </w:r>
    </w:p>
    <w:p w14:paraId="4C0B0545" w14:textId="77777777" w:rsidR="003F6D00" w:rsidRPr="003F6D00" w:rsidRDefault="003F6D00" w:rsidP="003F6D00">
      <w:pPr>
        <w:rPr>
          <w:b/>
          <w:bCs/>
        </w:rPr>
      </w:pPr>
      <w:r w:rsidRPr="003F6D00">
        <w:rPr>
          <w:b/>
          <w:bCs/>
        </w:rPr>
        <w:t xml:space="preserve"> _DATE_</w:t>
      </w:r>
    </w:p>
    <w:p w14:paraId="5DD60460" w14:textId="77777777" w:rsidR="003F6D00" w:rsidRPr="003F6D00" w:rsidRDefault="003F6D00" w:rsidP="003F6D00">
      <w:pPr>
        <w:rPr>
          <w:b/>
          <w:bCs/>
        </w:rPr>
      </w:pPr>
      <w:r w:rsidRPr="003F6D00">
        <w:rPr>
          <w:b/>
          <w:bCs/>
        </w:rPr>
        <w:t xml:space="preserve"> _FILE_</w:t>
      </w:r>
    </w:p>
    <w:p w14:paraId="7672CEAF" w14:textId="77777777" w:rsidR="003F6D00" w:rsidRPr="003F6D00" w:rsidRDefault="003F6D00" w:rsidP="003F6D00">
      <w:pPr>
        <w:rPr>
          <w:b/>
          <w:bCs/>
        </w:rPr>
      </w:pPr>
      <w:r w:rsidRPr="003F6D00">
        <w:rPr>
          <w:b/>
          <w:bCs/>
        </w:rPr>
        <w:t xml:space="preserve"> _LINE_</w:t>
      </w:r>
    </w:p>
    <w:p w14:paraId="2D6FFA6C" w14:textId="77777777" w:rsidR="003F6D00" w:rsidRPr="003F6D00" w:rsidRDefault="003F6D00" w:rsidP="003F6D00">
      <w:pPr>
        <w:rPr>
          <w:b/>
          <w:bCs/>
        </w:rPr>
      </w:pPr>
      <w:r w:rsidRPr="003F6D00">
        <w:rPr>
          <w:b/>
          <w:bCs/>
        </w:rPr>
        <w:t xml:space="preserve"> _STDC_</w:t>
      </w:r>
    </w:p>
    <w:p w14:paraId="3BE6DBF9" w14:textId="2495395B" w:rsidR="003F6D00" w:rsidRDefault="003F6D00" w:rsidP="003F6D00">
      <w:pPr>
        <w:rPr>
          <w:b/>
          <w:bCs/>
        </w:rPr>
      </w:pPr>
      <w:r w:rsidRPr="003F6D00">
        <w:rPr>
          <w:b/>
          <w:bCs/>
        </w:rPr>
        <w:t xml:space="preserve"> _TIME_</w:t>
      </w:r>
    </w:p>
    <w:p w14:paraId="36272724"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C586C0"/>
          <w:sz w:val="24"/>
          <w:szCs w:val="24"/>
          <w:lang w:eastAsia="en-IN" w:bidi="hi-IN"/>
        </w:rPr>
        <w:t>#include</w:t>
      </w:r>
      <w:r w:rsidRPr="0059738F">
        <w:rPr>
          <w:rFonts w:ascii="Consolas" w:eastAsia="Times New Roman" w:hAnsi="Consolas" w:cs="Times New Roman"/>
          <w:color w:val="CE9178"/>
          <w:sz w:val="24"/>
          <w:szCs w:val="24"/>
          <w:lang w:eastAsia="en-IN" w:bidi="hi-IN"/>
        </w:rPr>
        <w:t>&lt;stdio.h&gt;</w:t>
      </w:r>
      <w:r w:rsidRPr="0059738F">
        <w:rPr>
          <w:rFonts w:ascii="Consolas" w:eastAsia="Times New Roman" w:hAnsi="Consolas" w:cs="Times New Roman"/>
          <w:color w:val="569CD6"/>
          <w:sz w:val="24"/>
          <w:szCs w:val="24"/>
          <w:lang w:eastAsia="en-IN" w:bidi="hi-IN"/>
        </w:rPr>
        <w:t>  </w:t>
      </w:r>
    </w:p>
    <w:p w14:paraId="17156D5E"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
    <w:p w14:paraId="2C116818"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569CD6"/>
          <w:sz w:val="24"/>
          <w:szCs w:val="24"/>
          <w:lang w:eastAsia="en-IN" w:bidi="hi-IN"/>
        </w:rPr>
        <w:t>void</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DCDCAA"/>
          <w:sz w:val="24"/>
          <w:szCs w:val="24"/>
          <w:lang w:eastAsia="en-IN" w:bidi="hi-IN"/>
        </w:rPr>
        <w:t>main</w:t>
      </w:r>
      <w:r w:rsidRPr="0059738F">
        <w:rPr>
          <w:rFonts w:ascii="Consolas" w:eastAsia="Times New Roman" w:hAnsi="Consolas" w:cs="Times New Roman"/>
          <w:color w:val="D4D4D4"/>
          <w:sz w:val="24"/>
          <w:szCs w:val="24"/>
          <w:lang w:eastAsia="en-IN" w:bidi="hi-IN"/>
        </w:rPr>
        <w:t>()</w:t>
      </w:r>
    </w:p>
    <w:p w14:paraId="32D33C5B"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
    <w:p w14:paraId="6CBF4E84"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"the use of </w:t>
      </w:r>
      <w:proofErr w:type="spellStart"/>
      <w:r w:rsidRPr="0059738F">
        <w:rPr>
          <w:rFonts w:ascii="Consolas" w:eastAsia="Times New Roman" w:hAnsi="Consolas" w:cs="Times New Roman"/>
          <w:color w:val="CE9178"/>
          <w:sz w:val="24"/>
          <w:szCs w:val="24"/>
          <w:lang w:eastAsia="en-IN" w:bidi="hi-IN"/>
        </w:rPr>
        <w:t>diferent</w:t>
      </w:r>
      <w:proofErr w:type="spellEnd"/>
      <w:r w:rsidRPr="0059738F">
        <w:rPr>
          <w:rFonts w:ascii="Consolas" w:eastAsia="Times New Roman" w:hAnsi="Consolas" w:cs="Times New Roman"/>
          <w:color w:val="CE9178"/>
          <w:sz w:val="24"/>
          <w:szCs w:val="24"/>
          <w:lang w:eastAsia="en-IN" w:bidi="hi-IN"/>
        </w:rPr>
        <w:t> </w:t>
      </w:r>
      <w:proofErr w:type="spellStart"/>
      <w:r w:rsidRPr="0059738F">
        <w:rPr>
          <w:rFonts w:ascii="Consolas" w:eastAsia="Times New Roman" w:hAnsi="Consolas" w:cs="Times New Roman"/>
          <w:color w:val="CE9178"/>
          <w:sz w:val="24"/>
          <w:szCs w:val="24"/>
          <w:lang w:eastAsia="en-IN" w:bidi="hi-IN"/>
        </w:rPr>
        <w:t>pedefined</w:t>
      </w:r>
      <w:proofErr w:type="spellEnd"/>
      <w:r w:rsidRPr="0059738F">
        <w:rPr>
          <w:rFonts w:ascii="Consolas" w:eastAsia="Times New Roman" w:hAnsi="Consolas" w:cs="Times New Roman"/>
          <w:color w:val="CE9178"/>
          <w:sz w:val="24"/>
          <w:szCs w:val="24"/>
          <w:lang w:eastAsia="en-IN" w:bidi="hi-IN"/>
        </w:rPr>
        <w:t> macros .....</w:t>
      </w:r>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 </w:t>
      </w:r>
    </w:p>
    <w:p w14:paraId="02340788"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w:t>
      </w:r>
      <w:proofErr w:type="spellStart"/>
      <w:r w:rsidRPr="0059738F">
        <w:rPr>
          <w:rFonts w:ascii="Consolas" w:eastAsia="Times New Roman" w:hAnsi="Consolas" w:cs="Times New Roman"/>
          <w:color w:val="CE9178"/>
          <w:sz w:val="24"/>
          <w:szCs w:val="24"/>
          <w:lang w:eastAsia="en-IN" w:bidi="hi-IN"/>
        </w:rPr>
        <w:t>currrent</w:t>
      </w:r>
      <w:proofErr w:type="spellEnd"/>
      <w:r w:rsidRPr="0059738F">
        <w:rPr>
          <w:rFonts w:ascii="Consolas" w:eastAsia="Times New Roman" w:hAnsi="Consolas" w:cs="Times New Roman"/>
          <w:color w:val="CE9178"/>
          <w:sz w:val="24"/>
          <w:szCs w:val="24"/>
          <w:lang w:eastAsia="en-IN" w:bidi="hi-IN"/>
        </w:rPr>
        <w:t> File :</w:t>
      </w:r>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__FILE__</w:t>
      </w:r>
      <w:r w:rsidRPr="0059738F">
        <w:rPr>
          <w:rFonts w:ascii="Consolas" w:eastAsia="Times New Roman" w:hAnsi="Consolas" w:cs="Times New Roman"/>
          <w:color w:val="D4D4D4"/>
          <w:sz w:val="24"/>
          <w:szCs w:val="24"/>
          <w:lang w:eastAsia="en-IN" w:bidi="hi-IN"/>
        </w:rPr>
        <w:t> );    </w:t>
      </w:r>
    </w:p>
    <w:p w14:paraId="21119D56"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"current Date :</w:t>
      </w:r>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__DATE__</w:t>
      </w:r>
      <w:r w:rsidRPr="0059738F">
        <w:rPr>
          <w:rFonts w:ascii="Consolas" w:eastAsia="Times New Roman" w:hAnsi="Consolas" w:cs="Times New Roman"/>
          <w:color w:val="D4D4D4"/>
          <w:sz w:val="24"/>
          <w:szCs w:val="24"/>
          <w:lang w:eastAsia="en-IN" w:bidi="hi-IN"/>
        </w:rPr>
        <w:t> );    </w:t>
      </w:r>
    </w:p>
    <w:p w14:paraId="3BCDB72C"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"current Time :</w:t>
      </w:r>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__TIME__</w:t>
      </w:r>
      <w:r w:rsidRPr="0059738F">
        <w:rPr>
          <w:rFonts w:ascii="Consolas" w:eastAsia="Times New Roman" w:hAnsi="Consolas" w:cs="Times New Roman"/>
          <w:color w:val="D4D4D4"/>
          <w:sz w:val="24"/>
          <w:szCs w:val="24"/>
          <w:lang w:eastAsia="en-IN" w:bidi="hi-IN"/>
        </w:rPr>
        <w:t> );    </w:t>
      </w:r>
    </w:p>
    <w:p w14:paraId="5DF8F60A"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"current Line :</w:t>
      </w:r>
      <w:r w:rsidRPr="0059738F">
        <w:rPr>
          <w:rFonts w:ascii="Consolas" w:eastAsia="Times New Roman" w:hAnsi="Consolas" w:cs="Times New Roman"/>
          <w:color w:val="9CDCFE"/>
          <w:sz w:val="24"/>
          <w:szCs w:val="24"/>
          <w:lang w:eastAsia="en-IN" w:bidi="hi-IN"/>
        </w:rPr>
        <w:t>%d</w:t>
      </w:r>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__LINE__</w:t>
      </w:r>
      <w:r w:rsidRPr="0059738F">
        <w:rPr>
          <w:rFonts w:ascii="Consolas" w:eastAsia="Times New Roman" w:hAnsi="Consolas" w:cs="Times New Roman"/>
          <w:color w:val="D4D4D4"/>
          <w:sz w:val="24"/>
          <w:szCs w:val="24"/>
          <w:lang w:eastAsia="en-IN" w:bidi="hi-IN"/>
        </w:rPr>
        <w:t> );    </w:t>
      </w:r>
    </w:p>
    <w:p w14:paraId="3303BC6B"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"current STDC :</w:t>
      </w:r>
      <w:r w:rsidRPr="0059738F">
        <w:rPr>
          <w:rFonts w:ascii="Consolas" w:eastAsia="Times New Roman" w:hAnsi="Consolas" w:cs="Times New Roman"/>
          <w:color w:val="9CDCFE"/>
          <w:sz w:val="24"/>
          <w:szCs w:val="24"/>
          <w:lang w:eastAsia="en-IN" w:bidi="hi-IN"/>
        </w:rPr>
        <w:t>%d</w:t>
      </w:r>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__STDC__</w:t>
      </w:r>
      <w:r w:rsidRPr="0059738F">
        <w:rPr>
          <w:rFonts w:ascii="Consolas" w:eastAsia="Times New Roman" w:hAnsi="Consolas" w:cs="Times New Roman"/>
          <w:color w:val="D4D4D4"/>
          <w:sz w:val="24"/>
          <w:szCs w:val="24"/>
          <w:lang w:eastAsia="en-IN" w:bidi="hi-IN"/>
        </w:rPr>
        <w:t> );      </w:t>
      </w:r>
    </w:p>
    <w:p w14:paraId="31602618"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50A23CA9"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
    <w:p w14:paraId="0BC61248" w14:textId="7AFE0658" w:rsidR="0059738F" w:rsidRDefault="0059738F" w:rsidP="003F6D00">
      <w:pPr>
        <w:rPr>
          <w:b/>
          <w:bCs/>
        </w:rPr>
      </w:pPr>
    </w:p>
    <w:p w14:paraId="7E464DD5" w14:textId="0088D856" w:rsidR="0059738F" w:rsidRDefault="0059738F" w:rsidP="003F6D00">
      <w:pPr>
        <w:rPr>
          <w:b/>
          <w:bCs/>
        </w:rPr>
      </w:pPr>
      <w:r>
        <w:rPr>
          <w:b/>
          <w:bCs/>
          <w:noProof/>
        </w:rPr>
        <w:drawing>
          <wp:inline distT="0" distB="0" distL="0" distR="0" wp14:anchorId="403E8847" wp14:editId="5BD11E6B">
            <wp:extent cx="4686300" cy="1706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6300" cy="1706880"/>
                    </a:xfrm>
                    <a:prstGeom prst="rect">
                      <a:avLst/>
                    </a:prstGeom>
                    <a:noFill/>
                    <a:ln>
                      <a:noFill/>
                    </a:ln>
                  </pic:spPr>
                </pic:pic>
              </a:graphicData>
            </a:graphic>
          </wp:inline>
        </w:drawing>
      </w:r>
    </w:p>
    <w:p w14:paraId="61980B0B" w14:textId="77777777" w:rsidR="00592567" w:rsidRPr="003F6D00" w:rsidRDefault="00592567" w:rsidP="003F6D00">
      <w:pPr>
        <w:rPr>
          <w:b/>
          <w:bCs/>
        </w:rPr>
      </w:pPr>
    </w:p>
    <w:p w14:paraId="2291B806" w14:textId="77777777" w:rsidR="003F6D00" w:rsidRPr="003F6D00" w:rsidRDefault="003F6D00" w:rsidP="003F6D00">
      <w:pPr>
        <w:jc w:val="center"/>
        <w:rPr>
          <w:b/>
          <w:bCs/>
          <w:sz w:val="48"/>
          <w:szCs w:val="48"/>
        </w:rPr>
      </w:pPr>
      <w:r w:rsidRPr="003F6D00">
        <w:rPr>
          <w:b/>
          <w:bCs/>
          <w:sz w:val="48"/>
          <w:szCs w:val="48"/>
        </w:rPr>
        <w:lastRenderedPageBreak/>
        <w:t>Assignment</w:t>
      </w:r>
    </w:p>
    <w:p w14:paraId="4B4D8C7B" w14:textId="1CE014CA" w:rsidR="003F6D00" w:rsidRDefault="003F6D00" w:rsidP="003F6D00">
      <w:pPr>
        <w:rPr>
          <w:b/>
          <w:bCs/>
        </w:rPr>
      </w:pPr>
      <w:r w:rsidRPr="003F6D00">
        <w:rPr>
          <w:b/>
          <w:bCs/>
        </w:rPr>
        <w:t>1. Write a C program to find last occurrence of a character in a given string.</w:t>
      </w:r>
    </w:p>
    <w:p w14:paraId="77D7978D"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C586C0"/>
          <w:sz w:val="24"/>
          <w:szCs w:val="24"/>
          <w:lang w:eastAsia="en-IN" w:bidi="hi-IN"/>
        </w:rPr>
        <w:t>#include</w:t>
      </w:r>
      <w:r w:rsidRPr="0059738F">
        <w:rPr>
          <w:rFonts w:ascii="Consolas" w:eastAsia="Times New Roman" w:hAnsi="Consolas" w:cs="Times New Roman"/>
          <w:color w:val="CE9178"/>
          <w:sz w:val="24"/>
          <w:szCs w:val="24"/>
          <w:lang w:eastAsia="en-IN" w:bidi="hi-IN"/>
        </w:rPr>
        <w:t>&lt;stdio.h&gt;</w:t>
      </w:r>
    </w:p>
    <w:p w14:paraId="24DE05F1"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C586C0"/>
          <w:sz w:val="24"/>
          <w:szCs w:val="24"/>
          <w:lang w:eastAsia="en-IN" w:bidi="hi-IN"/>
        </w:rPr>
        <w:t>#include</w:t>
      </w:r>
      <w:r w:rsidRPr="0059738F">
        <w:rPr>
          <w:rFonts w:ascii="Consolas" w:eastAsia="Times New Roman" w:hAnsi="Consolas" w:cs="Times New Roman"/>
          <w:color w:val="CE9178"/>
          <w:sz w:val="24"/>
          <w:szCs w:val="24"/>
          <w:lang w:eastAsia="en-IN" w:bidi="hi-IN"/>
        </w:rPr>
        <w:t>&lt;string.h&gt;</w:t>
      </w:r>
    </w:p>
    <w:p w14:paraId="7496C2FE"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56C37F4F"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569CD6"/>
          <w:sz w:val="24"/>
          <w:szCs w:val="24"/>
          <w:lang w:eastAsia="en-IN" w:bidi="hi-IN"/>
        </w:rPr>
        <w:t>void</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DCDCAA"/>
          <w:sz w:val="24"/>
          <w:szCs w:val="24"/>
          <w:lang w:eastAsia="en-IN" w:bidi="hi-IN"/>
        </w:rPr>
        <w:t>main</w:t>
      </w:r>
      <w:r w:rsidRPr="0059738F">
        <w:rPr>
          <w:rFonts w:ascii="Consolas" w:eastAsia="Times New Roman" w:hAnsi="Consolas" w:cs="Times New Roman"/>
          <w:color w:val="D4D4D4"/>
          <w:sz w:val="24"/>
          <w:szCs w:val="24"/>
          <w:lang w:eastAsia="en-IN" w:bidi="hi-IN"/>
        </w:rPr>
        <w:t>()</w:t>
      </w:r>
    </w:p>
    <w:p w14:paraId="24F7EF6A"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w:t>
      </w:r>
    </w:p>
    <w:p w14:paraId="56A876B2"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char</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B5CEA8"/>
          <w:sz w:val="24"/>
          <w:szCs w:val="24"/>
          <w:lang w:eastAsia="en-IN" w:bidi="hi-IN"/>
        </w:rPr>
        <w:t>50</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9CDCFE"/>
          <w:sz w:val="24"/>
          <w:szCs w:val="24"/>
          <w:lang w:eastAsia="en-IN" w:bidi="hi-IN"/>
        </w:rPr>
        <w:t>c</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9CDCFE"/>
          <w:sz w:val="24"/>
          <w:szCs w:val="24"/>
          <w:lang w:eastAsia="en-IN" w:bidi="hi-IN"/>
        </w:rPr>
        <w:t>w</w:t>
      </w:r>
      <w:r w:rsidRPr="0059738F">
        <w:rPr>
          <w:rFonts w:ascii="Consolas" w:eastAsia="Times New Roman" w:hAnsi="Consolas" w:cs="Times New Roman"/>
          <w:color w:val="D4D4D4"/>
          <w:sz w:val="24"/>
          <w:szCs w:val="24"/>
          <w:lang w:eastAsia="en-IN" w:bidi="hi-IN"/>
        </w:rPr>
        <w:t>;</w:t>
      </w:r>
    </w:p>
    <w:p w14:paraId="17DE658E"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"enter the string : "</w:t>
      </w:r>
      <w:r w:rsidRPr="0059738F">
        <w:rPr>
          <w:rFonts w:ascii="Consolas" w:eastAsia="Times New Roman" w:hAnsi="Consolas" w:cs="Times New Roman"/>
          <w:color w:val="D4D4D4"/>
          <w:sz w:val="24"/>
          <w:szCs w:val="24"/>
          <w:lang w:eastAsia="en-IN" w:bidi="hi-IN"/>
        </w:rPr>
        <w:t>);</w:t>
      </w:r>
    </w:p>
    <w:p w14:paraId="49EAB8B9"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DCDCAA"/>
          <w:sz w:val="24"/>
          <w:szCs w:val="24"/>
          <w:lang w:eastAsia="en-IN" w:bidi="hi-IN"/>
        </w:rPr>
        <w:t>gets</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D4D4D4"/>
          <w:sz w:val="24"/>
          <w:szCs w:val="24"/>
          <w:lang w:eastAsia="en-IN" w:bidi="hi-IN"/>
        </w:rPr>
        <w:t>);</w:t>
      </w:r>
    </w:p>
    <w:p w14:paraId="4CBD7DA1"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7BA7D"/>
          <w:sz w:val="24"/>
          <w:szCs w:val="24"/>
          <w:lang w:eastAsia="en-IN" w:bidi="hi-IN"/>
        </w:rPr>
        <w:t>\</w:t>
      </w:r>
      <w:proofErr w:type="spellStart"/>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enter</w:t>
      </w:r>
      <w:proofErr w:type="spellEnd"/>
      <w:r w:rsidRPr="0059738F">
        <w:rPr>
          <w:rFonts w:ascii="Consolas" w:eastAsia="Times New Roman" w:hAnsi="Consolas" w:cs="Times New Roman"/>
          <w:color w:val="CE9178"/>
          <w:sz w:val="24"/>
          <w:szCs w:val="24"/>
          <w:lang w:eastAsia="en-IN" w:bidi="hi-IN"/>
        </w:rPr>
        <w:t> the character to search : "</w:t>
      </w:r>
      <w:r w:rsidRPr="0059738F">
        <w:rPr>
          <w:rFonts w:ascii="Consolas" w:eastAsia="Times New Roman" w:hAnsi="Consolas" w:cs="Times New Roman"/>
          <w:color w:val="D4D4D4"/>
          <w:sz w:val="24"/>
          <w:szCs w:val="24"/>
          <w:lang w:eastAsia="en-IN" w:bidi="hi-IN"/>
        </w:rPr>
        <w:t>);</w:t>
      </w:r>
    </w:p>
    <w:p w14:paraId="1C895CF6"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scanf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9CDCFE"/>
          <w:sz w:val="24"/>
          <w:szCs w:val="24"/>
          <w:lang w:eastAsia="en-IN" w:bidi="hi-IN"/>
        </w:rPr>
        <w:t>%</w:t>
      </w:r>
      <w:proofErr w:type="spellStart"/>
      <w:r w:rsidRPr="0059738F">
        <w:rPr>
          <w:rFonts w:ascii="Consolas" w:eastAsia="Times New Roman" w:hAnsi="Consolas" w:cs="Times New Roman"/>
          <w:color w:val="9CDCFE"/>
          <w:sz w:val="24"/>
          <w:szCs w:val="24"/>
          <w:lang w:eastAsia="en-IN" w:bidi="hi-IN"/>
        </w:rPr>
        <w:t>c</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,&amp;</w:t>
      </w:r>
      <w:r w:rsidRPr="0059738F">
        <w:rPr>
          <w:rFonts w:ascii="Consolas" w:eastAsia="Times New Roman" w:hAnsi="Consolas" w:cs="Times New Roman"/>
          <w:color w:val="9CDCFE"/>
          <w:sz w:val="24"/>
          <w:szCs w:val="24"/>
          <w:lang w:eastAsia="en-IN" w:bidi="hi-IN"/>
        </w:rPr>
        <w:t>c</w:t>
      </w:r>
      <w:proofErr w:type="spellEnd"/>
      <w:r w:rsidRPr="0059738F">
        <w:rPr>
          <w:rFonts w:ascii="Consolas" w:eastAsia="Times New Roman" w:hAnsi="Consolas" w:cs="Times New Roman"/>
          <w:color w:val="D4D4D4"/>
          <w:sz w:val="24"/>
          <w:szCs w:val="24"/>
          <w:lang w:eastAsia="en-IN" w:bidi="hi-IN"/>
        </w:rPr>
        <w:t>);</w:t>
      </w:r>
    </w:p>
    <w:p w14:paraId="5CC00A2E"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fflush</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569CD6"/>
          <w:sz w:val="24"/>
          <w:szCs w:val="24"/>
          <w:lang w:eastAsia="en-IN" w:bidi="hi-IN"/>
        </w:rPr>
        <w:t>stdin</w:t>
      </w:r>
      <w:r w:rsidRPr="0059738F">
        <w:rPr>
          <w:rFonts w:ascii="Consolas" w:eastAsia="Times New Roman" w:hAnsi="Consolas" w:cs="Times New Roman"/>
          <w:color w:val="D4D4D4"/>
          <w:sz w:val="24"/>
          <w:szCs w:val="24"/>
          <w:lang w:eastAsia="en-IN" w:bidi="hi-IN"/>
        </w:rPr>
        <w:t>);</w:t>
      </w:r>
    </w:p>
    <w:p w14:paraId="4E53651F"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9CDCFE"/>
          <w:sz w:val="24"/>
          <w:szCs w:val="24"/>
          <w:lang w:eastAsia="en-IN" w:bidi="hi-IN"/>
        </w:rPr>
        <w:t>w</w:t>
      </w:r>
      <w:r w:rsidRPr="0059738F">
        <w:rPr>
          <w:rFonts w:ascii="Consolas" w:eastAsia="Times New Roman" w:hAnsi="Consolas" w:cs="Times New Roman"/>
          <w:color w:val="D4D4D4"/>
          <w:sz w:val="24"/>
          <w:szCs w:val="24"/>
          <w:lang w:eastAsia="en-IN" w:bidi="hi-IN"/>
        </w:rPr>
        <w:t>=</w:t>
      </w:r>
      <w:proofErr w:type="spellStart"/>
      <w:r w:rsidRPr="0059738F">
        <w:rPr>
          <w:rFonts w:ascii="Consolas" w:eastAsia="Times New Roman" w:hAnsi="Consolas" w:cs="Times New Roman"/>
          <w:color w:val="DCDCAA"/>
          <w:sz w:val="24"/>
          <w:szCs w:val="24"/>
          <w:lang w:eastAsia="en-IN" w:bidi="hi-IN"/>
        </w:rPr>
        <w:t>strrchr</w:t>
      </w:r>
      <w:proofErr w:type="spellEnd"/>
      <w:r w:rsidRPr="0059738F">
        <w:rPr>
          <w:rFonts w:ascii="Consolas" w:eastAsia="Times New Roman" w:hAnsi="Consolas" w:cs="Times New Roman"/>
          <w:color w:val="D4D4D4"/>
          <w:sz w:val="24"/>
          <w:szCs w:val="24"/>
          <w:lang w:eastAsia="en-IN" w:bidi="hi-IN"/>
        </w:rPr>
        <w:t>(</w:t>
      </w:r>
      <w:proofErr w:type="spellStart"/>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9CDCFE"/>
          <w:sz w:val="24"/>
          <w:szCs w:val="24"/>
          <w:lang w:eastAsia="en-IN" w:bidi="hi-IN"/>
        </w:rPr>
        <w:t>c</w:t>
      </w:r>
      <w:proofErr w:type="spellEnd"/>
      <w:r w:rsidRPr="0059738F">
        <w:rPr>
          <w:rFonts w:ascii="Consolas" w:eastAsia="Times New Roman" w:hAnsi="Consolas" w:cs="Times New Roman"/>
          <w:color w:val="D4D4D4"/>
          <w:sz w:val="24"/>
          <w:szCs w:val="24"/>
          <w:lang w:eastAsia="en-IN" w:bidi="hi-IN"/>
        </w:rPr>
        <w:t>);</w:t>
      </w:r>
    </w:p>
    <w:p w14:paraId="705B2B01"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"the string after </w:t>
      </w:r>
      <w:r w:rsidRPr="0059738F">
        <w:rPr>
          <w:rFonts w:ascii="Consolas" w:eastAsia="Times New Roman" w:hAnsi="Consolas" w:cs="Times New Roman"/>
          <w:color w:val="9CDCFE"/>
          <w:sz w:val="24"/>
          <w:szCs w:val="24"/>
          <w:lang w:eastAsia="en-IN" w:bidi="hi-IN"/>
        </w:rPr>
        <w:t>%c</w:t>
      </w:r>
      <w:r w:rsidRPr="0059738F">
        <w:rPr>
          <w:rFonts w:ascii="Consolas" w:eastAsia="Times New Roman" w:hAnsi="Consolas" w:cs="Times New Roman"/>
          <w:color w:val="CE9178"/>
          <w:sz w:val="24"/>
          <w:szCs w:val="24"/>
          <w:lang w:eastAsia="en-IN" w:bidi="hi-IN"/>
        </w:rPr>
        <w:t> : </w:t>
      </w:r>
      <w:r w:rsidRPr="0059738F">
        <w:rPr>
          <w:rFonts w:ascii="Consolas" w:eastAsia="Times New Roman" w:hAnsi="Consolas" w:cs="Times New Roman"/>
          <w:color w:val="9CDCFE"/>
          <w:sz w:val="24"/>
          <w:szCs w:val="24"/>
          <w:lang w:eastAsia="en-IN" w:bidi="hi-IN"/>
        </w:rPr>
        <w:t>%s</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w:t>
      </w:r>
      <w:proofErr w:type="spellStart"/>
      <w:r w:rsidRPr="0059738F">
        <w:rPr>
          <w:rFonts w:ascii="Consolas" w:eastAsia="Times New Roman" w:hAnsi="Consolas" w:cs="Times New Roman"/>
          <w:color w:val="9CDCFE"/>
          <w:sz w:val="24"/>
          <w:szCs w:val="24"/>
          <w:lang w:eastAsia="en-IN" w:bidi="hi-IN"/>
        </w:rPr>
        <w:t>c</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9CDCFE"/>
          <w:sz w:val="24"/>
          <w:szCs w:val="24"/>
          <w:lang w:eastAsia="en-IN" w:bidi="hi-IN"/>
        </w:rPr>
        <w:t>w</w:t>
      </w:r>
      <w:proofErr w:type="spellEnd"/>
      <w:r w:rsidRPr="0059738F">
        <w:rPr>
          <w:rFonts w:ascii="Consolas" w:eastAsia="Times New Roman" w:hAnsi="Consolas" w:cs="Times New Roman"/>
          <w:color w:val="D4D4D4"/>
          <w:sz w:val="24"/>
          <w:szCs w:val="24"/>
          <w:lang w:eastAsia="en-IN" w:bidi="hi-IN"/>
        </w:rPr>
        <w:t>);</w:t>
      </w:r>
    </w:p>
    <w:p w14:paraId="748DAFE9"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w:t>
      </w:r>
    </w:p>
    <w:p w14:paraId="5B8A500A" w14:textId="7AA262DF" w:rsidR="0059738F" w:rsidRDefault="0059738F" w:rsidP="003F6D00">
      <w:pPr>
        <w:rPr>
          <w:b/>
          <w:bCs/>
        </w:rPr>
      </w:pPr>
    </w:p>
    <w:p w14:paraId="42B7EE23" w14:textId="40014DA1" w:rsidR="0059738F" w:rsidRPr="003F6D00" w:rsidRDefault="0059738F" w:rsidP="003F6D00">
      <w:pPr>
        <w:rPr>
          <w:b/>
          <w:bCs/>
        </w:rPr>
      </w:pPr>
      <w:r>
        <w:rPr>
          <w:b/>
          <w:bCs/>
          <w:noProof/>
        </w:rPr>
        <w:drawing>
          <wp:inline distT="0" distB="0" distL="0" distR="0" wp14:anchorId="464E0CCA" wp14:editId="1744A882">
            <wp:extent cx="4998720" cy="11887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8720" cy="1188720"/>
                    </a:xfrm>
                    <a:prstGeom prst="rect">
                      <a:avLst/>
                    </a:prstGeom>
                    <a:noFill/>
                    <a:ln>
                      <a:noFill/>
                    </a:ln>
                  </pic:spPr>
                </pic:pic>
              </a:graphicData>
            </a:graphic>
          </wp:inline>
        </w:drawing>
      </w:r>
    </w:p>
    <w:p w14:paraId="10BA3059" w14:textId="0D0C017E" w:rsidR="003F6D00" w:rsidRDefault="003F6D00" w:rsidP="003F6D00">
      <w:pPr>
        <w:rPr>
          <w:b/>
          <w:bCs/>
        </w:rPr>
      </w:pPr>
      <w:r w:rsidRPr="003F6D00">
        <w:rPr>
          <w:b/>
          <w:bCs/>
        </w:rPr>
        <w:t>2. Write a program to print error message using #error directive</w:t>
      </w:r>
    </w:p>
    <w:p w14:paraId="35537FAA"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C586C0"/>
          <w:sz w:val="24"/>
          <w:szCs w:val="24"/>
          <w:lang w:eastAsia="en-IN" w:bidi="hi-IN"/>
        </w:rPr>
        <w:t>#include</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CE9178"/>
          <w:sz w:val="24"/>
          <w:szCs w:val="24"/>
          <w:lang w:eastAsia="en-IN" w:bidi="hi-IN"/>
        </w:rPr>
        <w:t>&lt;</w:t>
      </w:r>
      <w:proofErr w:type="spellStart"/>
      <w:r w:rsidRPr="0059738F">
        <w:rPr>
          <w:rFonts w:ascii="Consolas" w:eastAsia="Times New Roman" w:hAnsi="Consolas" w:cs="Times New Roman"/>
          <w:color w:val="CE9178"/>
          <w:sz w:val="24"/>
          <w:szCs w:val="24"/>
          <w:lang w:eastAsia="en-IN" w:bidi="hi-IN"/>
        </w:rPr>
        <w:t>stdio.h</w:t>
      </w:r>
      <w:proofErr w:type="spellEnd"/>
      <w:r w:rsidRPr="0059738F">
        <w:rPr>
          <w:rFonts w:ascii="Consolas" w:eastAsia="Times New Roman" w:hAnsi="Consolas" w:cs="Times New Roman"/>
          <w:color w:val="CE9178"/>
          <w:sz w:val="24"/>
          <w:szCs w:val="24"/>
          <w:lang w:eastAsia="en-IN" w:bidi="hi-IN"/>
        </w:rPr>
        <w:t>&gt;</w:t>
      </w:r>
    </w:p>
    <w:p w14:paraId="5F557E76"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C586C0"/>
          <w:sz w:val="24"/>
          <w:szCs w:val="24"/>
          <w:lang w:eastAsia="en-IN" w:bidi="hi-IN"/>
        </w:rPr>
        <w:t>#include</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CE9178"/>
          <w:sz w:val="24"/>
          <w:szCs w:val="24"/>
          <w:lang w:eastAsia="en-IN" w:bidi="hi-IN"/>
        </w:rPr>
        <w:t>&lt;</w:t>
      </w:r>
      <w:proofErr w:type="spellStart"/>
      <w:r w:rsidRPr="0059738F">
        <w:rPr>
          <w:rFonts w:ascii="Consolas" w:eastAsia="Times New Roman" w:hAnsi="Consolas" w:cs="Times New Roman"/>
          <w:color w:val="CE9178"/>
          <w:sz w:val="24"/>
          <w:szCs w:val="24"/>
          <w:lang w:eastAsia="en-IN" w:bidi="hi-IN"/>
        </w:rPr>
        <w:t>limits.h</w:t>
      </w:r>
      <w:proofErr w:type="spellEnd"/>
      <w:r w:rsidRPr="0059738F">
        <w:rPr>
          <w:rFonts w:ascii="Consolas" w:eastAsia="Times New Roman" w:hAnsi="Consolas" w:cs="Times New Roman"/>
          <w:color w:val="CE9178"/>
          <w:sz w:val="24"/>
          <w:szCs w:val="24"/>
          <w:lang w:eastAsia="en-IN" w:bidi="hi-IN"/>
        </w:rPr>
        <w:t>&gt;</w:t>
      </w:r>
    </w:p>
    <w:p w14:paraId="6DE16FAC"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7C860E85"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C586C0"/>
          <w:sz w:val="24"/>
          <w:szCs w:val="24"/>
          <w:lang w:eastAsia="en-IN" w:bidi="hi-IN"/>
        </w:rPr>
        <w:t>#</w:t>
      </w:r>
      <w:proofErr w:type="gramStart"/>
      <w:r w:rsidRPr="0059738F">
        <w:rPr>
          <w:rFonts w:ascii="Consolas" w:eastAsia="Times New Roman" w:hAnsi="Consolas" w:cs="Times New Roman"/>
          <w:color w:val="C586C0"/>
          <w:sz w:val="24"/>
          <w:szCs w:val="24"/>
          <w:lang w:eastAsia="en-IN" w:bidi="hi-IN"/>
        </w:rPr>
        <w:t>define</w:t>
      </w:r>
      <w:proofErr w:type="gramEnd"/>
      <w:r w:rsidRPr="0059738F">
        <w:rPr>
          <w:rFonts w:ascii="Consolas" w:eastAsia="Times New Roman" w:hAnsi="Consolas" w:cs="Times New Roman"/>
          <w:color w:val="569CD6"/>
          <w:sz w:val="24"/>
          <w:szCs w:val="24"/>
          <w:lang w:eastAsia="en-IN" w:bidi="hi-IN"/>
        </w:rPr>
        <w:t> MILLISECONDS(</w:t>
      </w:r>
      <w:r w:rsidRPr="0059738F">
        <w:rPr>
          <w:rFonts w:ascii="Consolas" w:eastAsia="Times New Roman" w:hAnsi="Consolas" w:cs="Times New Roman"/>
          <w:color w:val="9CDCFE"/>
          <w:sz w:val="24"/>
          <w:szCs w:val="24"/>
          <w:lang w:eastAsia="en-IN" w:bidi="hi-IN"/>
        </w:rPr>
        <w:t>n</w:t>
      </w:r>
      <w:r w:rsidRPr="0059738F">
        <w:rPr>
          <w:rFonts w:ascii="Consolas" w:eastAsia="Times New Roman" w:hAnsi="Consolas" w:cs="Times New Roman"/>
          <w:color w:val="569CD6"/>
          <w:sz w:val="24"/>
          <w:szCs w:val="24"/>
          <w:lang w:eastAsia="en-IN" w:bidi="hi-IN"/>
        </w:rPr>
        <w:t>) (n </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B5CEA8"/>
          <w:sz w:val="24"/>
          <w:szCs w:val="24"/>
          <w:lang w:eastAsia="en-IN" w:bidi="hi-IN"/>
        </w:rPr>
        <w:t>365</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B5CEA8"/>
          <w:sz w:val="24"/>
          <w:szCs w:val="24"/>
          <w:lang w:eastAsia="en-IN" w:bidi="hi-IN"/>
        </w:rPr>
        <w:t>24</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B5CEA8"/>
          <w:sz w:val="24"/>
          <w:szCs w:val="24"/>
          <w:lang w:eastAsia="en-IN" w:bidi="hi-IN"/>
        </w:rPr>
        <w:t>60</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B5CEA8"/>
          <w:sz w:val="24"/>
          <w:szCs w:val="24"/>
          <w:lang w:eastAsia="en-IN" w:bidi="hi-IN"/>
        </w:rPr>
        <w:t>60</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B5CEA8"/>
          <w:sz w:val="24"/>
          <w:szCs w:val="24"/>
          <w:lang w:eastAsia="en-IN" w:bidi="hi-IN"/>
        </w:rPr>
        <w:t>1000</w:t>
      </w:r>
      <w:r w:rsidRPr="0059738F">
        <w:rPr>
          <w:rFonts w:ascii="Consolas" w:eastAsia="Times New Roman" w:hAnsi="Consolas" w:cs="Times New Roman"/>
          <w:color w:val="569CD6"/>
          <w:sz w:val="24"/>
          <w:szCs w:val="24"/>
          <w:lang w:eastAsia="en-IN" w:bidi="hi-IN"/>
        </w:rPr>
        <w:t>)</w:t>
      </w:r>
    </w:p>
    <w:p w14:paraId="3DE7FA07"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076FC62C"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569CD6"/>
          <w:sz w:val="24"/>
          <w:szCs w:val="24"/>
          <w:lang w:eastAsia="en-IN" w:bidi="hi-IN"/>
        </w:rPr>
        <w:t>int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DCDCAA"/>
          <w:sz w:val="24"/>
          <w:szCs w:val="24"/>
          <w:lang w:eastAsia="en-IN" w:bidi="hi-IN"/>
        </w:rPr>
        <w:t>main</w:t>
      </w:r>
      <w:r w:rsidRPr="0059738F">
        <w:rPr>
          <w:rFonts w:ascii="Consolas" w:eastAsia="Times New Roman" w:hAnsi="Consolas" w:cs="Times New Roman"/>
          <w:color w:val="D4D4D4"/>
          <w:sz w:val="24"/>
          <w:szCs w:val="24"/>
          <w:lang w:eastAsia="en-IN" w:bidi="hi-IN"/>
        </w:rPr>
        <w:t>()</w:t>
      </w:r>
    </w:p>
    <w:p w14:paraId="6612417A"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w:t>
      </w:r>
    </w:p>
    <w:p w14:paraId="6566C7B3"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33080AD3"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569CD6"/>
          <w:sz w:val="24"/>
          <w:szCs w:val="24"/>
          <w:lang w:eastAsia="en-IN" w:bidi="hi-IN"/>
        </w:rPr>
        <w:t>int</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9CDCFE"/>
          <w:sz w:val="24"/>
          <w:szCs w:val="24"/>
          <w:lang w:eastAsia="en-IN" w:bidi="hi-IN"/>
        </w:rPr>
        <w:t>a</w:t>
      </w:r>
      <w:r w:rsidRPr="0059738F">
        <w:rPr>
          <w:rFonts w:ascii="Consolas" w:eastAsia="Times New Roman" w:hAnsi="Consolas" w:cs="Times New Roman"/>
          <w:color w:val="D4D4D4"/>
          <w:sz w:val="24"/>
          <w:szCs w:val="24"/>
          <w:lang w:eastAsia="en-IN" w:bidi="hi-IN"/>
        </w:rPr>
        <w:t>;</w:t>
      </w:r>
    </w:p>
    <w:p w14:paraId="5694109A"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094DB685"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C586C0"/>
          <w:sz w:val="24"/>
          <w:szCs w:val="24"/>
          <w:lang w:eastAsia="en-IN" w:bidi="hi-IN"/>
        </w:rPr>
        <w:t>#</w:t>
      </w:r>
      <w:proofErr w:type="gramStart"/>
      <w:r w:rsidRPr="0059738F">
        <w:rPr>
          <w:rFonts w:ascii="Consolas" w:eastAsia="Times New Roman" w:hAnsi="Consolas" w:cs="Times New Roman"/>
          <w:color w:val="C586C0"/>
          <w:sz w:val="24"/>
          <w:szCs w:val="24"/>
          <w:lang w:eastAsia="en-IN" w:bidi="hi-IN"/>
        </w:rPr>
        <w:t>if</w:t>
      </w:r>
      <w:proofErr w:type="gramEnd"/>
      <w:r w:rsidRPr="0059738F">
        <w:rPr>
          <w:rFonts w:ascii="Consolas" w:eastAsia="Times New Roman" w:hAnsi="Consolas" w:cs="Times New Roman"/>
          <w:color w:val="569CD6"/>
          <w:sz w:val="24"/>
          <w:szCs w:val="24"/>
          <w:lang w:eastAsia="en-IN" w:bidi="hi-IN"/>
        </w:rPr>
        <w:t> INT_MAX </w:t>
      </w:r>
      <w:r w:rsidRPr="0059738F">
        <w:rPr>
          <w:rFonts w:ascii="Consolas" w:eastAsia="Times New Roman" w:hAnsi="Consolas" w:cs="Times New Roman"/>
          <w:color w:val="D4D4D4"/>
          <w:sz w:val="24"/>
          <w:szCs w:val="24"/>
          <w:lang w:eastAsia="en-IN" w:bidi="hi-IN"/>
        </w:rPr>
        <w:t>&lt;</w:t>
      </w:r>
      <w:r w:rsidRPr="0059738F">
        <w:rPr>
          <w:rFonts w:ascii="Consolas" w:eastAsia="Times New Roman" w:hAnsi="Consolas" w:cs="Times New Roman"/>
          <w:color w:val="569CD6"/>
          <w:sz w:val="24"/>
          <w:szCs w:val="24"/>
          <w:lang w:eastAsia="en-IN" w:bidi="hi-IN"/>
        </w:rPr>
        <w:t> MILLISECONDS(</w:t>
      </w:r>
      <w:r w:rsidRPr="0059738F">
        <w:rPr>
          <w:rFonts w:ascii="Consolas" w:eastAsia="Times New Roman" w:hAnsi="Consolas" w:cs="Times New Roman"/>
          <w:color w:val="B5CEA8"/>
          <w:sz w:val="24"/>
          <w:szCs w:val="24"/>
          <w:lang w:eastAsia="en-IN" w:bidi="hi-IN"/>
        </w:rPr>
        <w:t>12</w:t>
      </w:r>
      <w:r w:rsidRPr="0059738F">
        <w:rPr>
          <w:rFonts w:ascii="Consolas" w:eastAsia="Times New Roman" w:hAnsi="Consolas" w:cs="Times New Roman"/>
          <w:color w:val="569CD6"/>
          <w:sz w:val="24"/>
          <w:szCs w:val="24"/>
          <w:lang w:eastAsia="en-IN" w:bidi="hi-IN"/>
        </w:rPr>
        <w:t>)</w:t>
      </w:r>
    </w:p>
    <w:p w14:paraId="055FC63D"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C586C0"/>
          <w:sz w:val="24"/>
          <w:szCs w:val="24"/>
          <w:lang w:eastAsia="en-IN" w:bidi="hi-IN"/>
        </w:rPr>
        <w:t>#</w:t>
      </w:r>
      <w:proofErr w:type="gramStart"/>
      <w:r w:rsidRPr="0059738F">
        <w:rPr>
          <w:rFonts w:ascii="Consolas" w:eastAsia="Times New Roman" w:hAnsi="Consolas" w:cs="Times New Roman"/>
          <w:color w:val="C586C0"/>
          <w:sz w:val="24"/>
          <w:szCs w:val="24"/>
          <w:lang w:eastAsia="en-IN" w:bidi="hi-IN"/>
        </w:rPr>
        <w:t>error</w:t>
      </w:r>
      <w:proofErr w:type="gramEnd"/>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CE9178"/>
          <w:sz w:val="24"/>
          <w:szCs w:val="24"/>
          <w:lang w:eastAsia="en-IN" w:bidi="hi-IN"/>
        </w:rPr>
        <w:t>Integer size cannot hold our age in milliseconds</w:t>
      </w:r>
    </w:p>
    <w:p w14:paraId="4644D54C"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569CD6"/>
          <w:sz w:val="24"/>
          <w:szCs w:val="24"/>
          <w:lang w:eastAsia="en-IN" w:bidi="hi-IN"/>
        </w:rPr>
        <w:t>    </w:t>
      </w:r>
      <w:r w:rsidRPr="0059738F">
        <w:rPr>
          <w:rFonts w:ascii="Consolas" w:eastAsia="Times New Roman" w:hAnsi="Consolas" w:cs="Times New Roman"/>
          <w:color w:val="C586C0"/>
          <w:sz w:val="24"/>
          <w:szCs w:val="24"/>
          <w:lang w:eastAsia="en-IN" w:bidi="hi-IN"/>
        </w:rPr>
        <w:t>#</w:t>
      </w:r>
      <w:proofErr w:type="gramStart"/>
      <w:r w:rsidRPr="0059738F">
        <w:rPr>
          <w:rFonts w:ascii="Consolas" w:eastAsia="Times New Roman" w:hAnsi="Consolas" w:cs="Times New Roman"/>
          <w:color w:val="C586C0"/>
          <w:sz w:val="24"/>
          <w:szCs w:val="24"/>
          <w:lang w:eastAsia="en-IN" w:bidi="hi-IN"/>
        </w:rPr>
        <w:t>endif</w:t>
      </w:r>
      <w:proofErr w:type="gramEnd"/>
    </w:p>
    <w:p w14:paraId="59B794DB"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p>
    <w:p w14:paraId="72D68400"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9CDCFE"/>
          <w:sz w:val="24"/>
          <w:szCs w:val="24"/>
          <w:lang w:eastAsia="en-IN" w:bidi="hi-IN"/>
        </w:rPr>
        <w:t>a</w:t>
      </w:r>
      <w:r w:rsidRPr="0059738F">
        <w:rPr>
          <w:rFonts w:ascii="Consolas" w:eastAsia="Times New Roman" w:hAnsi="Consolas" w:cs="Times New Roman"/>
          <w:color w:val="D4D4D4"/>
          <w:sz w:val="24"/>
          <w:szCs w:val="24"/>
          <w:lang w:eastAsia="en-IN" w:bidi="hi-IN"/>
        </w:rPr>
        <w:t> = </w:t>
      </w:r>
      <w:r w:rsidRPr="0059738F">
        <w:rPr>
          <w:rFonts w:ascii="Consolas" w:eastAsia="Times New Roman" w:hAnsi="Consolas" w:cs="Times New Roman"/>
          <w:color w:val="569CD6"/>
          <w:sz w:val="24"/>
          <w:szCs w:val="24"/>
          <w:lang w:eastAsia="en-IN" w:bidi="hi-IN"/>
        </w:rPr>
        <w:t>MILLISECONDS</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B5CEA8"/>
          <w:sz w:val="24"/>
          <w:szCs w:val="24"/>
          <w:lang w:eastAsia="en-IN" w:bidi="hi-IN"/>
        </w:rPr>
        <w:t>12</w:t>
      </w:r>
      <w:r w:rsidRPr="0059738F">
        <w:rPr>
          <w:rFonts w:ascii="Consolas" w:eastAsia="Times New Roman" w:hAnsi="Consolas" w:cs="Times New Roman"/>
          <w:color w:val="D4D4D4"/>
          <w:sz w:val="24"/>
          <w:szCs w:val="24"/>
          <w:lang w:eastAsia="en-IN" w:bidi="hi-IN"/>
        </w:rPr>
        <w:t>);</w:t>
      </w:r>
    </w:p>
    <w:p w14:paraId="2A92EA2A"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lastRenderedPageBreak/>
        <w:t>    </w:t>
      </w:r>
      <w:proofErr w:type="spellStart"/>
      <w:r w:rsidRPr="0059738F">
        <w:rPr>
          <w:rFonts w:ascii="Consolas" w:eastAsia="Times New Roman" w:hAnsi="Consolas" w:cs="Times New Roman"/>
          <w:color w:val="DCDCAA"/>
          <w:sz w:val="24"/>
          <w:szCs w:val="24"/>
          <w:lang w:eastAsia="en-IN" w:bidi="hi-IN"/>
        </w:rPr>
        <w:t>printf</w:t>
      </w:r>
      <w:proofErr w:type="spellEnd"/>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CE9178"/>
          <w:sz w:val="24"/>
          <w:szCs w:val="24"/>
          <w:lang w:eastAsia="en-IN" w:bidi="hi-IN"/>
        </w:rPr>
        <w:t>"total milliseconds in 12 years are : </w:t>
      </w:r>
      <w:r w:rsidRPr="0059738F">
        <w:rPr>
          <w:rFonts w:ascii="Consolas" w:eastAsia="Times New Roman" w:hAnsi="Consolas" w:cs="Times New Roman"/>
          <w:color w:val="9CDCFE"/>
          <w:sz w:val="24"/>
          <w:szCs w:val="24"/>
          <w:lang w:eastAsia="en-IN" w:bidi="hi-IN"/>
        </w:rPr>
        <w:t>%d</w:t>
      </w:r>
      <w:r w:rsidRPr="0059738F">
        <w:rPr>
          <w:rFonts w:ascii="Consolas" w:eastAsia="Times New Roman" w:hAnsi="Consolas" w:cs="Times New Roman"/>
          <w:color w:val="D7BA7D"/>
          <w:sz w:val="24"/>
          <w:szCs w:val="24"/>
          <w:lang w:eastAsia="en-IN" w:bidi="hi-IN"/>
        </w:rPr>
        <w:t>\</w:t>
      </w:r>
      <w:proofErr w:type="spellStart"/>
      <w:r w:rsidRPr="0059738F">
        <w:rPr>
          <w:rFonts w:ascii="Consolas" w:eastAsia="Times New Roman" w:hAnsi="Consolas" w:cs="Times New Roman"/>
          <w:color w:val="D7BA7D"/>
          <w:sz w:val="24"/>
          <w:szCs w:val="24"/>
          <w:lang w:eastAsia="en-IN" w:bidi="hi-IN"/>
        </w:rPr>
        <w:t>n</w:t>
      </w:r>
      <w:r w:rsidRPr="0059738F">
        <w:rPr>
          <w:rFonts w:ascii="Consolas" w:eastAsia="Times New Roman" w:hAnsi="Consolas" w:cs="Times New Roman"/>
          <w:color w:val="CE9178"/>
          <w:sz w:val="24"/>
          <w:szCs w:val="24"/>
          <w:lang w:eastAsia="en-IN" w:bidi="hi-IN"/>
        </w:rPr>
        <w:t>"</w:t>
      </w:r>
      <w:r w:rsidRPr="0059738F">
        <w:rPr>
          <w:rFonts w:ascii="Consolas" w:eastAsia="Times New Roman" w:hAnsi="Consolas" w:cs="Times New Roman"/>
          <w:color w:val="D4D4D4"/>
          <w:sz w:val="24"/>
          <w:szCs w:val="24"/>
          <w:lang w:eastAsia="en-IN" w:bidi="hi-IN"/>
        </w:rPr>
        <w:t>,</w:t>
      </w:r>
      <w:r w:rsidRPr="0059738F">
        <w:rPr>
          <w:rFonts w:ascii="Consolas" w:eastAsia="Times New Roman" w:hAnsi="Consolas" w:cs="Times New Roman"/>
          <w:color w:val="9CDCFE"/>
          <w:sz w:val="24"/>
          <w:szCs w:val="24"/>
          <w:lang w:eastAsia="en-IN" w:bidi="hi-IN"/>
        </w:rPr>
        <w:t>a</w:t>
      </w:r>
      <w:proofErr w:type="spellEnd"/>
      <w:r w:rsidRPr="0059738F">
        <w:rPr>
          <w:rFonts w:ascii="Consolas" w:eastAsia="Times New Roman" w:hAnsi="Consolas" w:cs="Times New Roman"/>
          <w:color w:val="D4D4D4"/>
          <w:sz w:val="24"/>
          <w:szCs w:val="24"/>
          <w:lang w:eastAsia="en-IN" w:bidi="hi-IN"/>
        </w:rPr>
        <w:t>);</w:t>
      </w:r>
    </w:p>
    <w:p w14:paraId="612E11F7"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C586C0"/>
          <w:sz w:val="24"/>
          <w:szCs w:val="24"/>
          <w:lang w:eastAsia="en-IN" w:bidi="hi-IN"/>
        </w:rPr>
        <w:t>return</w:t>
      </w:r>
      <w:r w:rsidRPr="0059738F">
        <w:rPr>
          <w:rFonts w:ascii="Consolas" w:eastAsia="Times New Roman" w:hAnsi="Consolas" w:cs="Times New Roman"/>
          <w:color w:val="D4D4D4"/>
          <w:sz w:val="24"/>
          <w:szCs w:val="24"/>
          <w:lang w:eastAsia="en-IN" w:bidi="hi-IN"/>
        </w:rPr>
        <w:t> </w:t>
      </w:r>
      <w:r w:rsidRPr="0059738F">
        <w:rPr>
          <w:rFonts w:ascii="Consolas" w:eastAsia="Times New Roman" w:hAnsi="Consolas" w:cs="Times New Roman"/>
          <w:color w:val="B5CEA8"/>
          <w:sz w:val="24"/>
          <w:szCs w:val="24"/>
          <w:lang w:eastAsia="en-IN" w:bidi="hi-IN"/>
        </w:rPr>
        <w:t>0</w:t>
      </w:r>
      <w:r w:rsidRPr="0059738F">
        <w:rPr>
          <w:rFonts w:ascii="Consolas" w:eastAsia="Times New Roman" w:hAnsi="Consolas" w:cs="Times New Roman"/>
          <w:color w:val="D4D4D4"/>
          <w:sz w:val="24"/>
          <w:szCs w:val="24"/>
          <w:lang w:eastAsia="en-IN" w:bidi="hi-IN"/>
        </w:rPr>
        <w:t>;</w:t>
      </w:r>
    </w:p>
    <w:p w14:paraId="3F742039" w14:textId="77777777" w:rsidR="0059738F" w:rsidRPr="0059738F" w:rsidRDefault="0059738F" w:rsidP="0059738F">
      <w:pPr>
        <w:shd w:val="clear" w:color="auto" w:fill="1E1E1E"/>
        <w:spacing w:after="0" w:line="330" w:lineRule="atLeast"/>
        <w:rPr>
          <w:rFonts w:ascii="Consolas" w:eastAsia="Times New Roman" w:hAnsi="Consolas" w:cs="Times New Roman"/>
          <w:color w:val="D4D4D4"/>
          <w:sz w:val="24"/>
          <w:szCs w:val="24"/>
          <w:lang w:eastAsia="en-IN" w:bidi="hi-IN"/>
        </w:rPr>
      </w:pPr>
      <w:r w:rsidRPr="0059738F">
        <w:rPr>
          <w:rFonts w:ascii="Consolas" w:eastAsia="Times New Roman" w:hAnsi="Consolas" w:cs="Times New Roman"/>
          <w:color w:val="D4D4D4"/>
          <w:sz w:val="24"/>
          <w:szCs w:val="24"/>
          <w:lang w:eastAsia="en-IN" w:bidi="hi-IN"/>
        </w:rPr>
        <w:t>}</w:t>
      </w:r>
    </w:p>
    <w:p w14:paraId="20A1F6BF" w14:textId="65050F55" w:rsidR="0059738F" w:rsidRDefault="0059738F" w:rsidP="003F6D00">
      <w:pPr>
        <w:rPr>
          <w:b/>
          <w:bCs/>
        </w:rPr>
      </w:pPr>
    </w:p>
    <w:p w14:paraId="0E2A2DE9" w14:textId="5FCC9781" w:rsidR="0059738F" w:rsidRDefault="0059738F" w:rsidP="003F6D00">
      <w:pPr>
        <w:rPr>
          <w:b/>
          <w:bCs/>
        </w:rPr>
      </w:pPr>
      <w:r>
        <w:rPr>
          <w:b/>
          <w:bCs/>
          <w:noProof/>
        </w:rPr>
        <w:drawing>
          <wp:inline distT="0" distB="0" distL="0" distR="0" wp14:anchorId="5570EE94" wp14:editId="0A8D919F">
            <wp:extent cx="5722620" cy="11963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2620" cy="1196340"/>
                    </a:xfrm>
                    <a:prstGeom prst="rect">
                      <a:avLst/>
                    </a:prstGeom>
                    <a:noFill/>
                    <a:ln>
                      <a:noFill/>
                    </a:ln>
                  </pic:spPr>
                </pic:pic>
              </a:graphicData>
            </a:graphic>
          </wp:inline>
        </w:drawing>
      </w:r>
    </w:p>
    <w:p w14:paraId="204F657A" w14:textId="599AF18F" w:rsidR="0059738F" w:rsidRPr="0059738F" w:rsidRDefault="0059738F" w:rsidP="0059738F">
      <w:pPr>
        <w:jc w:val="center"/>
        <w:rPr>
          <w:b/>
          <w:bCs/>
          <w:sz w:val="48"/>
          <w:szCs w:val="48"/>
          <w:u w:val="single"/>
        </w:rPr>
      </w:pPr>
      <w:r w:rsidRPr="0059738F">
        <w:rPr>
          <w:b/>
          <w:bCs/>
          <w:sz w:val="48"/>
          <w:szCs w:val="48"/>
          <w:u w:val="single"/>
        </w:rPr>
        <w:t>Lab 9 : Structure and union</w:t>
      </w:r>
    </w:p>
    <w:p w14:paraId="20F4B5DD" w14:textId="77777777" w:rsidR="0059738F" w:rsidRPr="0059738F" w:rsidRDefault="0059738F" w:rsidP="0059738F">
      <w:pPr>
        <w:rPr>
          <w:b/>
          <w:bCs/>
        </w:rPr>
      </w:pPr>
      <w:r w:rsidRPr="0059738F">
        <w:rPr>
          <w:b/>
          <w:bCs/>
        </w:rPr>
        <w:t xml:space="preserve">1. You are now asked to extend the before assignment program by storing student’s </w:t>
      </w:r>
      <w:proofErr w:type="spellStart"/>
      <w:r w:rsidRPr="0059738F">
        <w:rPr>
          <w:b/>
          <w:bCs/>
        </w:rPr>
        <w:t>rollno</w:t>
      </w:r>
      <w:proofErr w:type="spellEnd"/>
      <w:r w:rsidRPr="0059738F">
        <w:rPr>
          <w:b/>
          <w:bCs/>
        </w:rPr>
        <w:t>, name along</w:t>
      </w:r>
    </w:p>
    <w:p w14:paraId="66F1B021" w14:textId="77777777" w:rsidR="0059738F" w:rsidRPr="0059738F" w:rsidRDefault="0059738F" w:rsidP="0059738F">
      <w:pPr>
        <w:rPr>
          <w:b/>
          <w:bCs/>
        </w:rPr>
      </w:pPr>
      <w:r w:rsidRPr="0059738F">
        <w:rPr>
          <w:b/>
          <w:bCs/>
        </w:rPr>
        <w:t>with their marks of six subjects for which you created a structure of five students as follows:</w:t>
      </w:r>
    </w:p>
    <w:p w14:paraId="60FEE1D0" w14:textId="77777777" w:rsidR="0059738F" w:rsidRPr="0059738F" w:rsidRDefault="0059738F" w:rsidP="0059738F">
      <w:pPr>
        <w:rPr>
          <w:b/>
          <w:bCs/>
        </w:rPr>
      </w:pPr>
      <w:r w:rsidRPr="0059738F">
        <w:rPr>
          <w:b/>
          <w:bCs/>
        </w:rPr>
        <w:t>struct student</w:t>
      </w:r>
    </w:p>
    <w:p w14:paraId="2D29E41F" w14:textId="77777777" w:rsidR="0059738F" w:rsidRPr="0059738F" w:rsidRDefault="0059738F" w:rsidP="0059738F">
      <w:pPr>
        <w:rPr>
          <w:b/>
          <w:bCs/>
        </w:rPr>
      </w:pPr>
      <w:r w:rsidRPr="0059738F">
        <w:rPr>
          <w:b/>
          <w:bCs/>
        </w:rPr>
        <w:t>{</w:t>
      </w:r>
    </w:p>
    <w:p w14:paraId="3B2140E5" w14:textId="77777777" w:rsidR="0059738F" w:rsidRPr="0059738F" w:rsidRDefault="0059738F" w:rsidP="0059738F">
      <w:pPr>
        <w:rPr>
          <w:b/>
          <w:bCs/>
        </w:rPr>
      </w:pPr>
      <w:r w:rsidRPr="0059738F">
        <w:rPr>
          <w:b/>
          <w:bCs/>
        </w:rPr>
        <w:t xml:space="preserve">int </w:t>
      </w:r>
      <w:proofErr w:type="spellStart"/>
      <w:r w:rsidRPr="0059738F">
        <w:rPr>
          <w:b/>
          <w:bCs/>
        </w:rPr>
        <w:t>rollno</w:t>
      </w:r>
      <w:proofErr w:type="spellEnd"/>
      <w:r w:rsidRPr="0059738F">
        <w:rPr>
          <w:b/>
          <w:bCs/>
        </w:rPr>
        <w:t>;</w:t>
      </w:r>
    </w:p>
    <w:p w14:paraId="05C35D8C" w14:textId="77777777" w:rsidR="0059738F" w:rsidRPr="0059738F" w:rsidRDefault="0059738F" w:rsidP="0059738F">
      <w:pPr>
        <w:rPr>
          <w:b/>
          <w:bCs/>
        </w:rPr>
      </w:pPr>
      <w:r w:rsidRPr="0059738F">
        <w:rPr>
          <w:b/>
          <w:bCs/>
        </w:rPr>
        <w:t>char *name;</w:t>
      </w:r>
    </w:p>
    <w:p w14:paraId="32E87ADC" w14:textId="77777777" w:rsidR="0059738F" w:rsidRPr="0059738F" w:rsidRDefault="0059738F" w:rsidP="0059738F">
      <w:pPr>
        <w:rPr>
          <w:b/>
          <w:bCs/>
        </w:rPr>
      </w:pPr>
      <w:r w:rsidRPr="0059738F">
        <w:rPr>
          <w:b/>
          <w:bCs/>
        </w:rPr>
        <w:t>int sub-marks[6];</w:t>
      </w:r>
    </w:p>
    <w:p w14:paraId="1BBE09D7" w14:textId="77777777" w:rsidR="0059738F" w:rsidRPr="0059738F" w:rsidRDefault="0059738F" w:rsidP="0059738F">
      <w:pPr>
        <w:rPr>
          <w:b/>
          <w:bCs/>
        </w:rPr>
      </w:pPr>
      <w:r w:rsidRPr="0059738F">
        <w:rPr>
          <w:b/>
          <w:bCs/>
        </w:rPr>
        <w:t>}s[5];</w:t>
      </w:r>
    </w:p>
    <w:p w14:paraId="648C2E42" w14:textId="77777777" w:rsidR="0059738F" w:rsidRPr="0059738F" w:rsidRDefault="0059738F" w:rsidP="0059738F">
      <w:pPr>
        <w:rPr>
          <w:b/>
          <w:bCs/>
        </w:rPr>
      </w:pPr>
      <w:r w:rsidRPr="0059738F">
        <w:rPr>
          <w:b/>
          <w:bCs/>
        </w:rPr>
        <w:t>Do the followings on the above structure.</w:t>
      </w:r>
    </w:p>
    <w:p w14:paraId="70D779CF" w14:textId="77777777" w:rsidR="0059738F" w:rsidRPr="0059738F" w:rsidRDefault="0059738F" w:rsidP="0059738F">
      <w:pPr>
        <w:rPr>
          <w:b/>
          <w:bCs/>
        </w:rPr>
      </w:pPr>
      <w:proofErr w:type="spellStart"/>
      <w:r w:rsidRPr="0059738F">
        <w:rPr>
          <w:b/>
          <w:bCs/>
        </w:rPr>
        <w:t>i</w:t>
      </w:r>
      <w:proofErr w:type="spellEnd"/>
      <w:r w:rsidRPr="0059738F">
        <w:rPr>
          <w:b/>
          <w:bCs/>
        </w:rPr>
        <w:t>) Display all the student details by passing the structure to a function.</w:t>
      </w:r>
    </w:p>
    <w:p w14:paraId="1568E041" w14:textId="77777777" w:rsidR="0059738F" w:rsidRPr="0059738F" w:rsidRDefault="0059738F" w:rsidP="0059738F">
      <w:pPr>
        <w:rPr>
          <w:b/>
          <w:bCs/>
        </w:rPr>
      </w:pPr>
      <w:r w:rsidRPr="0059738F">
        <w:rPr>
          <w:b/>
          <w:bCs/>
        </w:rPr>
        <w:t>ii) Find the total mark obtained by each student in all the six subjects.</w:t>
      </w:r>
    </w:p>
    <w:p w14:paraId="736FE05F" w14:textId="334C4DF2" w:rsidR="0059738F" w:rsidRDefault="0059738F" w:rsidP="0059738F">
      <w:pPr>
        <w:rPr>
          <w:b/>
          <w:bCs/>
        </w:rPr>
      </w:pPr>
      <w:r w:rsidRPr="0059738F">
        <w:rPr>
          <w:b/>
          <w:bCs/>
        </w:rPr>
        <w:t>iii) Print the details of the student who got highest and who got lowest marks.</w:t>
      </w:r>
    </w:p>
    <w:p w14:paraId="6CEADDA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C586C0"/>
          <w:sz w:val="24"/>
          <w:szCs w:val="24"/>
          <w:lang w:eastAsia="en-IN" w:bidi="hi-IN"/>
        </w:rPr>
        <w:t>#include</w:t>
      </w:r>
      <w:r w:rsidRPr="00C14290">
        <w:rPr>
          <w:rFonts w:ascii="Consolas" w:eastAsia="Times New Roman" w:hAnsi="Consolas" w:cs="Times New Roman"/>
          <w:color w:val="CE9178"/>
          <w:sz w:val="24"/>
          <w:szCs w:val="24"/>
          <w:lang w:eastAsia="en-IN" w:bidi="hi-IN"/>
        </w:rPr>
        <w:t>&lt;stdio.h&gt;</w:t>
      </w:r>
    </w:p>
    <w:p w14:paraId="0945BDB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C586C0"/>
          <w:sz w:val="24"/>
          <w:szCs w:val="24"/>
          <w:lang w:eastAsia="en-IN" w:bidi="hi-IN"/>
        </w:rPr>
        <w:t>#include</w:t>
      </w:r>
      <w:r w:rsidRPr="00C14290">
        <w:rPr>
          <w:rFonts w:ascii="Consolas" w:eastAsia="Times New Roman" w:hAnsi="Consolas" w:cs="Times New Roman"/>
          <w:color w:val="CE9178"/>
          <w:sz w:val="24"/>
          <w:szCs w:val="24"/>
          <w:lang w:eastAsia="en-IN" w:bidi="hi-IN"/>
        </w:rPr>
        <w:t>&lt;stdlib.h&gt;</w:t>
      </w:r>
    </w:p>
    <w:p w14:paraId="538ACBF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569CD6"/>
          <w:sz w:val="24"/>
          <w:szCs w:val="24"/>
          <w:lang w:eastAsia="en-IN" w:bidi="hi-IN"/>
        </w:rPr>
        <w:t>struct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4EC9B0"/>
          <w:sz w:val="24"/>
          <w:szCs w:val="24"/>
          <w:lang w:eastAsia="en-IN" w:bidi="hi-IN"/>
        </w:rPr>
        <w:t>student</w:t>
      </w:r>
    </w:p>
    <w:p w14:paraId="0EC0E54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1928C75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rollno</w:t>
      </w:r>
      <w:proofErr w:type="spellEnd"/>
      <w:r w:rsidRPr="00C14290">
        <w:rPr>
          <w:rFonts w:ascii="Consolas" w:eastAsia="Times New Roman" w:hAnsi="Consolas" w:cs="Times New Roman"/>
          <w:color w:val="D4D4D4"/>
          <w:sz w:val="24"/>
          <w:szCs w:val="24"/>
          <w:lang w:eastAsia="en-IN" w:bidi="hi-IN"/>
        </w:rPr>
        <w:t>;</w:t>
      </w:r>
    </w:p>
    <w:p w14:paraId="4C74E3D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569CD6"/>
          <w:sz w:val="24"/>
          <w:szCs w:val="24"/>
          <w:lang w:eastAsia="en-IN" w:bidi="hi-IN"/>
        </w:rPr>
        <w:t>char</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name</w:t>
      </w:r>
      <w:r w:rsidRPr="00C14290">
        <w:rPr>
          <w:rFonts w:ascii="Consolas" w:eastAsia="Times New Roman" w:hAnsi="Consolas" w:cs="Times New Roman"/>
          <w:color w:val="D4D4D4"/>
          <w:sz w:val="24"/>
          <w:szCs w:val="24"/>
          <w:lang w:eastAsia="en-IN" w:bidi="hi-IN"/>
        </w:rPr>
        <w:t>;</w:t>
      </w:r>
    </w:p>
    <w:p w14:paraId="3B55C3F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sub_marks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6</w:t>
      </w:r>
      <w:r w:rsidRPr="00C14290">
        <w:rPr>
          <w:rFonts w:ascii="Consolas" w:eastAsia="Times New Roman" w:hAnsi="Consolas" w:cs="Times New Roman"/>
          <w:color w:val="D4D4D4"/>
          <w:sz w:val="24"/>
          <w:szCs w:val="24"/>
          <w:lang w:eastAsia="en-IN" w:bidi="hi-IN"/>
        </w:rPr>
        <w:t>];</w:t>
      </w:r>
    </w:p>
    <w:p w14:paraId="644C97A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p>
    <w:p w14:paraId="6963AEB9"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p>
    <w:p w14:paraId="3032D81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569CD6"/>
          <w:sz w:val="24"/>
          <w:szCs w:val="24"/>
          <w:lang w:eastAsia="en-IN" w:bidi="hi-IN"/>
        </w:rPr>
        <w:t>void</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input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struct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4EC9B0"/>
          <w:sz w:val="24"/>
          <w:szCs w:val="24"/>
          <w:lang w:eastAsia="en-IN" w:bidi="hi-IN"/>
        </w:rPr>
        <w:t>student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569CD6"/>
          <w:sz w:val="24"/>
          <w:szCs w:val="24"/>
          <w:lang w:eastAsia="en-IN" w:bidi="hi-IN"/>
        </w:rPr>
        <w:t>[]</w:t>
      </w:r>
      <w:r w:rsidRPr="00C14290">
        <w:rPr>
          <w:rFonts w:ascii="Consolas" w:eastAsia="Times New Roman" w:hAnsi="Consolas" w:cs="Times New Roman"/>
          <w:color w:val="D4D4D4"/>
          <w:sz w:val="24"/>
          <w:szCs w:val="24"/>
          <w:lang w:eastAsia="en-IN" w:bidi="hi-IN"/>
        </w:rPr>
        <w:t>)</w:t>
      </w:r>
    </w:p>
    <w:p w14:paraId="2999690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7D5F675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500B819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lastRenderedPageBreak/>
        <w:t>    {</w:t>
      </w:r>
    </w:p>
    <w:p w14:paraId="64775EB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data for student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p>
    <w:p w14:paraId="527A4D2E"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"enter the </w:t>
      </w:r>
      <w:proofErr w:type="spellStart"/>
      <w:r w:rsidRPr="00C14290">
        <w:rPr>
          <w:rFonts w:ascii="Consolas" w:eastAsia="Times New Roman" w:hAnsi="Consolas" w:cs="Times New Roman"/>
          <w:color w:val="CE9178"/>
          <w:sz w:val="24"/>
          <w:szCs w:val="24"/>
          <w:lang w:eastAsia="en-IN" w:bidi="hi-IN"/>
        </w:rPr>
        <w:t>rollno</w:t>
      </w:r>
      <w:proofErr w:type="spellEnd"/>
      <w:r w:rsidRPr="00C14290">
        <w:rPr>
          <w:rFonts w:ascii="Consolas" w:eastAsia="Times New Roman" w:hAnsi="Consolas" w:cs="Times New Roman"/>
          <w:color w:val="CE9178"/>
          <w:sz w:val="24"/>
          <w:szCs w:val="24"/>
          <w:lang w:eastAsia="en-IN" w:bidi="hi-IN"/>
        </w:rPr>
        <w:t>. : "</w:t>
      </w:r>
      <w:r w:rsidRPr="00C14290">
        <w:rPr>
          <w:rFonts w:ascii="Consolas" w:eastAsia="Times New Roman" w:hAnsi="Consolas" w:cs="Times New Roman"/>
          <w:color w:val="D4D4D4"/>
          <w:sz w:val="24"/>
          <w:szCs w:val="24"/>
          <w:lang w:eastAsia="en-IN" w:bidi="hi-IN"/>
        </w:rPr>
        <w:t>);</w:t>
      </w:r>
    </w:p>
    <w:p w14:paraId="38EFB35B"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scanf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9CDCFE"/>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,&amp;</w:t>
      </w:r>
      <w:r w:rsidRPr="00C14290">
        <w:rPr>
          <w:rFonts w:ascii="Consolas" w:eastAsia="Times New Roman" w:hAnsi="Consolas" w:cs="Times New Roman"/>
          <w:color w:val="9CDCFE"/>
          <w:sz w:val="24"/>
          <w:szCs w:val="24"/>
          <w:lang w:eastAsia="en-IN" w:bidi="hi-IN"/>
        </w:rPr>
        <w:t>s</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rollno</w:t>
      </w:r>
      <w:proofErr w:type="spellEnd"/>
      <w:r w:rsidRPr="00C14290">
        <w:rPr>
          <w:rFonts w:ascii="Consolas" w:eastAsia="Times New Roman" w:hAnsi="Consolas" w:cs="Times New Roman"/>
          <w:color w:val="D4D4D4"/>
          <w:sz w:val="24"/>
          <w:szCs w:val="24"/>
          <w:lang w:eastAsia="en-IN" w:bidi="hi-IN"/>
        </w:rPr>
        <w:t>);</w:t>
      </w:r>
    </w:p>
    <w:p w14:paraId="5EC07523"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w:t>
      </w:r>
      <w:proofErr w:type="spellStart"/>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enter</w:t>
      </w:r>
      <w:proofErr w:type="spellEnd"/>
      <w:r w:rsidRPr="00C14290">
        <w:rPr>
          <w:rFonts w:ascii="Consolas" w:eastAsia="Times New Roman" w:hAnsi="Consolas" w:cs="Times New Roman"/>
          <w:color w:val="CE9178"/>
          <w:sz w:val="24"/>
          <w:szCs w:val="24"/>
          <w:lang w:eastAsia="en-IN" w:bidi="hi-IN"/>
        </w:rPr>
        <w:t> the name of the student : "</w:t>
      </w:r>
      <w:r w:rsidRPr="00C14290">
        <w:rPr>
          <w:rFonts w:ascii="Consolas" w:eastAsia="Times New Roman" w:hAnsi="Consolas" w:cs="Times New Roman"/>
          <w:color w:val="D4D4D4"/>
          <w:sz w:val="24"/>
          <w:szCs w:val="24"/>
          <w:lang w:eastAsia="en-IN" w:bidi="hi-IN"/>
        </w:rPr>
        <w:t>);</w:t>
      </w:r>
    </w:p>
    <w:p w14:paraId="185A99B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fflush</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stdin</w:t>
      </w:r>
      <w:r w:rsidRPr="00C14290">
        <w:rPr>
          <w:rFonts w:ascii="Consolas" w:eastAsia="Times New Roman" w:hAnsi="Consolas" w:cs="Times New Roman"/>
          <w:color w:val="D4D4D4"/>
          <w:sz w:val="24"/>
          <w:szCs w:val="24"/>
          <w:lang w:eastAsia="en-IN" w:bidi="hi-IN"/>
        </w:rPr>
        <w:t>);</w:t>
      </w:r>
    </w:p>
    <w:p w14:paraId="66C76DF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getchar</w:t>
      </w:r>
      <w:proofErr w:type="spellEnd"/>
      <w:r w:rsidRPr="00C14290">
        <w:rPr>
          <w:rFonts w:ascii="Consolas" w:eastAsia="Times New Roman" w:hAnsi="Consolas" w:cs="Times New Roman"/>
          <w:color w:val="D4D4D4"/>
          <w:sz w:val="24"/>
          <w:szCs w:val="24"/>
          <w:lang w:eastAsia="en-IN" w:bidi="hi-IN"/>
        </w:rPr>
        <w:t>();</w:t>
      </w:r>
    </w:p>
    <w:p w14:paraId="0BD3C72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gets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name</w:t>
      </w:r>
      <w:r w:rsidRPr="00C14290">
        <w:rPr>
          <w:rFonts w:ascii="Consolas" w:eastAsia="Times New Roman" w:hAnsi="Consolas" w:cs="Times New Roman"/>
          <w:color w:val="D4D4D4"/>
          <w:sz w:val="24"/>
          <w:szCs w:val="24"/>
          <w:lang w:eastAsia="en-IN" w:bidi="hi-IN"/>
        </w:rPr>
        <w:t>);</w:t>
      </w:r>
    </w:p>
    <w:p w14:paraId="568BCBC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w:t>
      </w:r>
      <w:proofErr w:type="spellStart"/>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now</w:t>
      </w:r>
      <w:proofErr w:type="spellEnd"/>
      <w:r w:rsidRPr="00C14290">
        <w:rPr>
          <w:rFonts w:ascii="Consolas" w:eastAsia="Times New Roman" w:hAnsi="Consolas" w:cs="Times New Roman"/>
          <w:color w:val="CE9178"/>
          <w:sz w:val="24"/>
          <w:szCs w:val="24"/>
          <w:lang w:eastAsia="en-IN" w:bidi="hi-IN"/>
        </w:rPr>
        <w:t> enter the </w:t>
      </w:r>
      <w:proofErr w:type="spellStart"/>
      <w:r w:rsidRPr="00C14290">
        <w:rPr>
          <w:rFonts w:ascii="Consolas" w:eastAsia="Times New Roman" w:hAnsi="Consolas" w:cs="Times New Roman"/>
          <w:color w:val="CE9178"/>
          <w:sz w:val="24"/>
          <w:szCs w:val="24"/>
          <w:lang w:eastAsia="en-IN" w:bidi="hi-IN"/>
        </w:rPr>
        <w:t>markes</w:t>
      </w:r>
      <w:proofErr w:type="spellEnd"/>
      <w:r w:rsidRPr="00C14290">
        <w:rPr>
          <w:rFonts w:ascii="Consolas" w:eastAsia="Times New Roman" w:hAnsi="Consolas" w:cs="Times New Roman"/>
          <w:color w:val="CE9178"/>
          <w:sz w:val="24"/>
          <w:szCs w:val="24"/>
          <w:lang w:eastAsia="en-IN" w:bidi="hi-IN"/>
        </w:rPr>
        <w:t> of the student...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4C157C5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6</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6F50EB4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0E5EE76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"enter the marks for subject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 "</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p>
    <w:p w14:paraId="69E0F1F9"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scanf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9CDCFE"/>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,&amp;</w:t>
      </w:r>
      <w:r w:rsidRPr="00C14290">
        <w:rPr>
          <w:rFonts w:ascii="Consolas" w:eastAsia="Times New Roman" w:hAnsi="Consolas" w:cs="Times New Roman"/>
          <w:color w:val="9CDCFE"/>
          <w:sz w:val="24"/>
          <w:szCs w:val="24"/>
          <w:lang w:eastAsia="en-IN" w:bidi="hi-IN"/>
        </w:rPr>
        <w:t>s</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sub_marks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75AFD23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751FA1D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5991125E"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2D7A88D3"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50DFD6F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569CD6"/>
          <w:sz w:val="24"/>
          <w:szCs w:val="24"/>
          <w:lang w:eastAsia="en-IN" w:bidi="hi-IN"/>
        </w:rPr>
        <w:t>void</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display</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struct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4EC9B0"/>
          <w:sz w:val="24"/>
          <w:szCs w:val="24"/>
          <w:lang w:eastAsia="en-IN" w:bidi="hi-IN"/>
        </w:rPr>
        <w:t>student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569CD6"/>
          <w:sz w:val="24"/>
          <w:szCs w:val="24"/>
          <w:lang w:eastAsia="en-IN" w:bidi="hi-IN"/>
        </w:rPr>
        <w:t>[]</w:t>
      </w:r>
      <w:r w:rsidRPr="00C14290">
        <w:rPr>
          <w:rFonts w:ascii="Consolas" w:eastAsia="Times New Roman" w:hAnsi="Consolas" w:cs="Times New Roman"/>
          <w:color w:val="D4D4D4"/>
          <w:sz w:val="24"/>
          <w:szCs w:val="24"/>
          <w:lang w:eastAsia="en-IN" w:bidi="hi-IN"/>
        </w:rPr>
        <w:t>)</w:t>
      </w:r>
    </w:p>
    <w:p w14:paraId="364703D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5D6C4DB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1EED445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0F626FB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data for student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p>
    <w:p w14:paraId="4E642089"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w:t>
      </w:r>
      <w:proofErr w:type="spellStart"/>
      <w:r w:rsidRPr="00C14290">
        <w:rPr>
          <w:rFonts w:ascii="Consolas" w:eastAsia="Times New Roman" w:hAnsi="Consolas" w:cs="Times New Roman"/>
          <w:color w:val="CE9178"/>
          <w:sz w:val="24"/>
          <w:szCs w:val="24"/>
          <w:lang w:eastAsia="en-IN" w:bidi="hi-IN"/>
        </w:rPr>
        <w:t>rollno</w:t>
      </w:r>
      <w:proofErr w:type="spellEnd"/>
      <w:r w:rsidRPr="00C14290">
        <w:rPr>
          <w:rFonts w:ascii="Consolas" w:eastAsia="Times New Roman" w:hAnsi="Consolas" w:cs="Times New Roman"/>
          <w:color w:val="CE9178"/>
          <w:sz w:val="24"/>
          <w:szCs w:val="24"/>
          <w:lang w:eastAsia="en-IN" w:bidi="hi-IN"/>
        </w:rPr>
        <w:t>. is : </w:t>
      </w:r>
      <w:r w:rsidRPr="00C14290">
        <w:rPr>
          <w:rFonts w:ascii="Consolas" w:eastAsia="Times New Roman" w:hAnsi="Consolas" w:cs="Times New Roman"/>
          <w:color w:val="9CDCFE"/>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rollno</w:t>
      </w:r>
      <w:proofErr w:type="spellEnd"/>
      <w:r w:rsidRPr="00C14290">
        <w:rPr>
          <w:rFonts w:ascii="Consolas" w:eastAsia="Times New Roman" w:hAnsi="Consolas" w:cs="Times New Roman"/>
          <w:color w:val="D4D4D4"/>
          <w:sz w:val="24"/>
          <w:szCs w:val="24"/>
          <w:lang w:eastAsia="en-IN" w:bidi="hi-IN"/>
        </w:rPr>
        <w:t>);</w:t>
      </w:r>
    </w:p>
    <w:p w14:paraId="724100EE"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 the name of the student is : "</w:t>
      </w:r>
      <w:r w:rsidRPr="00C14290">
        <w:rPr>
          <w:rFonts w:ascii="Consolas" w:eastAsia="Times New Roman" w:hAnsi="Consolas" w:cs="Times New Roman"/>
          <w:color w:val="D4D4D4"/>
          <w:sz w:val="24"/>
          <w:szCs w:val="24"/>
          <w:lang w:eastAsia="en-IN" w:bidi="hi-IN"/>
        </w:rPr>
        <w:t>);</w:t>
      </w:r>
    </w:p>
    <w:p w14:paraId="42CDB082"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fflush</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stdin</w:t>
      </w:r>
      <w:r w:rsidRPr="00C14290">
        <w:rPr>
          <w:rFonts w:ascii="Consolas" w:eastAsia="Times New Roman" w:hAnsi="Consolas" w:cs="Times New Roman"/>
          <w:color w:val="D4D4D4"/>
          <w:sz w:val="24"/>
          <w:szCs w:val="24"/>
          <w:lang w:eastAsia="en-IN" w:bidi="hi-IN"/>
        </w:rPr>
        <w:t>);</w:t>
      </w:r>
    </w:p>
    <w:p w14:paraId="67F9436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puts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name</w:t>
      </w:r>
      <w:r w:rsidRPr="00C14290">
        <w:rPr>
          <w:rFonts w:ascii="Consolas" w:eastAsia="Times New Roman" w:hAnsi="Consolas" w:cs="Times New Roman"/>
          <w:color w:val="D4D4D4"/>
          <w:sz w:val="24"/>
          <w:szCs w:val="24"/>
          <w:lang w:eastAsia="en-IN" w:bidi="hi-IN"/>
        </w:rPr>
        <w:t>);</w:t>
      </w:r>
    </w:p>
    <w:p w14:paraId="609C31B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w:t>
      </w:r>
      <w:proofErr w:type="spellStart"/>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now</w:t>
      </w:r>
      <w:proofErr w:type="spellEnd"/>
      <w:r w:rsidRPr="00C14290">
        <w:rPr>
          <w:rFonts w:ascii="Consolas" w:eastAsia="Times New Roman" w:hAnsi="Consolas" w:cs="Times New Roman"/>
          <w:color w:val="CE9178"/>
          <w:sz w:val="24"/>
          <w:szCs w:val="24"/>
          <w:lang w:eastAsia="en-IN" w:bidi="hi-IN"/>
        </w:rPr>
        <w:t> the </w:t>
      </w:r>
      <w:proofErr w:type="spellStart"/>
      <w:r w:rsidRPr="00C14290">
        <w:rPr>
          <w:rFonts w:ascii="Consolas" w:eastAsia="Times New Roman" w:hAnsi="Consolas" w:cs="Times New Roman"/>
          <w:color w:val="CE9178"/>
          <w:sz w:val="24"/>
          <w:szCs w:val="24"/>
          <w:lang w:eastAsia="en-IN" w:bidi="hi-IN"/>
        </w:rPr>
        <w:t>markes</w:t>
      </w:r>
      <w:proofErr w:type="spellEnd"/>
      <w:r w:rsidRPr="00C14290">
        <w:rPr>
          <w:rFonts w:ascii="Consolas" w:eastAsia="Times New Roman" w:hAnsi="Consolas" w:cs="Times New Roman"/>
          <w:color w:val="CE9178"/>
          <w:sz w:val="24"/>
          <w:szCs w:val="24"/>
          <w:lang w:eastAsia="en-IN" w:bidi="hi-IN"/>
        </w:rPr>
        <w:t> of the student are...</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632B3AA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6</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0C74F87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7E6D067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printf</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marks for subject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is :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sub_marks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379DA1C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35551382"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1BDA3A7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1E02CC9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6C6E938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569CD6"/>
          <w:sz w:val="24"/>
          <w:szCs w:val="24"/>
          <w:lang w:eastAsia="en-IN" w:bidi="hi-IN"/>
        </w:rPr>
        <w:t>void</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total_marks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struct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4EC9B0"/>
          <w:sz w:val="24"/>
          <w:szCs w:val="24"/>
          <w:lang w:eastAsia="en-IN" w:bidi="hi-IN"/>
        </w:rPr>
        <w:t>student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569CD6"/>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569CD6"/>
          <w:sz w:val="24"/>
          <w:szCs w:val="24"/>
          <w:lang w:eastAsia="en-IN" w:bidi="hi-IN"/>
        </w:rPr>
        <w:t>[]</w:t>
      </w:r>
      <w:r w:rsidRPr="00C14290">
        <w:rPr>
          <w:rFonts w:ascii="Consolas" w:eastAsia="Times New Roman" w:hAnsi="Consolas" w:cs="Times New Roman"/>
          <w:color w:val="D4D4D4"/>
          <w:sz w:val="24"/>
          <w:szCs w:val="24"/>
          <w:lang w:eastAsia="en-IN" w:bidi="hi-IN"/>
        </w:rPr>
        <w:t>)</w:t>
      </w:r>
    </w:p>
    <w:p w14:paraId="691E1BA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431884E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1EAF6F9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w:t>
      </w:r>
      <w:proofErr w:type="spellStart"/>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the</w:t>
      </w:r>
      <w:proofErr w:type="spellEnd"/>
      <w:r w:rsidRPr="00C14290">
        <w:rPr>
          <w:rFonts w:ascii="Consolas" w:eastAsia="Times New Roman" w:hAnsi="Consolas" w:cs="Times New Roman"/>
          <w:color w:val="CE9178"/>
          <w:sz w:val="24"/>
          <w:szCs w:val="24"/>
          <w:lang w:eastAsia="en-IN" w:bidi="hi-IN"/>
        </w:rPr>
        <w:t> total marks of each students are..... </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4B585C8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17E37A9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0CE3E0B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6</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1D313DE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lastRenderedPageBreak/>
        <w:t>        {</w:t>
      </w:r>
    </w:p>
    <w:p w14:paraId="052083D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sub_marks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4B6E761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67B4556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0C3D012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1B60DEA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6E4A5EB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printf</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total marks of student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36209F92"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1C967F1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5495F05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569CD6"/>
          <w:sz w:val="24"/>
          <w:szCs w:val="24"/>
          <w:lang w:eastAsia="en-IN" w:bidi="hi-IN"/>
        </w:rPr>
        <w:t>void</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max_min_marks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struct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4EC9B0"/>
          <w:sz w:val="24"/>
          <w:szCs w:val="24"/>
          <w:lang w:eastAsia="en-IN" w:bidi="hi-IN"/>
        </w:rPr>
        <w:t>student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569CD6"/>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569CD6"/>
          <w:sz w:val="24"/>
          <w:szCs w:val="24"/>
          <w:lang w:eastAsia="en-IN" w:bidi="hi-IN"/>
        </w:rPr>
        <w:t>[]</w:t>
      </w:r>
      <w:r w:rsidRPr="00C14290">
        <w:rPr>
          <w:rFonts w:ascii="Consolas" w:eastAsia="Times New Roman" w:hAnsi="Consolas" w:cs="Times New Roman"/>
          <w:color w:val="D4D4D4"/>
          <w:sz w:val="24"/>
          <w:szCs w:val="24"/>
          <w:lang w:eastAsia="en-IN" w:bidi="hi-IN"/>
        </w:rPr>
        <w:t>)</w:t>
      </w:r>
    </w:p>
    <w:p w14:paraId="17321DC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78AD7C3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max</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min</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p>
    <w:p w14:paraId="3284104B"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0F71E8E3"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2000059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if</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max</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3BE22886"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6E3973E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max</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2D20028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n</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400D523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5A175CF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if</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min</w:t>
      </w:r>
      <w:r w:rsidRPr="00C14290">
        <w:rPr>
          <w:rFonts w:ascii="Consolas" w:eastAsia="Times New Roman" w:hAnsi="Consolas" w:cs="Times New Roman"/>
          <w:color w:val="D4D4D4"/>
          <w:sz w:val="24"/>
          <w:szCs w:val="24"/>
          <w:lang w:eastAsia="en-IN" w:bidi="hi-IN"/>
        </w:rPr>
        <w:t>&gt;=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4D568C4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0C4F849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min</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619F3D32"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34FB8FE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31CCDB4D"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1B05E3E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student with </w:t>
      </w:r>
      <w:proofErr w:type="spellStart"/>
      <w:r w:rsidRPr="00C14290">
        <w:rPr>
          <w:rFonts w:ascii="Consolas" w:eastAsia="Times New Roman" w:hAnsi="Consolas" w:cs="Times New Roman"/>
          <w:color w:val="CE9178"/>
          <w:sz w:val="24"/>
          <w:szCs w:val="24"/>
          <w:lang w:eastAsia="en-IN" w:bidi="hi-IN"/>
        </w:rPr>
        <w:t>maximun</w:t>
      </w:r>
      <w:proofErr w:type="spellEnd"/>
      <w:r w:rsidRPr="00C14290">
        <w:rPr>
          <w:rFonts w:ascii="Consolas" w:eastAsia="Times New Roman" w:hAnsi="Consolas" w:cs="Times New Roman"/>
          <w:color w:val="CE9178"/>
          <w:sz w:val="24"/>
          <w:szCs w:val="24"/>
          <w:lang w:eastAsia="en-IN" w:bidi="hi-IN"/>
        </w:rPr>
        <w:t> marks is ....</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4C04E0F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w:t>
      </w:r>
      <w:proofErr w:type="spellStart"/>
      <w:r w:rsidRPr="00C14290">
        <w:rPr>
          <w:rFonts w:ascii="Consolas" w:eastAsia="Times New Roman" w:hAnsi="Consolas" w:cs="Times New Roman"/>
          <w:color w:val="CE9178"/>
          <w:sz w:val="24"/>
          <w:szCs w:val="24"/>
          <w:lang w:eastAsia="en-IN" w:bidi="hi-IN"/>
        </w:rPr>
        <w:t>rollno</w:t>
      </w:r>
      <w:proofErr w:type="spellEnd"/>
      <w:r w:rsidRPr="00C14290">
        <w:rPr>
          <w:rFonts w:ascii="Consolas" w:eastAsia="Times New Roman" w:hAnsi="Consolas" w:cs="Times New Roman"/>
          <w:color w:val="CE9178"/>
          <w:sz w:val="24"/>
          <w:szCs w:val="24"/>
          <w:lang w:eastAsia="en-IN" w:bidi="hi-IN"/>
        </w:rPr>
        <w:t>. is : </w:t>
      </w:r>
      <w:r w:rsidRPr="00C14290">
        <w:rPr>
          <w:rFonts w:ascii="Consolas" w:eastAsia="Times New Roman" w:hAnsi="Consolas" w:cs="Times New Roman"/>
          <w:color w:val="9CDCFE"/>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rollno</w:t>
      </w:r>
      <w:proofErr w:type="spellEnd"/>
      <w:r w:rsidRPr="00C14290">
        <w:rPr>
          <w:rFonts w:ascii="Consolas" w:eastAsia="Times New Roman" w:hAnsi="Consolas" w:cs="Times New Roman"/>
          <w:color w:val="D4D4D4"/>
          <w:sz w:val="24"/>
          <w:szCs w:val="24"/>
          <w:lang w:eastAsia="en-IN" w:bidi="hi-IN"/>
        </w:rPr>
        <w:t>);</w:t>
      </w:r>
    </w:p>
    <w:p w14:paraId="723771F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 the name of the student is : "</w:t>
      </w:r>
      <w:r w:rsidRPr="00C14290">
        <w:rPr>
          <w:rFonts w:ascii="Consolas" w:eastAsia="Times New Roman" w:hAnsi="Consolas" w:cs="Times New Roman"/>
          <w:color w:val="D4D4D4"/>
          <w:sz w:val="24"/>
          <w:szCs w:val="24"/>
          <w:lang w:eastAsia="en-IN" w:bidi="hi-IN"/>
        </w:rPr>
        <w:t>);</w:t>
      </w:r>
    </w:p>
    <w:p w14:paraId="541B215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fflush</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stdin</w:t>
      </w:r>
      <w:r w:rsidRPr="00C14290">
        <w:rPr>
          <w:rFonts w:ascii="Consolas" w:eastAsia="Times New Roman" w:hAnsi="Consolas" w:cs="Times New Roman"/>
          <w:color w:val="D4D4D4"/>
          <w:sz w:val="24"/>
          <w:szCs w:val="24"/>
          <w:lang w:eastAsia="en-IN" w:bidi="hi-IN"/>
        </w:rPr>
        <w:t>);</w:t>
      </w:r>
    </w:p>
    <w:p w14:paraId="2FD9D02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puts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name</w:t>
      </w:r>
      <w:r w:rsidRPr="00C14290">
        <w:rPr>
          <w:rFonts w:ascii="Consolas" w:eastAsia="Times New Roman" w:hAnsi="Consolas" w:cs="Times New Roman"/>
          <w:color w:val="D4D4D4"/>
          <w:sz w:val="24"/>
          <w:szCs w:val="24"/>
          <w:lang w:eastAsia="en-IN" w:bidi="hi-IN"/>
        </w:rPr>
        <w:t>);</w:t>
      </w:r>
    </w:p>
    <w:p w14:paraId="52135D0E"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w:t>
      </w:r>
      <w:proofErr w:type="spellStart"/>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now</w:t>
      </w:r>
      <w:proofErr w:type="spellEnd"/>
      <w:r w:rsidRPr="00C14290">
        <w:rPr>
          <w:rFonts w:ascii="Consolas" w:eastAsia="Times New Roman" w:hAnsi="Consolas" w:cs="Times New Roman"/>
          <w:color w:val="CE9178"/>
          <w:sz w:val="24"/>
          <w:szCs w:val="24"/>
          <w:lang w:eastAsia="en-IN" w:bidi="hi-IN"/>
        </w:rPr>
        <w:t> the </w:t>
      </w:r>
      <w:proofErr w:type="spellStart"/>
      <w:r w:rsidRPr="00C14290">
        <w:rPr>
          <w:rFonts w:ascii="Consolas" w:eastAsia="Times New Roman" w:hAnsi="Consolas" w:cs="Times New Roman"/>
          <w:color w:val="CE9178"/>
          <w:sz w:val="24"/>
          <w:szCs w:val="24"/>
          <w:lang w:eastAsia="en-IN" w:bidi="hi-IN"/>
        </w:rPr>
        <w:t>markes</w:t>
      </w:r>
      <w:proofErr w:type="spellEnd"/>
      <w:r w:rsidRPr="00C14290">
        <w:rPr>
          <w:rFonts w:ascii="Consolas" w:eastAsia="Times New Roman" w:hAnsi="Consolas" w:cs="Times New Roman"/>
          <w:color w:val="CE9178"/>
          <w:sz w:val="24"/>
          <w:szCs w:val="24"/>
          <w:lang w:eastAsia="en-IN" w:bidi="hi-IN"/>
        </w:rPr>
        <w:t> of the student are...</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4BE5C9B6"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6</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49782CF9"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22622ED7"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printf</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marks for subject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is :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sub_marks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2BABB48A"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7539E21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48A31233"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student with the least marks is...</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32FE0EF6"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w:t>
      </w:r>
      <w:proofErr w:type="spellStart"/>
      <w:r w:rsidRPr="00C14290">
        <w:rPr>
          <w:rFonts w:ascii="Consolas" w:eastAsia="Times New Roman" w:hAnsi="Consolas" w:cs="Times New Roman"/>
          <w:color w:val="CE9178"/>
          <w:sz w:val="24"/>
          <w:szCs w:val="24"/>
          <w:lang w:eastAsia="en-IN" w:bidi="hi-IN"/>
        </w:rPr>
        <w:t>rollno</w:t>
      </w:r>
      <w:proofErr w:type="spellEnd"/>
      <w:r w:rsidRPr="00C14290">
        <w:rPr>
          <w:rFonts w:ascii="Consolas" w:eastAsia="Times New Roman" w:hAnsi="Consolas" w:cs="Times New Roman"/>
          <w:color w:val="CE9178"/>
          <w:sz w:val="24"/>
          <w:szCs w:val="24"/>
          <w:lang w:eastAsia="en-IN" w:bidi="hi-IN"/>
        </w:rPr>
        <w:t>. is : </w:t>
      </w:r>
      <w:r w:rsidRPr="00C14290">
        <w:rPr>
          <w:rFonts w:ascii="Consolas" w:eastAsia="Times New Roman" w:hAnsi="Consolas" w:cs="Times New Roman"/>
          <w:color w:val="9CDCFE"/>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rollno</w:t>
      </w:r>
      <w:proofErr w:type="spellEnd"/>
      <w:r w:rsidRPr="00C14290">
        <w:rPr>
          <w:rFonts w:ascii="Consolas" w:eastAsia="Times New Roman" w:hAnsi="Consolas" w:cs="Times New Roman"/>
          <w:color w:val="D4D4D4"/>
          <w:sz w:val="24"/>
          <w:szCs w:val="24"/>
          <w:lang w:eastAsia="en-IN" w:bidi="hi-IN"/>
        </w:rPr>
        <w:t>);</w:t>
      </w:r>
    </w:p>
    <w:p w14:paraId="5790C470"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 the name of the student is : "</w:t>
      </w:r>
      <w:r w:rsidRPr="00C14290">
        <w:rPr>
          <w:rFonts w:ascii="Consolas" w:eastAsia="Times New Roman" w:hAnsi="Consolas" w:cs="Times New Roman"/>
          <w:color w:val="D4D4D4"/>
          <w:sz w:val="24"/>
          <w:szCs w:val="24"/>
          <w:lang w:eastAsia="en-IN" w:bidi="hi-IN"/>
        </w:rPr>
        <w:t>);</w:t>
      </w:r>
    </w:p>
    <w:p w14:paraId="67CCEB0E"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fflush</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stdin</w:t>
      </w:r>
      <w:r w:rsidRPr="00C14290">
        <w:rPr>
          <w:rFonts w:ascii="Consolas" w:eastAsia="Times New Roman" w:hAnsi="Consolas" w:cs="Times New Roman"/>
          <w:color w:val="D4D4D4"/>
          <w:sz w:val="24"/>
          <w:szCs w:val="24"/>
          <w:lang w:eastAsia="en-IN" w:bidi="hi-IN"/>
        </w:rPr>
        <w:t>);</w:t>
      </w:r>
    </w:p>
    <w:p w14:paraId="3B62674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puts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name</w:t>
      </w:r>
      <w:r w:rsidRPr="00C14290">
        <w:rPr>
          <w:rFonts w:ascii="Consolas" w:eastAsia="Times New Roman" w:hAnsi="Consolas" w:cs="Times New Roman"/>
          <w:color w:val="D4D4D4"/>
          <w:sz w:val="24"/>
          <w:szCs w:val="24"/>
          <w:lang w:eastAsia="en-IN" w:bidi="hi-IN"/>
        </w:rPr>
        <w:t>);</w:t>
      </w:r>
    </w:p>
    <w:p w14:paraId="4920FDE9"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lastRenderedPageBreak/>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w:t>
      </w:r>
      <w:proofErr w:type="spellStart"/>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now</w:t>
      </w:r>
      <w:proofErr w:type="spellEnd"/>
      <w:r w:rsidRPr="00C14290">
        <w:rPr>
          <w:rFonts w:ascii="Consolas" w:eastAsia="Times New Roman" w:hAnsi="Consolas" w:cs="Times New Roman"/>
          <w:color w:val="CE9178"/>
          <w:sz w:val="24"/>
          <w:szCs w:val="24"/>
          <w:lang w:eastAsia="en-IN" w:bidi="hi-IN"/>
        </w:rPr>
        <w:t> the </w:t>
      </w:r>
      <w:proofErr w:type="spellStart"/>
      <w:r w:rsidRPr="00C14290">
        <w:rPr>
          <w:rFonts w:ascii="Consolas" w:eastAsia="Times New Roman" w:hAnsi="Consolas" w:cs="Times New Roman"/>
          <w:color w:val="CE9178"/>
          <w:sz w:val="24"/>
          <w:szCs w:val="24"/>
          <w:lang w:eastAsia="en-IN" w:bidi="hi-IN"/>
        </w:rPr>
        <w:t>markes</w:t>
      </w:r>
      <w:proofErr w:type="spellEnd"/>
      <w:r w:rsidRPr="00C14290">
        <w:rPr>
          <w:rFonts w:ascii="Consolas" w:eastAsia="Times New Roman" w:hAnsi="Consolas" w:cs="Times New Roman"/>
          <w:color w:val="CE9178"/>
          <w:sz w:val="24"/>
          <w:szCs w:val="24"/>
          <w:lang w:eastAsia="en-IN" w:bidi="hi-IN"/>
        </w:rPr>
        <w:t> of the student are...</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11B9BBC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6</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1D66470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77BF5059"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printf</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"the marks for subject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 is : </w:t>
      </w:r>
      <w:r w:rsidRPr="00C14290">
        <w:rPr>
          <w:rFonts w:ascii="Consolas" w:eastAsia="Times New Roman" w:hAnsi="Consolas" w:cs="Times New Roman"/>
          <w:color w:val="9CDCFE"/>
          <w:sz w:val="24"/>
          <w:szCs w:val="24"/>
          <w:lang w:eastAsia="en-IN" w:bidi="hi-IN"/>
        </w:rPr>
        <w:t>%d</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1</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sub_marks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j</w:t>
      </w:r>
      <w:r w:rsidRPr="00C14290">
        <w:rPr>
          <w:rFonts w:ascii="Consolas" w:eastAsia="Times New Roman" w:hAnsi="Consolas" w:cs="Times New Roman"/>
          <w:color w:val="D4D4D4"/>
          <w:sz w:val="24"/>
          <w:szCs w:val="24"/>
          <w:lang w:eastAsia="en-IN" w:bidi="hi-IN"/>
        </w:rPr>
        <w:t>]);</w:t>
      </w:r>
    </w:p>
    <w:p w14:paraId="017A55C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4D38847C"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
    <w:p w14:paraId="0C3F6BC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78178C35"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569CD6"/>
          <w:sz w:val="24"/>
          <w:szCs w:val="24"/>
          <w:lang w:eastAsia="en-IN" w:bidi="hi-IN"/>
        </w:rPr>
        <w:t>void</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main</w:t>
      </w:r>
      <w:r w:rsidRPr="00C14290">
        <w:rPr>
          <w:rFonts w:ascii="Consolas" w:eastAsia="Times New Roman" w:hAnsi="Consolas" w:cs="Times New Roman"/>
          <w:color w:val="D4D4D4"/>
          <w:sz w:val="24"/>
          <w:szCs w:val="24"/>
          <w:lang w:eastAsia="en-IN" w:bidi="hi-IN"/>
        </w:rPr>
        <w:t>()</w:t>
      </w:r>
    </w:p>
    <w:p w14:paraId="3A6ACD4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2E531383"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sum</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p>
    <w:p w14:paraId="44204AD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569CD6"/>
          <w:sz w:val="24"/>
          <w:szCs w:val="24"/>
          <w:lang w:eastAsia="en-IN" w:bidi="hi-IN"/>
        </w:rPr>
        <w:t>char</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std_name</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20</w:t>
      </w:r>
      <w:r w:rsidRPr="00C14290">
        <w:rPr>
          <w:rFonts w:ascii="Consolas" w:eastAsia="Times New Roman" w:hAnsi="Consolas" w:cs="Times New Roman"/>
          <w:color w:val="D4D4D4"/>
          <w:sz w:val="24"/>
          <w:szCs w:val="24"/>
          <w:lang w:eastAsia="en-IN" w:bidi="hi-IN"/>
        </w:rPr>
        <w:t>];</w:t>
      </w:r>
    </w:p>
    <w:p w14:paraId="25E3705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C586C0"/>
          <w:sz w:val="24"/>
          <w:szCs w:val="24"/>
          <w:lang w:eastAsia="en-IN" w:bidi="hi-IN"/>
        </w:rPr>
        <w:t>for</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569CD6"/>
          <w:sz w:val="24"/>
          <w:szCs w:val="24"/>
          <w:lang w:eastAsia="en-IN" w:bidi="hi-IN"/>
        </w:rPr>
        <w:t>int</w:t>
      </w: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B5CEA8"/>
          <w:sz w:val="24"/>
          <w:szCs w:val="24"/>
          <w:lang w:eastAsia="en-IN" w:bidi="hi-IN"/>
        </w:rPr>
        <w:t>0</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&lt;</w:t>
      </w:r>
      <w:r w:rsidRPr="00C14290">
        <w:rPr>
          <w:rFonts w:ascii="Consolas" w:eastAsia="Times New Roman" w:hAnsi="Consolas" w:cs="Times New Roman"/>
          <w:color w:val="B5CEA8"/>
          <w:sz w:val="24"/>
          <w:szCs w:val="24"/>
          <w:lang w:eastAsia="en-IN" w:bidi="hi-IN"/>
        </w:rPr>
        <w:t>5</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i</w:t>
      </w:r>
      <w:r w:rsidRPr="00C14290">
        <w:rPr>
          <w:rFonts w:ascii="Consolas" w:eastAsia="Times New Roman" w:hAnsi="Consolas" w:cs="Times New Roman"/>
          <w:color w:val="D4D4D4"/>
          <w:sz w:val="24"/>
          <w:szCs w:val="24"/>
          <w:lang w:eastAsia="en-IN" w:bidi="hi-IN"/>
        </w:rPr>
        <w:t>++)</w:t>
      </w:r>
    </w:p>
    <w:p w14:paraId="215ABFA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name</w:t>
      </w:r>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std_name</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i</w:t>
      </w:r>
      <w:proofErr w:type="spellEnd"/>
      <w:r w:rsidRPr="00C14290">
        <w:rPr>
          <w:rFonts w:ascii="Consolas" w:eastAsia="Times New Roman" w:hAnsi="Consolas" w:cs="Times New Roman"/>
          <w:color w:val="D4D4D4"/>
          <w:sz w:val="24"/>
          <w:szCs w:val="24"/>
          <w:lang w:eastAsia="en-IN" w:bidi="hi-IN"/>
        </w:rPr>
        <w:t>];</w:t>
      </w:r>
    </w:p>
    <w:p w14:paraId="317867E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printf</w:t>
      </w:r>
      <w:proofErr w:type="spellEnd"/>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CE9178"/>
          <w:sz w:val="24"/>
          <w:szCs w:val="24"/>
          <w:lang w:eastAsia="en-IN" w:bidi="hi-IN"/>
        </w:rPr>
        <w:t>"enter the data for 5 students....</w:t>
      </w:r>
      <w:r w:rsidRPr="00C14290">
        <w:rPr>
          <w:rFonts w:ascii="Consolas" w:eastAsia="Times New Roman" w:hAnsi="Consolas" w:cs="Times New Roman"/>
          <w:color w:val="D7BA7D"/>
          <w:sz w:val="24"/>
          <w:szCs w:val="24"/>
          <w:lang w:eastAsia="en-IN" w:bidi="hi-IN"/>
        </w:rPr>
        <w:t>\n</w:t>
      </w:r>
      <w:r w:rsidRPr="00C14290">
        <w:rPr>
          <w:rFonts w:ascii="Consolas" w:eastAsia="Times New Roman" w:hAnsi="Consolas" w:cs="Times New Roman"/>
          <w:color w:val="CE9178"/>
          <w:sz w:val="24"/>
          <w:szCs w:val="24"/>
          <w:lang w:eastAsia="en-IN" w:bidi="hi-IN"/>
        </w:rPr>
        <w:t>"</w:t>
      </w:r>
      <w:r w:rsidRPr="00C14290">
        <w:rPr>
          <w:rFonts w:ascii="Consolas" w:eastAsia="Times New Roman" w:hAnsi="Consolas" w:cs="Times New Roman"/>
          <w:color w:val="D4D4D4"/>
          <w:sz w:val="24"/>
          <w:szCs w:val="24"/>
          <w:lang w:eastAsia="en-IN" w:bidi="hi-IN"/>
        </w:rPr>
        <w:t>);</w:t>
      </w:r>
    </w:p>
    <w:p w14:paraId="7335EB44"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input</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p>
    <w:p w14:paraId="768F894F"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r w:rsidRPr="00C14290">
        <w:rPr>
          <w:rFonts w:ascii="Consolas" w:eastAsia="Times New Roman" w:hAnsi="Consolas" w:cs="Times New Roman"/>
          <w:color w:val="DCDCAA"/>
          <w:sz w:val="24"/>
          <w:szCs w:val="24"/>
          <w:lang w:eastAsia="en-IN" w:bidi="hi-IN"/>
        </w:rPr>
        <w:t>display</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p>
    <w:p w14:paraId="7B93946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total_marks</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proofErr w:type="spellEnd"/>
      <w:r w:rsidRPr="00C14290">
        <w:rPr>
          <w:rFonts w:ascii="Consolas" w:eastAsia="Times New Roman" w:hAnsi="Consolas" w:cs="Times New Roman"/>
          <w:color w:val="D4D4D4"/>
          <w:sz w:val="24"/>
          <w:szCs w:val="24"/>
          <w:lang w:eastAsia="en-IN" w:bidi="hi-IN"/>
        </w:rPr>
        <w:t>);</w:t>
      </w:r>
    </w:p>
    <w:p w14:paraId="67B14B98"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    </w:t>
      </w:r>
      <w:proofErr w:type="spellStart"/>
      <w:r w:rsidRPr="00C14290">
        <w:rPr>
          <w:rFonts w:ascii="Consolas" w:eastAsia="Times New Roman" w:hAnsi="Consolas" w:cs="Times New Roman"/>
          <w:color w:val="DCDCAA"/>
          <w:sz w:val="24"/>
          <w:szCs w:val="24"/>
          <w:lang w:eastAsia="en-IN" w:bidi="hi-IN"/>
        </w:rPr>
        <w:t>max_min_marks</w:t>
      </w:r>
      <w:proofErr w:type="spellEnd"/>
      <w:r w:rsidRPr="00C14290">
        <w:rPr>
          <w:rFonts w:ascii="Consolas" w:eastAsia="Times New Roman" w:hAnsi="Consolas" w:cs="Times New Roman"/>
          <w:color w:val="D4D4D4"/>
          <w:sz w:val="24"/>
          <w:szCs w:val="24"/>
          <w:lang w:eastAsia="en-IN" w:bidi="hi-IN"/>
        </w:rPr>
        <w:t>(</w:t>
      </w:r>
      <w:proofErr w:type="spellStart"/>
      <w:r w:rsidRPr="00C14290">
        <w:rPr>
          <w:rFonts w:ascii="Consolas" w:eastAsia="Times New Roman" w:hAnsi="Consolas" w:cs="Times New Roman"/>
          <w:color w:val="9CDCFE"/>
          <w:sz w:val="24"/>
          <w:szCs w:val="24"/>
          <w:lang w:eastAsia="en-IN" w:bidi="hi-IN"/>
        </w:rPr>
        <w:t>s</w:t>
      </w:r>
      <w:r w:rsidRPr="00C14290">
        <w:rPr>
          <w:rFonts w:ascii="Consolas" w:eastAsia="Times New Roman" w:hAnsi="Consolas" w:cs="Times New Roman"/>
          <w:color w:val="D4D4D4"/>
          <w:sz w:val="24"/>
          <w:szCs w:val="24"/>
          <w:lang w:eastAsia="en-IN" w:bidi="hi-IN"/>
        </w:rPr>
        <w:t>,</w:t>
      </w:r>
      <w:r w:rsidRPr="00C14290">
        <w:rPr>
          <w:rFonts w:ascii="Consolas" w:eastAsia="Times New Roman" w:hAnsi="Consolas" w:cs="Times New Roman"/>
          <w:color w:val="9CDCFE"/>
          <w:sz w:val="24"/>
          <w:szCs w:val="24"/>
          <w:lang w:eastAsia="en-IN" w:bidi="hi-IN"/>
        </w:rPr>
        <w:t>sum</w:t>
      </w:r>
      <w:proofErr w:type="spellEnd"/>
      <w:r w:rsidRPr="00C14290">
        <w:rPr>
          <w:rFonts w:ascii="Consolas" w:eastAsia="Times New Roman" w:hAnsi="Consolas" w:cs="Times New Roman"/>
          <w:color w:val="D4D4D4"/>
          <w:sz w:val="24"/>
          <w:szCs w:val="24"/>
          <w:lang w:eastAsia="en-IN" w:bidi="hi-IN"/>
        </w:rPr>
        <w:t>);</w:t>
      </w:r>
    </w:p>
    <w:p w14:paraId="17AE0321" w14:textId="77777777" w:rsidR="00C14290" w:rsidRPr="00C14290" w:rsidRDefault="00C14290" w:rsidP="00C14290">
      <w:pPr>
        <w:shd w:val="clear" w:color="auto" w:fill="1E1E1E"/>
        <w:spacing w:after="0" w:line="330" w:lineRule="atLeast"/>
        <w:rPr>
          <w:rFonts w:ascii="Consolas" w:eastAsia="Times New Roman" w:hAnsi="Consolas" w:cs="Times New Roman"/>
          <w:color w:val="D4D4D4"/>
          <w:sz w:val="24"/>
          <w:szCs w:val="24"/>
          <w:lang w:eastAsia="en-IN" w:bidi="hi-IN"/>
        </w:rPr>
      </w:pPr>
      <w:r w:rsidRPr="00C14290">
        <w:rPr>
          <w:rFonts w:ascii="Consolas" w:eastAsia="Times New Roman" w:hAnsi="Consolas" w:cs="Times New Roman"/>
          <w:color w:val="D4D4D4"/>
          <w:sz w:val="24"/>
          <w:szCs w:val="24"/>
          <w:lang w:eastAsia="en-IN" w:bidi="hi-IN"/>
        </w:rPr>
        <w:t>}</w:t>
      </w:r>
    </w:p>
    <w:p w14:paraId="11571735" w14:textId="1CE9271D" w:rsidR="0059738F" w:rsidRDefault="0059738F" w:rsidP="0059738F">
      <w:pPr>
        <w:rPr>
          <w:b/>
          <w:bCs/>
        </w:rPr>
      </w:pPr>
    </w:p>
    <w:p w14:paraId="378E5608" w14:textId="6A874A38" w:rsidR="003371A5" w:rsidRDefault="003371A5" w:rsidP="0059738F">
      <w:pPr>
        <w:rPr>
          <w:b/>
          <w:bCs/>
        </w:rPr>
      </w:pPr>
    </w:p>
    <w:p w14:paraId="633733F6" w14:textId="7E7ED9CD" w:rsidR="003371A5" w:rsidRPr="003371A5" w:rsidRDefault="003371A5" w:rsidP="0059738F">
      <w:pPr>
        <w:rPr>
          <w:b/>
          <w:bCs/>
          <w:sz w:val="40"/>
          <w:szCs w:val="40"/>
        </w:rPr>
      </w:pPr>
      <w:r>
        <w:rPr>
          <w:b/>
          <w:bCs/>
          <w:sz w:val="40"/>
          <w:szCs w:val="40"/>
        </w:rPr>
        <w:t>The output was very long so ,below is the parts of that ou</w:t>
      </w:r>
      <w:r w:rsidR="0022529F">
        <w:rPr>
          <w:b/>
          <w:bCs/>
          <w:sz w:val="40"/>
          <w:szCs w:val="40"/>
        </w:rPr>
        <w:t>t</w:t>
      </w:r>
      <w:r>
        <w:rPr>
          <w:b/>
          <w:bCs/>
          <w:sz w:val="40"/>
          <w:szCs w:val="40"/>
        </w:rPr>
        <w:t>put……….</w:t>
      </w:r>
    </w:p>
    <w:p w14:paraId="618A342D" w14:textId="23993D5D" w:rsidR="00C14290" w:rsidRDefault="00C14290" w:rsidP="0059738F">
      <w:pPr>
        <w:rPr>
          <w:b/>
          <w:bCs/>
        </w:rPr>
      </w:pPr>
      <w:r>
        <w:rPr>
          <w:b/>
          <w:bCs/>
          <w:noProof/>
        </w:rPr>
        <w:lastRenderedPageBreak/>
        <w:drawing>
          <wp:inline distT="0" distB="0" distL="0" distR="0" wp14:anchorId="58A9C5EB" wp14:editId="0C19FF3B">
            <wp:extent cx="4244340" cy="400050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44340" cy="4000500"/>
                    </a:xfrm>
                    <a:prstGeom prst="rect">
                      <a:avLst/>
                    </a:prstGeom>
                    <a:noFill/>
                    <a:ln>
                      <a:noFill/>
                    </a:ln>
                  </pic:spPr>
                </pic:pic>
              </a:graphicData>
            </a:graphic>
          </wp:inline>
        </w:drawing>
      </w:r>
      <w:r>
        <w:rPr>
          <w:b/>
          <w:bCs/>
          <w:noProof/>
        </w:rPr>
        <w:drawing>
          <wp:inline distT="0" distB="0" distL="0" distR="0" wp14:anchorId="71CC367B" wp14:editId="359819F9">
            <wp:extent cx="4175760" cy="3985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5760" cy="3985260"/>
                    </a:xfrm>
                    <a:prstGeom prst="rect">
                      <a:avLst/>
                    </a:prstGeom>
                    <a:noFill/>
                    <a:ln>
                      <a:noFill/>
                    </a:ln>
                  </pic:spPr>
                </pic:pic>
              </a:graphicData>
            </a:graphic>
          </wp:inline>
        </w:drawing>
      </w:r>
    </w:p>
    <w:p w14:paraId="48D3D2B4" w14:textId="15DEBC44" w:rsidR="003371A5" w:rsidRDefault="003371A5" w:rsidP="0059738F">
      <w:pPr>
        <w:rPr>
          <w:b/>
          <w:bCs/>
        </w:rPr>
      </w:pPr>
      <w:r>
        <w:rPr>
          <w:b/>
          <w:bCs/>
          <w:noProof/>
        </w:rPr>
        <w:lastRenderedPageBreak/>
        <w:drawing>
          <wp:inline distT="0" distB="0" distL="0" distR="0" wp14:anchorId="0279E760" wp14:editId="1A49A229">
            <wp:extent cx="4320540" cy="1440180"/>
            <wp:effectExtent l="0" t="0" r="381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0540" cy="1440180"/>
                    </a:xfrm>
                    <a:prstGeom prst="rect">
                      <a:avLst/>
                    </a:prstGeom>
                    <a:noFill/>
                    <a:ln>
                      <a:noFill/>
                    </a:ln>
                  </pic:spPr>
                </pic:pic>
              </a:graphicData>
            </a:graphic>
          </wp:inline>
        </w:drawing>
      </w:r>
    </w:p>
    <w:p w14:paraId="123022B2" w14:textId="77777777" w:rsidR="00C14290" w:rsidRPr="0059738F" w:rsidRDefault="00C14290" w:rsidP="0059738F">
      <w:pPr>
        <w:rPr>
          <w:b/>
          <w:bCs/>
        </w:rPr>
      </w:pPr>
    </w:p>
    <w:p w14:paraId="25FF96A6" w14:textId="77777777" w:rsidR="0059738F" w:rsidRPr="0059738F" w:rsidRDefault="0059738F" w:rsidP="0059738F">
      <w:pPr>
        <w:rPr>
          <w:b/>
          <w:bCs/>
        </w:rPr>
      </w:pPr>
      <w:r w:rsidRPr="0059738F">
        <w:rPr>
          <w:b/>
          <w:bCs/>
        </w:rPr>
        <w:t xml:space="preserve">2. Instead of a structure, now you are asked to create a union that stores a student’s </w:t>
      </w:r>
      <w:proofErr w:type="spellStart"/>
      <w:r w:rsidRPr="0059738F">
        <w:rPr>
          <w:b/>
          <w:bCs/>
        </w:rPr>
        <w:t>rollno</w:t>
      </w:r>
      <w:proofErr w:type="spellEnd"/>
      <w:r w:rsidRPr="0059738F">
        <w:rPr>
          <w:b/>
          <w:bCs/>
        </w:rPr>
        <w:t>, mark for one</w:t>
      </w:r>
    </w:p>
    <w:p w14:paraId="594314C7" w14:textId="77777777" w:rsidR="0059738F" w:rsidRPr="0059738F" w:rsidRDefault="0059738F" w:rsidP="0059738F">
      <w:pPr>
        <w:rPr>
          <w:b/>
          <w:bCs/>
        </w:rPr>
      </w:pPr>
      <w:r w:rsidRPr="0059738F">
        <w:rPr>
          <w:b/>
          <w:bCs/>
        </w:rPr>
        <w:t>subject and his name. WAP to create such union and read a student details, and finally print it on the</w:t>
      </w:r>
    </w:p>
    <w:p w14:paraId="7D80F227" w14:textId="77777777" w:rsidR="0059738F" w:rsidRPr="0059738F" w:rsidRDefault="0059738F" w:rsidP="0059738F">
      <w:pPr>
        <w:rPr>
          <w:b/>
          <w:bCs/>
        </w:rPr>
      </w:pPr>
      <w:r w:rsidRPr="0059738F">
        <w:rPr>
          <w:b/>
          <w:bCs/>
        </w:rPr>
        <w:t>screen. [Hint: Remember union in C, shares the same memory location for all the members and it</w:t>
      </w:r>
    </w:p>
    <w:p w14:paraId="56D6B688" w14:textId="577B129D" w:rsidR="0059738F" w:rsidRDefault="0059738F" w:rsidP="0059738F">
      <w:pPr>
        <w:rPr>
          <w:b/>
          <w:bCs/>
        </w:rPr>
      </w:pPr>
      <w:r w:rsidRPr="0059738F">
        <w:rPr>
          <w:b/>
          <w:bCs/>
        </w:rPr>
        <w:t>occupies maximum memory whose size is equal to the memory occupied by the largest member</w:t>
      </w:r>
    </w:p>
    <w:p w14:paraId="1F1511F6"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C586C0"/>
          <w:sz w:val="24"/>
          <w:szCs w:val="24"/>
          <w:lang w:eastAsia="en-IN" w:bidi="hi-IN"/>
        </w:rPr>
        <w:t>#include</w:t>
      </w:r>
      <w:r w:rsidRPr="003371A5">
        <w:rPr>
          <w:rFonts w:ascii="Consolas" w:eastAsia="Times New Roman" w:hAnsi="Consolas" w:cs="Times New Roman"/>
          <w:color w:val="569CD6"/>
          <w:sz w:val="24"/>
          <w:szCs w:val="24"/>
          <w:lang w:eastAsia="en-IN" w:bidi="hi-IN"/>
        </w:rPr>
        <w:t> </w:t>
      </w:r>
      <w:r w:rsidRPr="003371A5">
        <w:rPr>
          <w:rFonts w:ascii="Consolas" w:eastAsia="Times New Roman" w:hAnsi="Consolas" w:cs="Times New Roman"/>
          <w:color w:val="CE9178"/>
          <w:sz w:val="24"/>
          <w:szCs w:val="24"/>
          <w:lang w:eastAsia="en-IN" w:bidi="hi-IN"/>
        </w:rPr>
        <w:t>&lt;</w:t>
      </w:r>
      <w:proofErr w:type="spellStart"/>
      <w:r w:rsidRPr="003371A5">
        <w:rPr>
          <w:rFonts w:ascii="Consolas" w:eastAsia="Times New Roman" w:hAnsi="Consolas" w:cs="Times New Roman"/>
          <w:color w:val="CE9178"/>
          <w:sz w:val="24"/>
          <w:szCs w:val="24"/>
          <w:lang w:eastAsia="en-IN" w:bidi="hi-IN"/>
        </w:rPr>
        <w:t>stdio.h</w:t>
      </w:r>
      <w:proofErr w:type="spellEnd"/>
      <w:r w:rsidRPr="003371A5">
        <w:rPr>
          <w:rFonts w:ascii="Consolas" w:eastAsia="Times New Roman" w:hAnsi="Consolas" w:cs="Times New Roman"/>
          <w:color w:val="CE9178"/>
          <w:sz w:val="24"/>
          <w:szCs w:val="24"/>
          <w:lang w:eastAsia="en-IN" w:bidi="hi-IN"/>
        </w:rPr>
        <w:t>&gt;</w:t>
      </w:r>
    </w:p>
    <w:p w14:paraId="065EDAD8"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C586C0"/>
          <w:sz w:val="24"/>
          <w:szCs w:val="24"/>
          <w:lang w:eastAsia="en-IN" w:bidi="hi-IN"/>
        </w:rPr>
        <w:t>#include</w:t>
      </w:r>
      <w:r w:rsidRPr="003371A5">
        <w:rPr>
          <w:rFonts w:ascii="Consolas" w:eastAsia="Times New Roman" w:hAnsi="Consolas" w:cs="Times New Roman"/>
          <w:color w:val="569CD6"/>
          <w:sz w:val="24"/>
          <w:szCs w:val="24"/>
          <w:lang w:eastAsia="en-IN" w:bidi="hi-IN"/>
        </w:rPr>
        <w:t> </w:t>
      </w:r>
      <w:r w:rsidRPr="003371A5">
        <w:rPr>
          <w:rFonts w:ascii="Consolas" w:eastAsia="Times New Roman" w:hAnsi="Consolas" w:cs="Times New Roman"/>
          <w:color w:val="CE9178"/>
          <w:sz w:val="24"/>
          <w:szCs w:val="24"/>
          <w:lang w:eastAsia="en-IN" w:bidi="hi-IN"/>
        </w:rPr>
        <w:t>&lt;</w:t>
      </w:r>
      <w:proofErr w:type="spellStart"/>
      <w:r w:rsidRPr="003371A5">
        <w:rPr>
          <w:rFonts w:ascii="Consolas" w:eastAsia="Times New Roman" w:hAnsi="Consolas" w:cs="Times New Roman"/>
          <w:color w:val="CE9178"/>
          <w:sz w:val="24"/>
          <w:szCs w:val="24"/>
          <w:lang w:eastAsia="en-IN" w:bidi="hi-IN"/>
        </w:rPr>
        <w:t>string.h</w:t>
      </w:r>
      <w:proofErr w:type="spellEnd"/>
      <w:r w:rsidRPr="003371A5">
        <w:rPr>
          <w:rFonts w:ascii="Consolas" w:eastAsia="Times New Roman" w:hAnsi="Consolas" w:cs="Times New Roman"/>
          <w:color w:val="CE9178"/>
          <w:sz w:val="24"/>
          <w:szCs w:val="24"/>
          <w:lang w:eastAsia="en-IN" w:bidi="hi-IN"/>
        </w:rPr>
        <w:t>&gt;</w:t>
      </w:r>
    </w:p>
    <w:p w14:paraId="7FFE4717"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p>
    <w:p w14:paraId="58FA2727"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569CD6"/>
          <w:sz w:val="24"/>
          <w:szCs w:val="24"/>
          <w:lang w:eastAsia="en-IN" w:bidi="hi-IN"/>
        </w:rPr>
        <w:t>union</w:t>
      </w: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4EC9B0"/>
          <w:sz w:val="24"/>
          <w:szCs w:val="24"/>
          <w:lang w:eastAsia="en-IN" w:bidi="hi-IN"/>
        </w:rPr>
        <w:t>student</w:t>
      </w:r>
    </w:p>
    <w:p w14:paraId="0FBCEF4B"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w:t>
      </w:r>
    </w:p>
    <w:p w14:paraId="5E34C7D7"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569CD6"/>
          <w:sz w:val="24"/>
          <w:szCs w:val="24"/>
          <w:lang w:eastAsia="en-IN" w:bidi="hi-IN"/>
        </w:rPr>
        <w:t>char</w:t>
      </w: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name</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B5CEA8"/>
          <w:sz w:val="24"/>
          <w:szCs w:val="24"/>
          <w:lang w:eastAsia="en-IN" w:bidi="hi-IN"/>
        </w:rPr>
        <w:t>15</w:t>
      </w:r>
      <w:r w:rsidRPr="003371A5">
        <w:rPr>
          <w:rFonts w:ascii="Consolas" w:eastAsia="Times New Roman" w:hAnsi="Consolas" w:cs="Times New Roman"/>
          <w:color w:val="D4D4D4"/>
          <w:sz w:val="24"/>
          <w:szCs w:val="24"/>
          <w:lang w:eastAsia="en-IN" w:bidi="hi-IN"/>
        </w:rPr>
        <w:t>];</w:t>
      </w:r>
    </w:p>
    <w:p w14:paraId="29E37AC5"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569CD6"/>
          <w:sz w:val="24"/>
          <w:szCs w:val="24"/>
          <w:lang w:eastAsia="en-IN" w:bidi="hi-IN"/>
        </w:rPr>
        <w:t>int</w:t>
      </w: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mark</w:t>
      </w:r>
      <w:r w:rsidRPr="003371A5">
        <w:rPr>
          <w:rFonts w:ascii="Consolas" w:eastAsia="Times New Roman" w:hAnsi="Consolas" w:cs="Times New Roman"/>
          <w:color w:val="D4D4D4"/>
          <w:sz w:val="24"/>
          <w:szCs w:val="24"/>
          <w:lang w:eastAsia="en-IN" w:bidi="hi-IN"/>
        </w:rPr>
        <w:t>;</w:t>
      </w:r>
    </w:p>
    <w:p w14:paraId="16E98E1E"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569CD6"/>
          <w:sz w:val="24"/>
          <w:szCs w:val="24"/>
          <w:lang w:eastAsia="en-IN" w:bidi="hi-IN"/>
        </w:rPr>
        <w:t>int</w:t>
      </w: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9CDCFE"/>
          <w:sz w:val="24"/>
          <w:szCs w:val="24"/>
          <w:lang w:eastAsia="en-IN" w:bidi="hi-IN"/>
        </w:rPr>
        <w:t>rollno</w:t>
      </w:r>
      <w:proofErr w:type="spellEnd"/>
      <w:r w:rsidRPr="003371A5">
        <w:rPr>
          <w:rFonts w:ascii="Consolas" w:eastAsia="Times New Roman" w:hAnsi="Consolas" w:cs="Times New Roman"/>
          <w:color w:val="D4D4D4"/>
          <w:sz w:val="24"/>
          <w:szCs w:val="24"/>
          <w:lang w:eastAsia="en-IN" w:bidi="hi-IN"/>
        </w:rPr>
        <w:t>;</w:t>
      </w:r>
    </w:p>
    <w:p w14:paraId="18FDD15E"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s</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B5CEA8"/>
          <w:sz w:val="24"/>
          <w:szCs w:val="24"/>
          <w:lang w:eastAsia="en-IN" w:bidi="hi-IN"/>
        </w:rPr>
        <w:t>5</w:t>
      </w:r>
      <w:r w:rsidRPr="003371A5">
        <w:rPr>
          <w:rFonts w:ascii="Consolas" w:eastAsia="Times New Roman" w:hAnsi="Consolas" w:cs="Times New Roman"/>
          <w:color w:val="D4D4D4"/>
          <w:sz w:val="24"/>
          <w:szCs w:val="24"/>
          <w:lang w:eastAsia="en-IN" w:bidi="hi-IN"/>
        </w:rPr>
        <w:t>];</w:t>
      </w:r>
    </w:p>
    <w:p w14:paraId="5C55CD07"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p>
    <w:p w14:paraId="62A76320"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569CD6"/>
          <w:sz w:val="24"/>
          <w:szCs w:val="24"/>
          <w:lang w:eastAsia="en-IN" w:bidi="hi-IN"/>
        </w:rPr>
        <w:t>void</w:t>
      </w: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DCDCAA"/>
          <w:sz w:val="24"/>
          <w:szCs w:val="24"/>
          <w:lang w:eastAsia="en-IN" w:bidi="hi-IN"/>
        </w:rPr>
        <w:t>main</w:t>
      </w:r>
      <w:r w:rsidRPr="003371A5">
        <w:rPr>
          <w:rFonts w:ascii="Consolas" w:eastAsia="Times New Roman" w:hAnsi="Consolas" w:cs="Times New Roman"/>
          <w:color w:val="D4D4D4"/>
          <w:sz w:val="24"/>
          <w:szCs w:val="24"/>
          <w:lang w:eastAsia="en-IN" w:bidi="hi-IN"/>
        </w:rPr>
        <w:t>()</w:t>
      </w:r>
    </w:p>
    <w:p w14:paraId="4A92BDCF"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
    <w:p w14:paraId="7A887959"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569CD6"/>
          <w:sz w:val="24"/>
          <w:szCs w:val="24"/>
          <w:lang w:eastAsia="en-IN" w:bidi="hi-IN"/>
        </w:rPr>
        <w:t>int</w:t>
      </w: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9CDCFE"/>
          <w:sz w:val="24"/>
          <w:szCs w:val="24"/>
          <w:lang w:eastAsia="en-IN" w:bidi="hi-IN"/>
        </w:rPr>
        <w:t>m</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r</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569CD6"/>
          <w:sz w:val="24"/>
          <w:szCs w:val="24"/>
          <w:lang w:eastAsia="en-IN" w:bidi="hi-IN"/>
        </w:rPr>
        <w:t>char</w:t>
      </w:r>
      <w:proofErr w:type="spellEnd"/>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a</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B5CEA8"/>
          <w:sz w:val="24"/>
          <w:szCs w:val="24"/>
          <w:lang w:eastAsia="en-IN" w:bidi="hi-IN"/>
        </w:rPr>
        <w:t>15</w:t>
      </w:r>
      <w:r w:rsidRPr="003371A5">
        <w:rPr>
          <w:rFonts w:ascii="Consolas" w:eastAsia="Times New Roman" w:hAnsi="Consolas" w:cs="Times New Roman"/>
          <w:color w:val="D4D4D4"/>
          <w:sz w:val="24"/>
          <w:szCs w:val="24"/>
          <w:lang w:eastAsia="en-IN" w:bidi="hi-IN"/>
        </w:rPr>
        <w:t>];</w:t>
      </w:r>
    </w:p>
    <w:p w14:paraId="60A452A7"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printf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"Enter data of students</w:t>
      </w:r>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
    <w:p w14:paraId="1B03AC4F"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C586C0"/>
          <w:sz w:val="24"/>
          <w:szCs w:val="24"/>
          <w:lang w:eastAsia="en-IN" w:bidi="hi-IN"/>
        </w:rPr>
        <w:t>for</w:t>
      </w: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569CD6"/>
          <w:sz w:val="24"/>
          <w:szCs w:val="24"/>
          <w:lang w:eastAsia="en-IN" w:bidi="hi-IN"/>
        </w:rPr>
        <w:t>int</w:t>
      </w: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B5CEA8"/>
          <w:sz w:val="24"/>
          <w:szCs w:val="24"/>
          <w:lang w:eastAsia="en-IN" w:bidi="hi-IN"/>
        </w:rPr>
        <w:t>0</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i</w:t>
      </w:r>
      <w:r w:rsidRPr="003371A5">
        <w:rPr>
          <w:rFonts w:ascii="Consolas" w:eastAsia="Times New Roman" w:hAnsi="Consolas" w:cs="Times New Roman"/>
          <w:color w:val="D4D4D4"/>
          <w:sz w:val="24"/>
          <w:szCs w:val="24"/>
          <w:lang w:eastAsia="en-IN" w:bidi="hi-IN"/>
        </w:rPr>
        <w:t>&lt;</w:t>
      </w:r>
      <w:r w:rsidRPr="003371A5">
        <w:rPr>
          <w:rFonts w:ascii="Consolas" w:eastAsia="Times New Roman" w:hAnsi="Consolas" w:cs="Times New Roman"/>
          <w:color w:val="B5CEA8"/>
          <w:sz w:val="24"/>
          <w:szCs w:val="24"/>
          <w:lang w:eastAsia="en-IN" w:bidi="hi-IN"/>
        </w:rPr>
        <w:t>5</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i</w:t>
      </w:r>
      <w:r w:rsidRPr="003371A5">
        <w:rPr>
          <w:rFonts w:ascii="Consolas" w:eastAsia="Times New Roman" w:hAnsi="Consolas" w:cs="Times New Roman"/>
          <w:color w:val="D4D4D4"/>
          <w:sz w:val="24"/>
          <w:szCs w:val="24"/>
          <w:lang w:eastAsia="en-IN" w:bidi="hi-IN"/>
        </w:rPr>
        <w:t>++)</w:t>
      </w:r>
    </w:p>
    <w:p w14:paraId="76F60BCB"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
    <w:p w14:paraId="582F5452"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printf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"Enter student's name</w:t>
      </w:r>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
    <w:p w14:paraId="2AC2A515"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fflush</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569CD6"/>
          <w:sz w:val="24"/>
          <w:szCs w:val="24"/>
          <w:lang w:eastAsia="en-IN" w:bidi="hi-IN"/>
        </w:rPr>
        <w:t>stdin</w:t>
      </w:r>
      <w:r w:rsidRPr="003371A5">
        <w:rPr>
          <w:rFonts w:ascii="Consolas" w:eastAsia="Times New Roman" w:hAnsi="Consolas" w:cs="Times New Roman"/>
          <w:color w:val="D4D4D4"/>
          <w:sz w:val="24"/>
          <w:szCs w:val="24"/>
          <w:lang w:eastAsia="en-IN" w:bidi="hi-IN"/>
        </w:rPr>
        <w:t>);</w:t>
      </w:r>
    </w:p>
    <w:p w14:paraId="0843E190"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scanf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F44747"/>
          <w:sz w:val="24"/>
          <w:szCs w:val="24"/>
          <w:lang w:eastAsia="en-IN" w:bidi="hi-IN"/>
        </w:rPr>
        <w:t>%</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]s"</w:t>
      </w:r>
      <w:r w:rsidRPr="003371A5">
        <w:rPr>
          <w:rFonts w:ascii="Consolas" w:eastAsia="Times New Roman" w:hAnsi="Consolas" w:cs="Times New Roman"/>
          <w:color w:val="D4D4D4"/>
          <w:sz w:val="24"/>
          <w:szCs w:val="24"/>
          <w:lang w:eastAsia="en-IN" w:bidi="hi-IN"/>
        </w:rPr>
        <w:t>, &amp;</w:t>
      </w:r>
      <w:r w:rsidRPr="003371A5">
        <w:rPr>
          <w:rFonts w:ascii="Consolas" w:eastAsia="Times New Roman" w:hAnsi="Consolas" w:cs="Times New Roman"/>
          <w:color w:val="9CDCFE"/>
          <w:sz w:val="24"/>
          <w:szCs w:val="24"/>
          <w:lang w:eastAsia="en-IN" w:bidi="hi-IN"/>
        </w:rPr>
        <w:t>s</w:t>
      </w:r>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name</w:t>
      </w:r>
      <w:r w:rsidRPr="003371A5">
        <w:rPr>
          <w:rFonts w:ascii="Consolas" w:eastAsia="Times New Roman" w:hAnsi="Consolas" w:cs="Times New Roman"/>
          <w:color w:val="D4D4D4"/>
          <w:sz w:val="24"/>
          <w:szCs w:val="24"/>
          <w:lang w:eastAsia="en-IN" w:bidi="hi-IN"/>
        </w:rPr>
        <w:t>);</w:t>
      </w:r>
    </w:p>
    <w:p w14:paraId="2F30F701"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strcpy</w:t>
      </w:r>
      <w:proofErr w:type="spellEnd"/>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a</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s</w:t>
      </w:r>
      <w:proofErr w:type="spellEnd"/>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name</w:t>
      </w:r>
      <w:r w:rsidRPr="003371A5">
        <w:rPr>
          <w:rFonts w:ascii="Consolas" w:eastAsia="Times New Roman" w:hAnsi="Consolas" w:cs="Times New Roman"/>
          <w:color w:val="D4D4D4"/>
          <w:sz w:val="24"/>
          <w:szCs w:val="24"/>
          <w:lang w:eastAsia="en-IN" w:bidi="hi-IN"/>
        </w:rPr>
        <w:t>);</w:t>
      </w:r>
    </w:p>
    <w:p w14:paraId="0480A2DB"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printf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"Enter Roll No</w:t>
      </w:r>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
    <w:p w14:paraId="55F45598"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scanf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9CDCFE"/>
          <w:sz w:val="24"/>
          <w:szCs w:val="24"/>
          <w:lang w:eastAsia="en-IN" w:bidi="hi-IN"/>
        </w:rPr>
        <w:t>%d</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 &amp;</w:t>
      </w:r>
      <w:r w:rsidRPr="003371A5">
        <w:rPr>
          <w:rFonts w:ascii="Consolas" w:eastAsia="Times New Roman" w:hAnsi="Consolas" w:cs="Times New Roman"/>
          <w:color w:val="9CDCFE"/>
          <w:sz w:val="24"/>
          <w:szCs w:val="24"/>
          <w:lang w:eastAsia="en-IN" w:bidi="hi-IN"/>
        </w:rPr>
        <w:t>s</w:t>
      </w:r>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rollno</w:t>
      </w:r>
      <w:proofErr w:type="spellEnd"/>
      <w:r w:rsidRPr="003371A5">
        <w:rPr>
          <w:rFonts w:ascii="Consolas" w:eastAsia="Times New Roman" w:hAnsi="Consolas" w:cs="Times New Roman"/>
          <w:color w:val="D4D4D4"/>
          <w:sz w:val="24"/>
          <w:szCs w:val="24"/>
          <w:lang w:eastAsia="en-IN" w:bidi="hi-IN"/>
        </w:rPr>
        <w:t>);</w:t>
      </w:r>
    </w:p>
    <w:p w14:paraId="19847E3D"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r</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s</w:t>
      </w:r>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rollno</w:t>
      </w:r>
      <w:proofErr w:type="spellEnd"/>
      <w:r w:rsidRPr="003371A5">
        <w:rPr>
          <w:rFonts w:ascii="Consolas" w:eastAsia="Times New Roman" w:hAnsi="Consolas" w:cs="Times New Roman"/>
          <w:color w:val="D4D4D4"/>
          <w:sz w:val="24"/>
          <w:szCs w:val="24"/>
          <w:lang w:eastAsia="en-IN" w:bidi="hi-IN"/>
        </w:rPr>
        <w:t>;</w:t>
      </w:r>
    </w:p>
    <w:p w14:paraId="0AEBB1B8"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printf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"Enter marks</w:t>
      </w:r>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
    <w:p w14:paraId="0F0DA53B"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scanf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9CDCFE"/>
          <w:sz w:val="24"/>
          <w:szCs w:val="24"/>
          <w:lang w:eastAsia="en-IN" w:bidi="hi-IN"/>
        </w:rPr>
        <w:t>%d</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 &amp;</w:t>
      </w:r>
      <w:r w:rsidRPr="003371A5">
        <w:rPr>
          <w:rFonts w:ascii="Consolas" w:eastAsia="Times New Roman" w:hAnsi="Consolas" w:cs="Times New Roman"/>
          <w:color w:val="9CDCFE"/>
          <w:sz w:val="24"/>
          <w:szCs w:val="24"/>
          <w:lang w:eastAsia="en-IN" w:bidi="hi-IN"/>
        </w:rPr>
        <w:t>s</w:t>
      </w:r>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mark</w:t>
      </w:r>
      <w:r w:rsidRPr="003371A5">
        <w:rPr>
          <w:rFonts w:ascii="Consolas" w:eastAsia="Times New Roman" w:hAnsi="Consolas" w:cs="Times New Roman"/>
          <w:color w:val="D4D4D4"/>
          <w:sz w:val="24"/>
          <w:szCs w:val="24"/>
          <w:lang w:eastAsia="en-IN" w:bidi="hi-IN"/>
        </w:rPr>
        <w:t>);</w:t>
      </w:r>
    </w:p>
    <w:p w14:paraId="1988838E"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m</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s</w:t>
      </w:r>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i</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mark</w:t>
      </w:r>
      <w:r w:rsidRPr="003371A5">
        <w:rPr>
          <w:rFonts w:ascii="Consolas" w:eastAsia="Times New Roman" w:hAnsi="Consolas" w:cs="Times New Roman"/>
          <w:color w:val="D4D4D4"/>
          <w:sz w:val="24"/>
          <w:szCs w:val="24"/>
          <w:lang w:eastAsia="en-IN" w:bidi="hi-IN"/>
        </w:rPr>
        <w:t>;</w:t>
      </w:r>
    </w:p>
    <w:p w14:paraId="252B9E21"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lastRenderedPageBreak/>
        <w:t>      </w:t>
      </w:r>
      <w:proofErr w:type="spellStart"/>
      <w:r w:rsidRPr="003371A5">
        <w:rPr>
          <w:rFonts w:ascii="Consolas" w:eastAsia="Times New Roman" w:hAnsi="Consolas" w:cs="Times New Roman"/>
          <w:color w:val="DCDCAA"/>
          <w:sz w:val="24"/>
          <w:szCs w:val="24"/>
          <w:lang w:eastAsia="en-IN" w:bidi="hi-IN"/>
        </w:rPr>
        <w:t>printf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w:t>
      </w:r>
      <w:proofErr w:type="spellStart"/>
      <w:r w:rsidRPr="003371A5">
        <w:rPr>
          <w:rFonts w:ascii="Consolas" w:eastAsia="Times New Roman" w:hAnsi="Consolas" w:cs="Times New Roman"/>
          <w:color w:val="CE9178"/>
          <w:sz w:val="24"/>
          <w:szCs w:val="24"/>
          <w:lang w:eastAsia="en-IN" w:bidi="hi-IN"/>
        </w:rPr>
        <w:t>RollNo</w:t>
      </w:r>
      <w:proofErr w:type="spellEnd"/>
      <w:r w:rsidRPr="003371A5">
        <w:rPr>
          <w:rFonts w:ascii="Consolas" w:eastAsia="Times New Roman" w:hAnsi="Consolas" w:cs="Times New Roman"/>
          <w:color w:val="D7BA7D"/>
          <w:sz w:val="24"/>
          <w:szCs w:val="24"/>
          <w:lang w:eastAsia="en-IN" w:bidi="hi-IN"/>
        </w:rPr>
        <w:t>\</w:t>
      </w:r>
      <w:proofErr w:type="spellStart"/>
      <w:r w:rsidRPr="003371A5">
        <w:rPr>
          <w:rFonts w:ascii="Consolas" w:eastAsia="Times New Roman" w:hAnsi="Consolas" w:cs="Times New Roman"/>
          <w:color w:val="D7BA7D"/>
          <w:sz w:val="24"/>
          <w:szCs w:val="24"/>
          <w:lang w:eastAsia="en-IN" w:bidi="hi-IN"/>
        </w:rPr>
        <w:t>t</w:t>
      </w:r>
      <w:r w:rsidRPr="003371A5">
        <w:rPr>
          <w:rFonts w:ascii="Consolas" w:eastAsia="Times New Roman" w:hAnsi="Consolas" w:cs="Times New Roman"/>
          <w:color w:val="CE9178"/>
          <w:sz w:val="24"/>
          <w:szCs w:val="24"/>
          <w:lang w:eastAsia="en-IN" w:bidi="hi-IN"/>
        </w:rPr>
        <w:t>Name</w:t>
      </w:r>
      <w:proofErr w:type="spellEnd"/>
      <w:r w:rsidRPr="003371A5">
        <w:rPr>
          <w:rFonts w:ascii="Consolas" w:eastAsia="Times New Roman" w:hAnsi="Consolas" w:cs="Times New Roman"/>
          <w:color w:val="D7BA7D"/>
          <w:sz w:val="24"/>
          <w:szCs w:val="24"/>
          <w:lang w:eastAsia="en-IN" w:bidi="hi-IN"/>
        </w:rPr>
        <w:t>\</w:t>
      </w:r>
      <w:proofErr w:type="spellStart"/>
      <w:r w:rsidRPr="003371A5">
        <w:rPr>
          <w:rFonts w:ascii="Consolas" w:eastAsia="Times New Roman" w:hAnsi="Consolas" w:cs="Times New Roman"/>
          <w:color w:val="D7BA7D"/>
          <w:sz w:val="24"/>
          <w:szCs w:val="24"/>
          <w:lang w:eastAsia="en-IN" w:bidi="hi-IN"/>
        </w:rPr>
        <w:t>t</w:t>
      </w:r>
      <w:r w:rsidRPr="003371A5">
        <w:rPr>
          <w:rFonts w:ascii="Consolas" w:eastAsia="Times New Roman" w:hAnsi="Consolas" w:cs="Times New Roman"/>
          <w:color w:val="CE9178"/>
          <w:sz w:val="24"/>
          <w:szCs w:val="24"/>
          <w:lang w:eastAsia="en-IN" w:bidi="hi-IN"/>
        </w:rPr>
        <w:t>Marks</w:t>
      </w:r>
      <w:proofErr w:type="spellEnd"/>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
    <w:p w14:paraId="155E0CAA"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roofErr w:type="spellStart"/>
      <w:r w:rsidRPr="003371A5">
        <w:rPr>
          <w:rFonts w:ascii="Consolas" w:eastAsia="Times New Roman" w:hAnsi="Consolas" w:cs="Times New Roman"/>
          <w:color w:val="DCDCAA"/>
          <w:sz w:val="24"/>
          <w:szCs w:val="24"/>
          <w:lang w:eastAsia="en-IN" w:bidi="hi-IN"/>
        </w:rPr>
        <w:t>printf</w:t>
      </w:r>
      <w:proofErr w:type="spellEnd"/>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9CDCFE"/>
          <w:sz w:val="24"/>
          <w:szCs w:val="24"/>
          <w:lang w:eastAsia="en-IN" w:bidi="hi-IN"/>
        </w:rPr>
        <w:t>%d</w:t>
      </w:r>
      <w:r w:rsidRPr="003371A5">
        <w:rPr>
          <w:rFonts w:ascii="Consolas" w:eastAsia="Times New Roman" w:hAnsi="Consolas" w:cs="Times New Roman"/>
          <w:color w:val="D7BA7D"/>
          <w:sz w:val="24"/>
          <w:szCs w:val="24"/>
          <w:lang w:eastAsia="en-IN" w:bidi="hi-IN"/>
        </w:rPr>
        <w:t>\</w:t>
      </w:r>
      <w:proofErr w:type="spellStart"/>
      <w:r w:rsidRPr="003371A5">
        <w:rPr>
          <w:rFonts w:ascii="Consolas" w:eastAsia="Times New Roman" w:hAnsi="Consolas" w:cs="Times New Roman"/>
          <w:color w:val="D7BA7D"/>
          <w:sz w:val="24"/>
          <w:szCs w:val="24"/>
          <w:lang w:eastAsia="en-IN" w:bidi="hi-IN"/>
        </w:rPr>
        <w:t>t</w:t>
      </w:r>
      <w:r w:rsidRPr="003371A5">
        <w:rPr>
          <w:rFonts w:ascii="Consolas" w:eastAsia="Times New Roman" w:hAnsi="Consolas" w:cs="Times New Roman"/>
          <w:color w:val="9CDCFE"/>
          <w:sz w:val="24"/>
          <w:szCs w:val="24"/>
          <w:lang w:eastAsia="en-IN" w:bidi="hi-IN"/>
        </w:rPr>
        <w:t>%s</w:t>
      </w:r>
      <w:proofErr w:type="spellEnd"/>
      <w:r w:rsidRPr="003371A5">
        <w:rPr>
          <w:rFonts w:ascii="Consolas" w:eastAsia="Times New Roman" w:hAnsi="Consolas" w:cs="Times New Roman"/>
          <w:color w:val="D7BA7D"/>
          <w:sz w:val="24"/>
          <w:szCs w:val="24"/>
          <w:lang w:eastAsia="en-IN" w:bidi="hi-IN"/>
        </w:rPr>
        <w:t>\</w:t>
      </w:r>
      <w:proofErr w:type="spellStart"/>
      <w:r w:rsidRPr="003371A5">
        <w:rPr>
          <w:rFonts w:ascii="Consolas" w:eastAsia="Times New Roman" w:hAnsi="Consolas" w:cs="Times New Roman"/>
          <w:color w:val="D7BA7D"/>
          <w:sz w:val="24"/>
          <w:szCs w:val="24"/>
          <w:lang w:eastAsia="en-IN" w:bidi="hi-IN"/>
        </w:rPr>
        <w:t>t</w:t>
      </w:r>
      <w:r w:rsidRPr="003371A5">
        <w:rPr>
          <w:rFonts w:ascii="Consolas" w:eastAsia="Times New Roman" w:hAnsi="Consolas" w:cs="Times New Roman"/>
          <w:color w:val="9CDCFE"/>
          <w:sz w:val="24"/>
          <w:szCs w:val="24"/>
          <w:lang w:eastAsia="en-IN" w:bidi="hi-IN"/>
        </w:rPr>
        <w:t>%d</w:t>
      </w:r>
      <w:proofErr w:type="spellEnd"/>
      <w:r w:rsidRPr="003371A5">
        <w:rPr>
          <w:rFonts w:ascii="Consolas" w:eastAsia="Times New Roman" w:hAnsi="Consolas" w:cs="Times New Roman"/>
          <w:color w:val="D7BA7D"/>
          <w:sz w:val="24"/>
          <w:szCs w:val="24"/>
          <w:lang w:eastAsia="en-IN" w:bidi="hi-IN"/>
        </w:rPr>
        <w:t>\n</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roofErr w:type="spellStart"/>
      <w:r w:rsidRPr="003371A5">
        <w:rPr>
          <w:rFonts w:ascii="Consolas" w:eastAsia="Times New Roman" w:hAnsi="Consolas" w:cs="Times New Roman"/>
          <w:color w:val="9CDCFE"/>
          <w:sz w:val="24"/>
          <w:szCs w:val="24"/>
          <w:lang w:eastAsia="en-IN" w:bidi="hi-IN"/>
        </w:rPr>
        <w:t>r</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a</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9CDCFE"/>
          <w:sz w:val="24"/>
          <w:szCs w:val="24"/>
          <w:lang w:eastAsia="en-IN" w:bidi="hi-IN"/>
        </w:rPr>
        <w:t>m</w:t>
      </w:r>
      <w:proofErr w:type="spellEnd"/>
      <w:r w:rsidRPr="003371A5">
        <w:rPr>
          <w:rFonts w:ascii="Consolas" w:eastAsia="Times New Roman" w:hAnsi="Consolas" w:cs="Times New Roman"/>
          <w:color w:val="D4D4D4"/>
          <w:sz w:val="24"/>
          <w:szCs w:val="24"/>
          <w:lang w:eastAsia="en-IN" w:bidi="hi-IN"/>
        </w:rPr>
        <w:t>);</w:t>
      </w:r>
    </w:p>
    <w:p w14:paraId="5418A3D5"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9CDCFE"/>
          <w:sz w:val="24"/>
          <w:szCs w:val="24"/>
          <w:lang w:eastAsia="en-IN" w:bidi="hi-IN"/>
        </w:rPr>
        <w:t>a</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B5CEA8"/>
          <w:sz w:val="24"/>
          <w:szCs w:val="24"/>
          <w:lang w:eastAsia="en-IN" w:bidi="hi-IN"/>
        </w:rPr>
        <w:t>0</w:t>
      </w:r>
      <w:r w:rsidRPr="003371A5">
        <w:rPr>
          <w:rFonts w:ascii="Consolas" w:eastAsia="Times New Roman" w:hAnsi="Consolas" w:cs="Times New Roman"/>
          <w:color w:val="D4D4D4"/>
          <w:sz w:val="24"/>
          <w:szCs w:val="24"/>
          <w:lang w:eastAsia="en-IN" w:bidi="hi-IN"/>
        </w:rPr>
        <w:t>]=</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7BA7D"/>
          <w:sz w:val="24"/>
          <w:szCs w:val="24"/>
          <w:lang w:eastAsia="en-IN" w:bidi="hi-IN"/>
        </w:rPr>
        <w:t>\0</w:t>
      </w:r>
      <w:r w:rsidRPr="003371A5">
        <w:rPr>
          <w:rFonts w:ascii="Consolas" w:eastAsia="Times New Roman" w:hAnsi="Consolas" w:cs="Times New Roman"/>
          <w:color w:val="CE9178"/>
          <w:sz w:val="24"/>
          <w:szCs w:val="24"/>
          <w:lang w:eastAsia="en-IN" w:bidi="hi-IN"/>
        </w:rPr>
        <w:t>'</w:t>
      </w:r>
      <w:r w:rsidRPr="003371A5">
        <w:rPr>
          <w:rFonts w:ascii="Consolas" w:eastAsia="Times New Roman" w:hAnsi="Consolas" w:cs="Times New Roman"/>
          <w:color w:val="D4D4D4"/>
          <w:sz w:val="24"/>
          <w:szCs w:val="24"/>
          <w:lang w:eastAsia="en-IN" w:bidi="hi-IN"/>
        </w:rPr>
        <w:t>;</w:t>
      </w:r>
    </w:p>
    <w:p w14:paraId="5052068F"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p>
    <w:p w14:paraId="75D2702A"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C586C0"/>
          <w:sz w:val="24"/>
          <w:szCs w:val="24"/>
          <w:lang w:eastAsia="en-IN" w:bidi="hi-IN"/>
        </w:rPr>
        <w:t>return</w:t>
      </w:r>
      <w:r w:rsidRPr="003371A5">
        <w:rPr>
          <w:rFonts w:ascii="Consolas" w:eastAsia="Times New Roman" w:hAnsi="Consolas" w:cs="Times New Roman"/>
          <w:color w:val="D4D4D4"/>
          <w:sz w:val="24"/>
          <w:szCs w:val="24"/>
          <w:lang w:eastAsia="en-IN" w:bidi="hi-IN"/>
        </w:rPr>
        <w:t> </w:t>
      </w:r>
      <w:r w:rsidRPr="003371A5">
        <w:rPr>
          <w:rFonts w:ascii="Consolas" w:eastAsia="Times New Roman" w:hAnsi="Consolas" w:cs="Times New Roman"/>
          <w:color w:val="B5CEA8"/>
          <w:sz w:val="24"/>
          <w:szCs w:val="24"/>
          <w:lang w:eastAsia="en-IN" w:bidi="hi-IN"/>
        </w:rPr>
        <w:t>0</w:t>
      </w:r>
      <w:r w:rsidRPr="003371A5">
        <w:rPr>
          <w:rFonts w:ascii="Consolas" w:eastAsia="Times New Roman" w:hAnsi="Consolas" w:cs="Times New Roman"/>
          <w:color w:val="D4D4D4"/>
          <w:sz w:val="24"/>
          <w:szCs w:val="24"/>
          <w:lang w:eastAsia="en-IN" w:bidi="hi-IN"/>
        </w:rPr>
        <w:t>;</w:t>
      </w:r>
    </w:p>
    <w:p w14:paraId="252601C2" w14:textId="77777777" w:rsidR="003371A5" w:rsidRPr="003371A5" w:rsidRDefault="003371A5" w:rsidP="003371A5">
      <w:pPr>
        <w:shd w:val="clear" w:color="auto" w:fill="1E1E1E"/>
        <w:spacing w:after="0" w:line="330" w:lineRule="atLeast"/>
        <w:rPr>
          <w:rFonts w:ascii="Consolas" w:eastAsia="Times New Roman" w:hAnsi="Consolas" w:cs="Times New Roman"/>
          <w:color w:val="D4D4D4"/>
          <w:sz w:val="24"/>
          <w:szCs w:val="24"/>
          <w:lang w:eastAsia="en-IN" w:bidi="hi-IN"/>
        </w:rPr>
      </w:pPr>
      <w:r w:rsidRPr="003371A5">
        <w:rPr>
          <w:rFonts w:ascii="Consolas" w:eastAsia="Times New Roman" w:hAnsi="Consolas" w:cs="Times New Roman"/>
          <w:color w:val="D4D4D4"/>
          <w:sz w:val="24"/>
          <w:szCs w:val="24"/>
          <w:lang w:eastAsia="en-IN" w:bidi="hi-IN"/>
        </w:rPr>
        <w:t>}</w:t>
      </w:r>
    </w:p>
    <w:p w14:paraId="2785E688" w14:textId="77777777" w:rsidR="003371A5" w:rsidRPr="0059738F" w:rsidRDefault="003371A5" w:rsidP="0059738F">
      <w:pPr>
        <w:rPr>
          <w:b/>
          <w:bCs/>
        </w:rPr>
      </w:pPr>
    </w:p>
    <w:p w14:paraId="06255CB2" w14:textId="77777777" w:rsidR="0059738F" w:rsidRPr="0059738F" w:rsidRDefault="0059738F" w:rsidP="0059738F">
      <w:pPr>
        <w:rPr>
          <w:b/>
          <w:bCs/>
        </w:rPr>
      </w:pPr>
      <w:r w:rsidRPr="0059738F">
        <w:rPr>
          <w:b/>
          <w:bCs/>
        </w:rPr>
        <w:t xml:space="preserve">1. Define a data type for storing complex number and implement addition, subtraction, </w:t>
      </w:r>
    </w:p>
    <w:p w14:paraId="6261D19C" w14:textId="3E1E24C0" w:rsidR="0059738F" w:rsidRDefault="0059738F" w:rsidP="0059738F">
      <w:pPr>
        <w:rPr>
          <w:b/>
          <w:bCs/>
        </w:rPr>
      </w:pPr>
      <w:r w:rsidRPr="0059738F">
        <w:rPr>
          <w:b/>
          <w:bCs/>
        </w:rPr>
        <w:t>multiplication and modulus operations for the defined data type.</w:t>
      </w:r>
    </w:p>
    <w:p w14:paraId="34C7FE26"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C586C0"/>
          <w:sz w:val="24"/>
          <w:szCs w:val="24"/>
          <w:lang w:eastAsia="en-IN" w:bidi="hi-IN"/>
        </w:rPr>
        <w:t>#include</w:t>
      </w:r>
      <w:r w:rsidRPr="00DF56A9">
        <w:rPr>
          <w:rFonts w:ascii="Consolas" w:eastAsia="Times New Roman" w:hAnsi="Consolas" w:cs="Times New Roman"/>
          <w:color w:val="569CD6"/>
          <w:sz w:val="24"/>
          <w:szCs w:val="24"/>
          <w:lang w:eastAsia="en-IN" w:bidi="hi-IN"/>
        </w:rPr>
        <w:t> </w:t>
      </w:r>
      <w:r w:rsidRPr="00DF56A9">
        <w:rPr>
          <w:rFonts w:ascii="Consolas" w:eastAsia="Times New Roman" w:hAnsi="Consolas" w:cs="Times New Roman"/>
          <w:color w:val="CE9178"/>
          <w:sz w:val="24"/>
          <w:szCs w:val="24"/>
          <w:lang w:eastAsia="en-IN" w:bidi="hi-IN"/>
        </w:rPr>
        <w:t>&lt;</w:t>
      </w:r>
      <w:proofErr w:type="spellStart"/>
      <w:r w:rsidRPr="00DF56A9">
        <w:rPr>
          <w:rFonts w:ascii="Consolas" w:eastAsia="Times New Roman" w:hAnsi="Consolas" w:cs="Times New Roman"/>
          <w:color w:val="CE9178"/>
          <w:sz w:val="24"/>
          <w:szCs w:val="24"/>
          <w:lang w:eastAsia="en-IN" w:bidi="hi-IN"/>
        </w:rPr>
        <w:t>stdio.h</w:t>
      </w:r>
      <w:proofErr w:type="spellEnd"/>
      <w:r w:rsidRPr="00DF56A9">
        <w:rPr>
          <w:rFonts w:ascii="Consolas" w:eastAsia="Times New Roman" w:hAnsi="Consolas" w:cs="Times New Roman"/>
          <w:color w:val="CE9178"/>
          <w:sz w:val="24"/>
          <w:szCs w:val="24"/>
          <w:lang w:eastAsia="en-IN" w:bidi="hi-IN"/>
        </w:rPr>
        <w:t>&gt;</w:t>
      </w:r>
    </w:p>
    <w:p w14:paraId="776DD1DE"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C586C0"/>
          <w:sz w:val="24"/>
          <w:szCs w:val="24"/>
          <w:lang w:eastAsia="en-IN" w:bidi="hi-IN"/>
        </w:rPr>
        <w:t>#include</w:t>
      </w:r>
      <w:r w:rsidRPr="00DF56A9">
        <w:rPr>
          <w:rFonts w:ascii="Consolas" w:eastAsia="Times New Roman" w:hAnsi="Consolas" w:cs="Times New Roman"/>
          <w:color w:val="569CD6"/>
          <w:sz w:val="24"/>
          <w:szCs w:val="24"/>
          <w:lang w:eastAsia="en-IN" w:bidi="hi-IN"/>
        </w:rPr>
        <w:t> </w:t>
      </w:r>
      <w:r w:rsidRPr="00DF56A9">
        <w:rPr>
          <w:rFonts w:ascii="Consolas" w:eastAsia="Times New Roman" w:hAnsi="Consolas" w:cs="Times New Roman"/>
          <w:color w:val="CE9178"/>
          <w:sz w:val="24"/>
          <w:szCs w:val="24"/>
          <w:lang w:eastAsia="en-IN" w:bidi="hi-IN"/>
        </w:rPr>
        <w:t>&lt;</w:t>
      </w:r>
      <w:proofErr w:type="spellStart"/>
      <w:r w:rsidRPr="00DF56A9">
        <w:rPr>
          <w:rFonts w:ascii="Consolas" w:eastAsia="Times New Roman" w:hAnsi="Consolas" w:cs="Times New Roman"/>
          <w:color w:val="CE9178"/>
          <w:sz w:val="24"/>
          <w:szCs w:val="24"/>
          <w:lang w:eastAsia="en-IN" w:bidi="hi-IN"/>
        </w:rPr>
        <w:t>math.h</w:t>
      </w:r>
      <w:proofErr w:type="spellEnd"/>
      <w:r w:rsidRPr="00DF56A9">
        <w:rPr>
          <w:rFonts w:ascii="Consolas" w:eastAsia="Times New Roman" w:hAnsi="Consolas" w:cs="Times New Roman"/>
          <w:color w:val="CE9178"/>
          <w:sz w:val="24"/>
          <w:szCs w:val="24"/>
          <w:lang w:eastAsia="en-IN" w:bidi="hi-IN"/>
        </w:rPr>
        <w:t>&gt;</w:t>
      </w:r>
    </w:p>
    <w:p w14:paraId="4B19183A"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p>
    <w:p w14:paraId="1CC3362D"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569CD6"/>
          <w:sz w:val="24"/>
          <w:szCs w:val="24"/>
          <w:lang w:eastAsia="en-IN" w:bidi="hi-IN"/>
        </w:rPr>
        <w:t>struct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4EC9B0"/>
          <w:sz w:val="24"/>
          <w:szCs w:val="24"/>
          <w:lang w:eastAsia="en-IN" w:bidi="hi-IN"/>
        </w:rPr>
        <w:t>complex</w:t>
      </w:r>
    </w:p>
    <w:p w14:paraId="08020C4E"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w:t>
      </w:r>
    </w:p>
    <w:p w14:paraId="519EC967"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569CD6"/>
          <w:sz w:val="24"/>
          <w:szCs w:val="24"/>
          <w:lang w:eastAsia="en-IN" w:bidi="hi-IN"/>
        </w:rPr>
        <w:t>int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w:t>
      </w:r>
    </w:p>
    <w:p w14:paraId="53A14FAE"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569CD6"/>
          <w:sz w:val="24"/>
          <w:szCs w:val="24"/>
          <w:lang w:eastAsia="en-IN" w:bidi="hi-IN"/>
        </w:rPr>
        <w:t>int</w:t>
      </w:r>
      <w:r w:rsidRPr="00DF56A9">
        <w:rPr>
          <w:rFonts w:ascii="Consolas" w:eastAsia="Times New Roman" w:hAnsi="Consolas" w:cs="Times New Roman"/>
          <w:color w:val="D4D4D4"/>
          <w:sz w:val="24"/>
          <w:szCs w:val="24"/>
          <w:lang w:eastAsia="en-IN" w:bidi="hi-IN"/>
        </w:rPr>
        <w:t> </w:t>
      </w:r>
      <w:proofErr w:type="spellStart"/>
      <w:r w:rsidRPr="00DF56A9">
        <w:rPr>
          <w:rFonts w:ascii="Consolas" w:eastAsia="Times New Roman" w:hAnsi="Consolas" w:cs="Times New Roman"/>
          <w:color w:val="9CDCFE"/>
          <w:sz w:val="24"/>
          <w:szCs w:val="24"/>
          <w:lang w:eastAsia="en-IN" w:bidi="hi-IN"/>
        </w:rPr>
        <w:t>i</w:t>
      </w:r>
      <w:proofErr w:type="spellEnd"/>
      <w:r w:rsidRPr="00DF56A9">
        <w:rPr>
          <w:rFonts w:ascii="Consolas" w:eastAsia="Times New Roman" w:hAnsi="Consolas" w:cs="Times New Roman"/>
          <w:color w:val="D4D4D4"/>
          <w:sz w:val="24"/>
          <w:szCs w:val="24"/>
          <w:lang w:eastAsia="en-IN" w:bidi="hi-IN"/>
        </w:rPr>
        <w:t>;</w:t>
      </w:r>
    </w:p>
    <w:p w14:paraId="6E7AA930"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w:t>
      </w:r>
    </w:p>
    <w:p w14:paraId="72B9949D"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p>
    <w:p w14:paraId="548746BE"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569CD6"/>
          <w:sz w:val="24"/>
          <w:szCs w:val="24"/>
          <w:lang w:eastAsia="en-IN" w:bidi="hi-IN"/>
        </w:rPr>
        <w:t>void</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main</w:t>
      </w:r>
      <w:r w:rsidRPr="00DF56A9">
        <w:rPr>
          <w:rFonts w:ascii="Consolas" w:eastAsia="Times New Roman" w:hAnsi="Consolas" w:cs="Times New Roman"/>
          <w:color w:val="D4D4D4"/>
          <w:sz w:val="24"/>
          <w:szCs w:val="24"/>
          <w:lang w:eastAsia="en-IN" w:bidi="hi-IN"/>
        </w:rPr>
        <w:t>()</w:t>
      </w:r>
    </w:p>
    <w:p w14:paraId="64B1BCAA"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w:t>
      </w:r>
    </w:p>
    <w:p w14:paraId="119FB734"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569CD6"/>
          <w:sz w:val="24"/>
          <w:szCs w:val="24"/>
          <w:lang w:eastAsia="en-IN" w:bidi="hi-IN"/>
        </w:rPr>
        <w:t>struct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4EC9B0"/>
          <w:sz w:val="24"/>
          <w:szCs w:val="24"/>
          <w:lang w:eastAsia="en-IN" w:bidi="hi-IN"/>
        </w:rPr>
        <w:t>complex</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p>
    <w:p w14:paraId="3743F984"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proofErr w:type="spellStart"/>
      <w:r w:rsidRPr="00DF56A9">
        <w:rPr>
          <w:rFonts w:ascii="Consolas" w:eastAsia="Times New Roman" w:hAnsi="Consolas" w:cs="Times New Roman"/>
          <w:color w:val="DCDCAA"/>
          <w:sz w:val="24"/>
          <w:szCs w:val="24"/>
          <w:lang w:eastAsia="en-IN" w:bidi="hi-IN"/>
        </w:rPr>
        <w:t>printf</w:t>
      </w:r>
      <w:proofErr w:type="spellEnd"/>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"enter both of the complex numbers one by one....</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w:t>
      </w:r>
    </w:p>
    <w:p w14:paraId="45C81C90"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"Enter real and imagnary part of 1st complex number : </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w:t>
      </w:r>
    </w:p>
    <w:p w14:paraId="28FC9176"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proofErr w:type="spellStart"/>
      <w:r w:rsidRPr="00DF56A9">
        <w:rPr>
          <w:rFonts w:ascii="Consolas" w:eastAsia="Times New Roman" w:hAnsi="Consolas" w:cs="Times New Roman"/>
          <w:color w:val="DCDCAA"/>
          <w:sz w:val="24"/>
          <w:szCs w:val="24"/>
          <w:lang w:eastAsia="en-IN" w:bidi="hi-IN"/>
        </w:rPr>
        <w:t>scanf</w:t>
      </w:r>
      <w:proofErr w:type="spellEnd"/>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&amp;</w:t>
      </w:r>
      <w:proofErr w:type="spellStart"/>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proofErr w:type="spellEnd"/>
      <w:r w:rsidRPr="00DF56A9">
        <w:rPr>
          <w:rFonts w:ascii="Consolas" w:eastAsia="Times New Roman" w:hAnsi="Consolas" w:cs="Times New Roman"/>
          <w:color w:val="D4D4D4"/>
          <w:sz w:val="24"/>
          <w:szCs w:val="24"/>
          <w:lang w:eastAsia="en-IN" w:bidi="hi-IN"/>
        </w:rPr>
        <w:t>, &amp;</w:t>
      </w:r>
      <w:proofErr w:type="spellStart"/>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proofErr w:type="spellEnd"/>
      <w:r w:rsidRPr="00DF56A9">
        <w:rPr>
          <w:rFonts w:ascii="Consolas" w:eastAsia="Times New Roman" w:hAnsi="Consolas" w:cs="Times New Roman"/>
          <w:color w:val="D4D4D4"/>
          <w:sz w:val="24"/>
          <w:szCs w:val="24"/>
          <w:lang w:eastAsia="en-IN" w:bidi="hi-IN"/>
        </w:rPr>
        <w:t>);</w:t>
      </w:r>
    </w:p>
    <w:p w14:paraId="7C652AD7"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"Enter real and imagnary part of second complex number : </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w:t>
      </w:r>
    </w:p>
    <w:p w14:paraId="5029652D"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proofErr w:type="spellStart"/>
      <w:r w:rsidRPr="00DF56A9">
        <w:rPr>
          <w:rFonts w:ascii="Consolas" w:eastAsia="Times New Roman" w:hAnsi="Consolas" w:cs="Times New Roman"/>
          <w:color w:val="DCDCAA"/>
          <w:sz w:val="24"/>
          <w:szCs w:val="24"/>
          <w:lang w:eastAsia="en-IN" w:bidi="hi-IN"/>
        </w:rPr>
        <w:t>scanf</w:t>
      </w:r>
      <w:proofErr w:type="spellEnd"/>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&amp;</w:t>
      </w:r>
      <w:proofErr w:type="spellStart"/>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proofErr w:type="spellEnd"/>
      <w:r w:rsidRPr="00DF56A9">
        <w:rPr>
          <w:rFonts w:ascii="Consolas" w:eastAsia="Times New Roman" w:hAnsi="Consolas" w:cs="Times New Roman"/>
          <w:color w:val="D4D4D4"/>
          <w:sz w:val="24"/>
          <w:szCs w:val="24"/>
          <w:lang w:eastAsia="en-IN" w:bidi="hi-IN"/>
        </w:rPr>
        <w:t>, &amp;</w:t>
      </w:r>
      <w:proofErr w:type="spellStart"/>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proofErr w:type="spellEnd"/>
      <w:r w:rsidRPr="00DF56A9">
        <w:rPr>
          <w:rFonts w:ascii="Consolas" w:eastAsia="Times New Roman" w:hAnsi="Consolas" w:cs="Times New Roman"/>
          <w:color w:val="D4D4D4"/>
          <w:sz w:val="24"/>
          <w:szCs w:val="24"/>
          <w:lang w:eastAsia="en-IN" w:bidi="hi-IN"/>
        </w:rPr>
        <w:t>);</w:t>
      </w:r>
    </w:p>
    <w:p w14:paraId="5F1B5EEA"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"sum of entered complex numbers is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 +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i</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w:t>
      </w:r>
    </w:p>
    <w:p w14:paraId="3815229B"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"Subtraction of entered complex numbers is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i</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w:t>
      </w:r>
    </w:p>
    <w:p w14:paraId="1DDD67DB"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"Multiplication of entered complex numbers is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 +</w:t>
      </w:r>
      <w:r w:rsidRPr="00DF56A9">
        <w:rPr>
          <w:rFonts w:ascii="Consolas" w:eastAsia="Times New Roman" w:hAnsi="Consolas" w:cs="Times New Roman"/>
          <w:color w:val="9CDCFE"/>
          <w:sz w:val="24"/>
          <w:szCs w:val="24"/>
          <w:lang w:eastAsia="en-IN" w:bidi="hi-IN"/>
        </w:rPr>
        <w:t>%d</w:t>
      </w:r>
      <w:r w:rsidRPr="00DF56A9">
        <w:rPr>
          <w:rFonts w:ascii="Consolas" w:eastAsia="Times New Roman" w:hAnsi="Consolas" w:cs="Times New Roman"/>
          <w:color w:val="CE9178"/>
          <w:sz w:val="24"/>
          <w:szCs w:val="24"/>
          <w:lang w:eastAsia="en-IN" w:bidi="hi-IN"/>
        </w:rPr>
        <w:t>i</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w:t>
      </w:r>
    </w:p>
    <w:p w14:paraId="51E60457"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"Modulus of first complex number is </w:t>
      </w:r>
      <w:r w:rsidRPr="00DF56A9">
        <w:rPr>
          <w:rFonts w:ascii="Consolas" w:eastAsia="Times New Roman" w:hAnsi="Consolas" w:cs="Times New Roman"/>
          <w:color w:val="9CDCFE"/>
          <w:sz w:val="24"/>
          <w:szCs w:val="24"/>
          <w:lang w:eastAsia="en-IN" w:bidi="hi-IN"/>
        </w:rPr>
        <w:t>%.2f</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sqrt</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a</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w:t>
      </w:r>
    </w:p>
    <w:p w14:paraId="004157E6"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printf</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CE9178"/>
          <w:sz w:val="24"/>
          <w:szCs w:val="24"/>
          <w:lang w:eastAsia="en-IN" w:bidi="hi-IN"/>
        </w:rPr>
        <w:t>"Modulus of second complex number is </w:t>
      </w:r>
      <w:r w:rsidRPr="00DF56A9">
        <w:rPr>
          <w:rFonts w:ascii="Consolas" w:eastAsia="Times New Roman" w:hAnsi="Consolas" w:cs="Times New Roman"/>
          <w:color w:val="9CDCFE"/>
          <w:sz w:val="24"/>
          <w:szCs w:val="24"/>
          <w:lang w:eastAsia="en-IN" w:bidi="hi-IN"/>
        </w:rPr>
        <w:t>%.2f</w:t>
      </w:r>
      <w:r w:rsidRPr="00DF56A9">
        <w:rPr>
          <w:rFonts w:ascii="Consolas" w:eastAsia="Times New Roman" w:hAnsi="Consolas" w:cs="Times New Roman"/>
          <w:color w:val="D7BA7D"/>
          <w:sz w:val="24"/>
          <w:szCs w:val="24"/>
          <w:lang w:eastAsia="en-IN" w:bidi="hi-IN"/>
        </w:rPr>
        <w:t>\n</w:t>
      </w:r>
      <w:r w:rsidRPr="00DF56A9">
        <w:rPr>
          <w:rFonts w:ascii="Consolas" w:eastAsia="Times New Roman" w:hAnsi="Consolas" w:cs="Times New Roman"/>
          <w:color w:val="CE9178"/>
          <w:sz w:val="24"/>
          <w:szCs w:val="24"/>
          <w:lang w:eastAsia="en-IN" w:bidi="hi-IN"/>
        </w:rPr>
        <w:t>"</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DCDCAA"/>
          <w:sz w:val="24"/>
          <w:szCs w:val="24"/>
          <w:lang w:eastAsia="en-IN" w:bidi="hi-IN"/>
        </w:rPr>
        <w:t>sqrt</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r</w:t>
      </w:r>
      <w:r w:rsidRPr="00DF56A9">
        <w:rPr>
          <w:rFonts w:ascii="Consolas" w:eastAsia="Times New Roman" w:hAnsi="Consolas" w:cs="Times New Roman"/>
          <w:color w:val="D4D4D4"/>
          <w:sz w:val="24"/>
          <w:szCs w:val="24"/>
          <w:lang w:eastAsia="en-IN" w:bidi="hi-IN"/>
        </w:rPr>
        <w:t> +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 *</w:t>
      </w:r>
      <w:r w:rsidRPr="00DF56A9">
        <w:rPr>
          <w:rFonts w:ascii="Consolas" w:eastAsia="Times New Roman" w:hAnsi="Consolas" w:cs="Times New Roman"/>
          <w:color w:val="9CDCFE"/>
          <w:sz w:val="24"/>
          <w:szCs w:val="24"/>
          <w:lang w:eastAsia="en-IN" w:bidi="hi-IN"/>
        </w:rPr>
        <w:t>b</w:t>
      </w:r>
      <w:r w:rsidRPr="00DF56A9">
        <w:rPr>
          <w:rFonts w:ascii="Consolas" w:eastAsia="Times New Roman" w:hAnsi="Consolas" w:cs="Times New Roman"/>
          <w:color w:val="D4D4D4"/>
          <w:sz w:val="24"/>
          <w:szCs w:val="24"/>
          <w:lang w:eastAsia="en-IN" w:bidi="hi-IN"/>
        </w:rPr>
        <w:t>.</w:t>
      </w:r>
      <w:r w:rsidRPr="00DF56A9">
        <w:rPr>
          <w:rFonts w:ascii="Consolas" w:eastAsia="Times New Roman" w:hAnsi="Consolas" w:cs="Times New Roman"/>
          <w:color w:val="9CDCFE"/>
          <w:sz w:val="24"/>
          <w:szCs w:val="24"/>
          <w:lang w:eastAsia="en-IN" w:bidi="hi-IN"/>
        </w:rPr>
        <w:t>i</w:t>
      </w:r>
      <w:r w:rsidRPr="00DF56A9">
        <w:rPr>
          <w:rFonts w:ascii="Consolas" w:eastAsia="Times New Roman" w:hAnsi="Consolas" w:cs="Times New Roman"/>
          <w:color w:val="D4D4D4"/>
          <w:sz w:val="24"/>
          <w:szCs w:val="24"/>
          <w:lang w:eastAsia="en-IN" w:bidi="hi-IN"/>
        </w:rPr>
        <w:t>));</w:t>
      </w:r>
    </w:p>
    <w:p w14:paraId="65D5C14F"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r w:rsidRPr="00DF56A9">
        <w:rPr>
          <w:rFonts w:ascii="Consolas" w:eastAsia="Times New Roman" w:hAnsi="Consolas" w:cs="Times New Roman"/>
          <w:color w:val="D4D4D4"/>
          <w:sz w:val="24"/>
          <w:szCs w:val="24"/>
          <w:lang w:eastAsia="en-IN" w:bidi="hi-IN"/>
        </w:rPr>
        <w:t>}</w:t>
      </w:r>
    </w:p>
    <w:p w14:paraId="5465DABA" w14:textId="77777777" w:rsidR="00DF56A9" w:rsidRPr="00DF56A9" w:rsidRDefault="00DF56A9" w:rsidP="00DF56A9">
      <w:pPr>
        <w:shd w:val="clear" w:color="auto" w:fill="1E1E1E"/>
        <w:spacing w:after="0" w:line="330" w:lineRule="atLeast"/>
        <w:rPr>
          <w:rFonts w:ascii="Consolas" w:eastAsia="Times New Roman" w:hAnsi="Consolas" w:cs="Times New Roman"/>
          <w:color w:val="D4D4D4"/>
          <w:sz w:val="24"/>
          <w:szCs w:val="24"/>
          <w:lang w:eastAsia="en-IN" w:bidi="hi-IN"/>
        </w:rPr>
      </w:pPr>
    </w:p>
    <w:p w14:paraId="49758C9E" w14:textId="6284F06E" w:rsidR="00DF56A9" w:rsidRDefault="00DF56A9" w:rsidP="0059738F">
      <w:pPr>
        <w:rPr>
          <w:b/>
          <w:bCs/>
        </w:rPr>
      </w:pPr>
    </w:p>
    <w:p w14:paraId="21088427" w14:textId="75D9E7B5" w:rsidR="00DF56A9" w:rsidRPr="0059738F" w:rsidRDefault="00DF56A9" w:rsidP="0059738F">
      <w:pPr>
        <w:rPr>
          <w:b/>
          <w:bCs/>
        </w:rPr>
      </w:pPr>
      <w:r>
        <w:rPr>
          <w:b/>
          <w:bCs/>
          <w:noProof/>
        </w:rPr>
        <w:lastRenderedPageBreak/>
        <w:drawing>
          <wp:inline distT="0" distB="0" distL="0" distR="0" wp14:anchorId="2919FF4F" wp14:editId="0B1D15CC">
            <wp:extent cx="5676900" cy="30784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76900" cy="3078480"/>
                    </a:xfrm>
                    <a:prstGeom prst="rect">
                      <a:avLst/>
                    </a:prstGeom>
                    <a:noFill/>
                    <a:ln>
                      <a:noFill/>
                    </a:ln>
                  </pic:spPr>
                </pic:pic>
              </a:graphicData>
            </a:graphic>
          </wp:inline>
        </w:drawing>
      </w:r>
    </w:p>
    <w:p w14:paraId="5DB3294F" w14:textId="77777777" w:rsidR="0059738F" w:rsidRPr="0059738F" w:rsidRDefault="0059738F" w:rsidP="0059738F">
      <w:pPr>
        <w:rPr>
          <w:b/>
          <w:bCs/>
        </w:rPr>
      </w:pPr>
      <w:r w:rsidRPr="0059738F">
        <w:rPr>
          <w:b/>
          <w:bCs/>
        </w:rPr>
        <w:t>2. Create a structure to specify data of customers in a bank. The data to be stored is:</w:t>
      </w:r>
    </w:p>
    <w:p w14:paraId="3D449B29" w14:textId="77777777" w:rsidR="0059738F" w:rsidRPr="0059738F" w:rsidRDefault="0059738F" w:rsidP="0059738F">
      <w:pPr>
        <w:rPr>
          <w:b/>
          <w:bCs/>
        </w:rPr>
      </w:pPr>
      <w:r w:rsidRPr="0059738F">
        <w:rPr>
          <w:b/>
          <w:bCs/>
        </w:rPr>
        <w:t>Account number, Name, Balance in account.</w:t>
      </w:r>
    </w:p>
    <w:p w14:paraId="0C01371C" w14:textId="77777777" w:rsidR="0059738F" w:rsidRPr="0059738F" w:rsidRDefault="0059738F" w:rsidP="0059738F">
      <w:pPr>
        <w:rPr>
          <w:b/>
          <w:bCs/>
        </w:rPr>
      </w:pPr>
      <w:proofErr w:type="spellStart"/>
      <w:r w:rsidRPr="0059738F">
        <w:rPr>
          <w:b/>
          <w:bCs/>
        </w:rPr>
        <w:t>i</w:t>
      </w:r>
      <w:proofErr w:type="spellEnd"/>
      <w:r w:rsidRPr="0059738F">
        <w:rPr>
          <w:b/>
          <w:bCs/>
        </w:rPr>
        <w:t xml:space="preserve">. Write a function to print the Account number and name of each customer with </w:t>
      </w:r>
    </w:p>
    <w:p w14:paraId="25ABDE07" w14:textId="77777777" w:rsidR="0059738F" w:rsidRPr="0059738F" w:rsidRDefault="0059738F" w:rsidP="0059738F">
      <w:pPr>
        <w:rPr>
          <w:b/>
          <w:bCs/>
        </w:rPr>
      </w:pPr>
      <w:r w:rsidRPr="0059738F">
        <w:rPr>
          <w:b/>
          <w:bCs/>
        </w:rPr>
        <w:t>balance below Rs. 100</w:t>
      </w:r>
    </w:p>
    <w:p w14:paraId="4D717681" w14:textId="77777777" w:rsidR="0059738F" w:rsidRPr="0059738F" w:rsidRDefault="0059738F" w:rsidP="0059738F">
      <w:pPr>
        <w:rPr>
          <w:b/>
          <w:bCs/>
        </w:rPr>
      </w:pPr>
      <w:r w:rsidRPr="0059738F">
        <w:rPr>
          <w:b/>
          <w:bCs/>
        </w:rPr>
        <w:t>ii. If a customer requests for withdrawal or deposit, it is given in the form:</w:t>
      </w:r>
    </w:p>
    <w:p w14:paraId="14DC030A" w14:textId="77777777" w:rsidR="0059738F" w:rsidRPr="0059738F" w:rsidRDefault="0059738F" w:rsidP="0059738F">
      <w:pPr>
        <w:rPr>
          <w:b/>
          <w:bCs/>
        </w:rPr>
      </w:pPr>
      <w:r w:rsidRPr="0059738F">
        <w:rPr>
          <w:b/>
          <w:bCs/>
        </w:rPr>
        <w:t>Account Number, Amount, Code (1 for deposit, 0 for withdrawal)</w:t>
      </w:r>
    </w:p>
    <w:p w14:paraId="576D57BF" w14:textId="77777777" w:rsidR="0059738F" w:rsidRPr="0059738F" w:rsidRDefault="0059738F" w:rsidP="0059738F">
      <w:pPr>
        <w:rPr>
          <w:b/>
          <w:bCs/>
        </w:rPr>
      </w:pPr>
      <w:r w:rsidRPr="0059738F">
        <w:rPr>
          <w:b/>
          <w:bCs/>
        </w:rPr>
        <w:t xml:space="preserve">If on withdrawal the balance falls below Rs. 100 then program give a message </w:t>
      </w:r>
    </w:p>
    <w:p w14:paraId="18CC0E4F" w14:textId="439AF839" w:rsidR="0059738F" w:rsidRDefault="0059738F" w:rsidP="0059738F">
      <w:pPr>
        <w:rPr>
          <w:b/>
          <w:bCs/>
        </w:rPr>
      </w:pPr>
      <w:r w:rsidRPr="0059738F">
        <w:rPr>
          <w:b/>
          <w:bCs/>
        </w:rPr>
        <w:t xml:space="preserve">” Insufficient Balance”. </w:t>
      </w:r>
    </w:p>
    <w:p w14:paraId="3E5B51E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C586C0"/>
          <w:sz w:val="24"/>
          <w:szCs w:val="24"/>
          <w:lang w:eastAsia="en-IN" w:bidi="hi-IN"/>
        </w:rPr>
        <w:t>#include</w:t>
      </w:r>
      <w:r w:rsidRPr="0022529F">
        <w:rPr>
          <w:rFonts w:ascii="Consolas" w:eastAsia="Times New Roman" w:hAnsi="Consolas" w:cs="Times New Roman"/>
          <w:color w:val="569CD6"/>
          <w:sz w:val="24"/>
          <w:szCs w:val="24"/>
          <w:lang w:eastAsia="en-IN" w:bidi="hi-IN"/>
        </w:rPr>
        <w:t> </w:t>
      </w:r>
      <w:r w:rsidRPr="0022529F">
        <w:rPr>
          <w:rFonts w:ascii="Consolas" w:eastAsia="Times New Roman" w:hAnsi="Consolas" w:cs="Times New Roman"/>
          <w:color w:val="CE9178"/>
          <w:sz w:val="24"/>
          <w:szCs w:val="24"/>
          <w:lang w:eastAsia="en-IN" w:bidi="hi-IN"/>
        </w:rPr>
        <w:t>&lt;</w:t>
      </w:r>
      <w:proofErr w:type="spellStart"/>
      <w:r w:rsidRPr="0022529F">
        <w:rPr>
          <w:rFonts w:ascii="Consolas" w:eastAsia="Times New Roman" w:hAnsi="Consolas" w:cs="Times New Roman"/>
          <w:color w:val="CE9178"/>
          <w:sz w:val="24"/>
          <w:szCs w:val="24"/>
          <w:lang w:eastAsia="en-IN" w:bidi="hi-IN"/>
        </w:rPr>
        <w:t>stdio.h</w:t>
      </w:r>
      <w:proofErr w:type="spellEnd"/>
      <w:r w:rsidRPr="0022529F">
        <w:rPr>
          <w:rFonts w:ascii="Consolas" w:eastAsia="Times New Roman" w:hAnsi="Consolas" w:cs="Times New Roman"/>
          <w:color w:val="CE9178"/>
          <w:sz w:val="24"/>
          <w:szCs w:val="24"/>
          <w:lang w:eastAsia="en-IN" w:bidi="hi-IN"/>
        </w:rPr>
        <w:t>&gt;</w:t>
      </w:r>
    </w:p>
    <w:p w14:paraId="5060C9D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569CD6"/>
          <w:sz w:val="24"/>
          <w:szCs w:val="24"/>
          <w:lang w:eastAsia="en-IN" w:bidi="hi-IN"/>
        </w:rPr>
        <w:t>struct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4EC9B0"/>
          <w:sz w:val="24"/>
          <w:szCs w:val="24"/>
          <w:lang w:eastAsia="en-IN" w:bidi="hi-IN"/>
        </w:rPr>
        <w:t>account</w:t>
      </w:r>
    </w:p>
    <w:p w14:paraId="2C2BA07C"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w:t>
      </w:r>
    </w:p>
    <w:p w14:paraId="20B8800D"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bal</w:t>
      </w:r>
      <w:proofErr w:type="spellEnd"/>
      <w:r w:rsidRPr="0022529F">
        <w:rPr>
          <w:rFonts w:ascii="Consolas" w:eastAsia="Times New Roman" w:hAnsi="Consolas" w:cs="Times New Roman"/>
          <w:color w:val="D4D4D4"/>
          <w:sz w:val="24"/>
          <w:szCs w:val="24"/>
          <w:lang w:eastAsia="en-IN" w:bidi="hi-IN"/>
        </w:rPr>
        <w:t>;</w:t>
      </w:r>
    </w:p>
    <w:p w14:paraId="611545BE"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accno</w:t>
      </w:r>
      <w:proofErr w:type="spellEnd"/>
      <w:r w:rsidRPr="0022529F">
        <w:rPr>
          <w:rFonts w:ascii="Consolas" w:eastAsia="Times New Roman" w:hAnsi="Consolas" w:cs="Times New Roman"/>
          <w:color w:val="D4D4D4"/>
          <w:sz w:val="24"/>
          <w:szCs w:val="24"/>
          <w:lang w:eastAsia="en-IN" w:bidi="hi-IN"/>
        </w:rPr>
        <w:t>;</w:t>
      </w:r>
    </w:p>
    <w:p w14:paraId="08216DC2"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char</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name</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B5CEA8"/>
          <w:sz w:val="24"/>
          <w:szCs w:val="24"/>
          <w:lang w:eastAsia="en-IN" w:bidi="hi-IN"/>
        </w:rPr>
        <w:t>15</w:t>
      </w:r>
      <w:r w:rsidRPr="0022529F">
        <w:rPr>
          <w:rFonts w:ascii="Consolas" w:eastAsia="Times New Roman" w:hAnsi="Consolas" w:cs="Times New Roman"/>
          <w:color w:val="D4D4D4"/>
          <w:sz w:val="24"/>
          <w:szCs w:val="24"/>
          <w:lang w:eastAsia="en-IN" w:bidi="hi-IN"/>
        </w:rPr>
        <w:t>];</w:t>
      </w:r>
    </w:p>
    <w:p w14:paraId="057C55E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B5CEA8"/>
          <w:sz w:val="24"/>
          <w:szCs w:val="24"/>
          <w:lang w:eastAsia="en-IN" w:bidi="hi-IN"/>
        </w:rPr>
        <w:t>5</w:t>
      </w:r>
      <w:r w:rsidRPr="0022529F">
        <w:rPr>
          <w:rFonts w:ascii="Consolas" w:eastAsia="Times New Roman" w:hAnsi="Consolas" w:cs="Times New Roman"/>
          <w:color w:val="D4D4D4"/>
          <w:sz w:val="24"/>
          <w:szCs w:val="24"/>
          <w:lang w:eastAsia="en-IN" w:bidi="hi-IN"/>
        </w:rPr>
        <w:t>];</w:t>
      </w:r>
    </w:p>
    <w:p w14:paraId="0DF7B7F7"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569CD6"/>
          <w:sz w:val="24"/>
          <w:szCs w:val="24"/>
          <w:lang w:eastAsia="en-IN" w:bidi="hi-IN"/>
        </w:rPr>
        <w:t>void</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DCDCAA"/>
          <w:sz w:val="24"/>
          <w:szCs w:val="24"/>
          <w:lang w:eastAsia="en-IN" w:bidi="hi-IN"/>
        </w:rPr>
        <w:t>below_100</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569CD6"/>
          <w:sz w:val="24"/>
          <w:szCs w:val="24"/>
          <w:lang w:eastAsia="en-IN" w:bidi="hi-IN"/>
        </w:rPr>
        <w:t>struct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4EC9B0"/>
          <w:sz w:val="24"/>
          <w:szCs w:val="24"/>
          <w:lang w:eastAsia="en-IN" w:bidi="hi-IN"/>
        </w:rPr>
        <w:t>account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569CD6"/>
          <w:sz w:val="24"/>
          <w:szCs w:val="24"/>
          <w:lang w:eastAsia="en-IN" w:bidi="hi-IN"/>
        </w:rPr>
        <w:t>[]</w:t>
      </w:r>
      <w:r w:rsidRPr="0022529F">
        <w:rPr>
          <w:rFonts w:ascii="Consolas" w:eastAsia="Times New Roman" w:hAnsi="Consolas" w:cs="Times New Roman"/>
          <w:color w:val="D4D4D4"/>
          <w:sz w:val="24"/>
          <w:szCs w:val="24"/>
          <w:lang w:eastAsia="en-IN" w:bidi="hi-IN"/>
        </w:rPr>
        <w:t>)</w:t>
      </w:r>
    </w:p>
    <w:p w14:paraId="735931AE"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w:t>
      </w:r>
    </w:p>
    <w:p w14:paraId="3FD3CDD5"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DCDCAA"/>
          <w:sz w:val="24"/>
          <w:szCs w:val="24"/>
          <w:lang w:eastAsia="en-IN" w:bidi="hi-IN"/>
        </w:rPr>
        <w:t>printf</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"Details of accounts with balance less than 100 are as follows</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3B8C345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"Account Number</w:t>
      </w:r>
      <w:r w:rsidRPr="0022529F">
        <w:rPr>
          <w:rFonts w:ascii="Consolas" w:eastAsia="Times New Roman" w:hAnsi="Consolas" w:cs="Times New Roman"/>
          <w:color w:val="D7BA7D"/>
          <w:sz w:val="24"/>
          <w:szCs w:val="24"/>
          <w:lang w:eastAsia="en-IN" w:bidi="hi-IN"/>
        </w:rPr>
        <w:t>\t\</w:t>
      </w:r>
      <w:proofErr w:type="spellStart"/>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CE9178"/>
          <w:sz w:val="24"/>
          <w:szCs w:val="24"/>
          <w:lang w:eastAsia="en-IN" w:bidi="hi-IN"/>
        </w:rPr>
        <w:t>Name</w:t>
      </w:r>
      <w:proofErr w:type="spellEnd"/>
      <w:r w:rsidRPr="0022529F">
        <w:rPr>
          <w:rFonts w:ascii="Consolas" w:eastAsia="Times New Roman" w:hAnsi="Consolas" w:cs="Times New Roman"/>
          <w:color w:val="D7BA7D"/>
          <w:sz w:val="24"/>
          <w:szCs w:val="24"/>
          <w:lang w:eastAsia="en-IN" w:bidi="hi-IN"/>
        </w:rPr>
        <w:t>\</w:t>
      </w:r>
      <w:proofErr w:type="spellStart"/>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CE9178"/>
          <w:sz w:val="24"/>
          <w:szCs w:val="24"/>
          <w:lang w:eastAsia="en-IN" w:bidi="hi-IN"/>
        </w:rPr>
        <w:t>Balance</w:t>
      </w:r>
      <w:proofErr w:type="spellEnd"/>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0CC04D17"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for</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B5CEA8"/>
          <w:sz w:val="24"/>
          <w:szCs w:val="24"/>
          <w:lang w:eastAsia="en-IN" w:bidi="hi-IN"/>
        </w:rPr>
        <w:t>0</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&lt; </w:t>
      </w:r>
      <w:r w:rsidRPr="0022529F">
        <w:rPr>
          <w:rFonts w:ascii="Consolas" w:eastAsia="Times New Roman" w:hAnsi="Consolas" w:cs="Times New Roman"/>
          <w:color w:val="B5CEA8"/>
          <w:sz w:val="24"/>
          <w:szCs w:val="24"/>
          <w:lang w:eastAsia="en-IN" w:bidi="hi-IN"/>
        </w:rPr>
        <w:t>5</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
    <w:p w14:paraId="485A2546"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4554D7EE"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if</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bal</w:t>
      </w:r>
      <w:proofErr w:type="spellEnd"/>
      <w:r w:rsidRPr="0022529F">
        <w:rPr>
          <w:rFonts w:ascii="Consolas" w:eastAsia="Times New Roman" w:hAnsi="Consolas" w:cs="Times New Roman"/>
          <w:color w:val="D4D4D4"/>
          <w:sz w:val="24"/>
          <w:szCs w:val="24"/>
          <w:lang w:eastAsia="en-IN" w:bidi="hi-IN"/>
        </w:rPr>
        <w:t> &lt; </w:t>
      </w:r>
      <w:r w:rsidRPr="0022529F">
        <w:rPr>
          <w:rFonts w:ascii="Consolas" w:eastAsia="Times New Roman" w:hAnsi="Consolas" w:cs="Times New Roman"/>
          <w:color w:val="B5CEA8"/>
          <w:sz w:val="24"/>
          <w:szCs w:val="24"/>
          <w:lang w:eastAsia="en-IN" w:bidi="hi-IN"/>
        </w:rPr>
        <w:t>100</w:t>
      </w:r>
      <w:r w:rsidRPr="0022529F">
        <w:rPr>
          <w:rFonts w:ascii="Consolas" w:eastAsia="Times New Roman" w:hAnsi="Consolas" w:cs="Times New Roman"/>
          <w:color w:val="D4D4D4"/>
          <w:sz w:val="24"/>
          <w:szCs w:val="24"/>
          <w:lang w:eastAsia="en-IN" w:bidi="hi-IN"/>
        </w:rPr>
        <w:t>)</w:t>
      </w:r>
    </w:p>
    <w:p w14:paraId="62EC95B5"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29382F33"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lastRenderedPageBreak/>
        <w:t>         </w:t>
      </w:r>
      <w:r w:rsidRPr="0022529F">
        <w:rPr>
          <w:rFonts w:ascii="Consolas" w:eastAsia="Times New Roman" w:hAnsi="Consolas" w:cs="Times New Roman"/>
          <w:color w:val="DCDCAA"/>
          <w:sz w:val="24"/>
          <w:szCs w:val="24"/>
          <w:lang w:eastAsia="en-IN" w:bidi="hi-IN"/>
        </w:rPr>
        <w:t>printf</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%10d</w:t>
      </w:r>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9CDCFE"/>
          <w:sz w:val="24"/>
          <w:szCs w:val="24"/>
          <w:lang w:eastAsia="en-IN" w:bidi="hi-IN"/>
        </w:rPr>
        <w:t>%10s</w:t>
      </w:r>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accno</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name</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bal</w:t>
      </w:r>
      <w:r w:rsidRPr="0022529F">
        <w:rPr>
          <w:rFonts w:ascii="Consolas" w:eastAsia="Times New Roman" w:hAnsi="Consolas" w:cs="Times New Roman"/>
          <w:color w:val="D4D4D4"/>
          <w:sz w:val="24"/>
          <w:szCs w:val="24"/>
          <w:lang w:eastAsia="en-IN" w:bidi="hi-IN"/>
        </w:rPr>
        <w:t>);</w:t>
      </w:r>
    </w:p>
    <w:p w14:paraId="6B778753"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638F6626"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0F4EA855"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w:t>
      </w:r>
    </w:p>
    <w:p w14:paraId="579C874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569CD6"/>
          <w:sz w:val="24"/>
          <w:szCs w:val="24"/>
          <w:lang w:eastAsia="en-IN" w:bidi="hi-IN"/>
        </w:rPr>
        <w:t>void</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DCDCAA"/>
          <w:sz w:val="24"/>
          <w:szCs w:val="24"/>
          <w:lang w:eastAsia="en-IN" w:bidi="hi-IN"/>
        </w:rPr>
        <w:t>main</w:t>
      </w:r>
      <w:r w:rsidRPr="0022529F">
        <w:rPr>
          <w:rFonts w:ascii="Consolas" w:eastAsia="Times New Roman" w:hAnsi="Consolas" w:cs="Times New Roman"/>
          <w:color w:val="D4D4D4"/>
          <w:sz w:val="24"/>
          <w:szCs w:val="24"/>
          <w:lang w:eastAsia="en-IN" w:bidi="hi-IN"/>
        </w:rPr>
        <w:t>()</w:t>
      </w:r>
    </w:p>
    <w:p w14:paraId="2AFE12FF"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w:t>
      </w:r>
    </w:p>
    <w:p w14:paraId="702B8B9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details of five Account Holders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519605BA"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for</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B5CEA8"/>
          <w:sz w:val="24"/>
          <w:szCs w:val="24"/>
          <w:lang w:eastAsia="en-IN" w:bidi="hi-IN"/>
        </w:rPr>
        <w:t>0</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&lt; </w:t>
      </w:r>
      <w:r w:rsidRPr="0022529F">
        <w:rPr>
          <w:rFonts w:ascii="Consolas" w:eastAsia="Times New Roman" w:hAnsi="Consolas" w:cs="Times New Roman"/>
          <w:color w:val="B5CEA8"/>
          <w:sz w:val="24"/>
          <w:szCs w:val="24"/>
          <w:lang w:eastAsia="en-IN" w:bidi="hi-IN"/>
        </w:rPr>
        <w:t>5</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
    <w:p w14:paraId="0366988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11F51782"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name of </w:t>
      </w:r>
      <w:r w:rsidRPr="0022529F">
        <w:rPr>
          <w:rFonts w:ascii="Consolas" w:eastAsia="Times New Roman" w:hAnsi="Consolas" w:cs="Times New Roman"/>
          <w:color w:val="9CDCFE"/>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th</w:t>
      </w:r>
      <w:proofErr w:type="spellEnd"/>
      <w:r w:rsidRPr="0022529F">
        <w:rPr>
          <w:rFonts w:ascii="Consolas" w:eastAsia="Times New Roman" w:hAnsi="Consolas" w:cs="Times New Roman"/>
          <w:color w:val="CE9178"/>
          <w:sz w:val="24"/>
          <w:szCs w:val="24"/>
          <w:lang w:eastAsia="en-IN" w:bidi="hi-IN"/>
        </w:rPr>
        <w:t> account holder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B5CEA8"/>
          <w:sz w:val="24"/>
          <w:szCs w:val="24"/>
          <w:lang w:eastAsia="en-IN" w:bidi="hi-IN"/>
        </w:rPr>
        <w:t>1</w:t>
      </w:r>
      <w:r w:rsidRPr="0022529F">
        <w:rPr>
          <w:rFonts w:ascii="Consolas" w:eastAsia="Times New Roman" w:hAnsi="Consolas" w:cs="Times New Roman"/>
          <w:color w:val="D4D4D4"/>
          <w:sz w:val="24"/>
          <w:szCs w:val="24"/>
          <w:lang w:eastAsia="en-IN" w:bidi="hi-IN"/>
        </w:rPr>
        <w:t>);</w:t>
      </w:r>
    </w:p>
    <w:p w14:paraId="029381C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fflush</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569CD6"/>
          <w:sz w:val="24"/>
          <w:szCs w:val="24"/>
          <w:lang w:eastAsia="en-IN" w:bidi="hi-IN"/>
        </w:rPr>
        <w:t>stdin</w:t>
      </w:r>
      <w:r w:rsidRPr="0022529F">
        <w:rPr>
          <w:rFonts w:ascii="Consolas" w:eastAsia="Times New Roman" w:hAnsi="Consolas" w:cs="Times New Roman"/>
          <w:color w:val="D4D4D4"/>
          <w:sz w:val="24"/>
          <w:szCs w:val="24"/>
          <w:lang w:eastAsia="en-IN" w:bidi="hi-IN"/>
        </w:rPr>
        <w:t>);</w:t>
      </w:r>
    </w:p>
    <w:p w14:paraId="6FE5DDC5"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F44747"/>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]s"</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name</w:t>
      </w:r>
      <w:r w:rsidRPr="0022529F">
        <w:rPr>
          <w:rFonts w:ascii="Consolas" w:eastAsia="Times New Roman" w:hAnsi="Consolas" w:cs="Times New Roman"/>
          <w:color w:val="D4D4D4"/>
          <w:sz w:val="24"/>
          <w:szCs w:val="24"/>
          <w:lang w:eastAsia="en-IN" w:bidi="hi-IN"/>
        </w:rPr>
        <w:t>);</w:t>
      </w:r>
    </w:p>
    <w:p w14:paraId="6079B6CB"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account number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38666DA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&amp;</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accno</w:t>
      </w:r>
      <w:proofErr w:type="spellEnd"/>
      <w:r w:rsidRPr="0022529F">
        <w:rPr>
          <w:rFonts w:ascii="Consolas" w:eastAsia="Times New Roman" w:hAnsi="Consolas" w:cs="Times New Roman"/>
          <w:color w:val="D4D4D4"/>
          <w:sz w:val="24"/>
          <w:szCs w:val="24"/>
          <w:lang w:eastAsia="en-IN" w:bidi="hi-IN"/>
        </w:rPr>
        <w:t>);</w:t>
      </w:r>
    </w:p>
    <w:p w14:paraId="4C8871D5"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balance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2983E8FF"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&amp;</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bal</w:t>
      </w:r>
      <w:proofErr w:type="spellEnd"/>
      <w:r w:rsidRPr="0022529F">
        <w:rPr>
          <w:rFonts w:ascii="Consolas" w:eastAsia="Times New Roman" w:hAnsi="Consolas" w:cs="Times New Roman"/>
          <w:color w:val="D4D4D4"/>
          <w:sz w:val="24"/>
          <w:szCs w:val="24"/>
          <w:lang w:eastAsia="en-IN" w:bidi="hi-IN"/>
        </w:rPr>
        <w:t>);</w:t>
      </w:r>
    </w:p>
    <w:p w14:paraId="448E58B3"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23EDB19B"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DCDCAA"/>
          <w:sz w:val="24"/>
          <w:szCs w:val="24"/>
          <w:lang w:eastAsia="en-IN" w:bidi="hi-IN"/>
        </w:rPr>
        <w:t>below_100</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
    <w:p w14:paraId="70C35455"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1 for deposit and 0 for withdrawal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10873698"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k</w:t>
      </w:r>
      <w:r w:rsidRPr="0022529F">
        <w:rPr>
          <w:rFonts w:ascii="Consolas" w:eastAsia="Times New Roman" w:hAnsi="Consolas" w:cs="Times New Roman"/>
          <w:color w:val="D4D4D4"/>
          <w:sz w:val="24"/>
          <w:szCs w:val="24"/>
          <w:lang w:eastAsia="en-IN" w:bidi="hi-IN"/>
        </w:rPr>
        <w:t>;</w:t>
      </w:r>
    </w:p>
    <w:p w14:paraId="2E46267C"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l</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p</w:t>
      </w:r>
      <w:r w:rsidRPr="0022529F">
        <w:rPr>
          <w:rFonts w:ascii="Consolas" w:eastAsia="Times New Roman" w:hAnsi="Consolas" w:cs="Times New Roman"/>
          <w:color w:val="D4D4D4"/>
          <w:sz w:val="24"/>
          <w:szCs w:val="24"/>
          <w:lang w:eastAsia="en-IN" w:bidi="hi-IN"/>
        </w:rPr>
        <w:t>;</w:t>
      </w:r>
    </w:p>
    <w:p w14:paraId="543F1E8A"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&amp;</w:t>
      </w:r>
      <w:r w:rsidRPr="0022529F">
        <w:rPr>
          <w:rFonts w:ascii="Consolas" w:eastAsia="Times New Roman" w:hAnsi="Consolas" w:cs="Times New Roman"/>
          <w:color w:val="9CDCFE"/>
          <w:sz w:val="24"/>
          <w:szCs w:val="24"/>
          <w:lang w:eastAsia="en-IN" w:bidi="hi-IN"/>
        </w:rPr>
        <w:t>k</w:t>
      </w:r>
      <w:r w:rsidRPr="0022529F">
        <w:rPr>
          <w:rFonts w:ascii="Consolas" w:eastAsia="Times New Roman" w:hAnsi="Consolas" w:cs="Times New Roman"/>
          <w:color w:val="D4D4D4"/>
          <w:sz w:val="24"/>
          <w:szCs w:val="24"/>
          <w:lang w:eastAsia="en-IN" w:bidi="hi-IN"/>
        </w:rPr>
        <w:t>);</w:t>
      </w:r>
    </w:p>
    <w:p w14:paraId="1483768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if</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k</w:t>
      </w:r>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B5CEA8"/>
          <w:sz w:val="24"/>
          <w:szCs w:val="24"/>
          <w:lang w:eastAsia="en-IN" w:bidi="hi-IN"/>
        </w:rPr>
        <w:t>0</w:t>
      </w:r>
      <w:r w:rsidRPr="0022529F">
        <w:rPr>
          <w:rFonts w:ascii="Consolas" w:eastAsia="Times New Roman" w:hAnsi="Consolas" w:cs="Times New Roman"/>
          <w:color w:val="D4D4D4"/>
          <w:sz w:val="24"/>
          <w:szCs w:val="24"/>
          <w:lang w:eastAsia="en-IN" w:bidi="hi-IN"/>
        </w:rPr>
        <w:t>)</w:t>
      </w:r>
    </w:p>
    <w:p w14:paraId="12666C6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7E58E1E9"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account number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32DFA09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&amp;</w:t>
      </w:r>
      <w:r w:rsidRPr="0022529F">
        <w:rPr>
          <w:rFonts w:ascii="Consolas" w:eastAsia="Times New Roman" w:hAnsi="Consolas" w:cs="Times New Roman"/>
          <w:color w:val="9CDCFE"/>
          <w:sz w:val="24"/>
          <w:szCs w:val="24"/>
          <w:lang w:eastAsia="en-IN" w:bidi="hi-IN"/>
        </w:rPr>
        <w:t>l</w:t>
      </w:r>
      <w:r w:rsidRPr="0022529F">
        <w:rPr>
          <w:rFonts w:ascii="Consolas" w:eastAsia="Times New Roman" w:hAnsi="Consolas" w:cs="Times New Roman"/>
          <w:color w:val="D4D4D4"/>
          <w:sz w:val="24"/>
          <w:szCs w:val="24"/>
          <w:lang w:eastAsia="en-IN" w:bidi="hi-IN"/>
        </w:rPr>
        <w:t>);</w:t>
      </w:r>
    </w:p>
    <w:p w14:paraId="48202E33"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for</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B5CEA8"/>
          <w:sz w:val="24"/>
          <w:szCs w:val="24"/>
          <w:lang w:eastAsia="en-IN" w:bidi="hi-IN"/>
        </w:rPr>
        <w:t>0</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 &lt; </w:t>
      </w:r>
      <w:r w:rsidRPr="0022529F">
        <w:rPr>
          <w:rFonts w:ascii="Consolas" w:eastAsia="Times New Roman" w:hAnsi="Consolas" w:cs="Times New Roman"/>
          <w:color w:val="B5CEA8"/>
          <w:sz w:val="24"/>
          <w:szCs w:val="24"/>
          <w:lang w:eastAsia="en-IN" w:bidi="hi-IN"/>
        </w:rPr>
        <w:t>5</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
    <w:p w14:paraId="15992B9A"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302A7AF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if</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accno</w:t>
      </w:r>
      <w:proofErr w:type="spellEnd"/>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9CDCFE"/>
          <w:sz w:val="24"/>
          <w:szCs w:val="24"/>
          <w:lang w:eastAsia="en-IN" w:bidi="hi-IN"/>
        </w:rPr>
        <w:t>l</w:t>
      </w:r>
      <w:r w:rsidRPr="0022529F">
        <w:rPr>
          <w:rFonts w:ascii="Consolas" w:eastAsia="Times New Roman" w:hAnsi="Consolas" w:cs="Times New Roman"/>
          <w:color w:val="D4D4D4"/>
          <w:sz w:val="24"/>
          <w:szCs w:val="24"/>
          <w:lang w:eastAsia="en-IN" w:bidi="hi-IN"/>
        </w:rPr>
        <w:t>)</w:t>
      </w:r>
    </w:p>
    <w:p w14:paraId="68BBAB78"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02AE09B7"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amount of withdrawal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69B7734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&amp;</w:t>
      </w:r>
      <w:r w:rsidRPr="0022529F">
        <w:rPr>
          <w:rFonts w:ascii="Consolas" w:eastAsia="Times New Roman" w:hAnsi="Consolas" w:cs="Times New Roman"/>
          <w:color w:val="9CDCFE"/>
          <w:sz w:val="24"/>
          <w:szCs w:val="24"/>
          <w:lang w:eastAsia="en-IN" w:bidi="hi-IN"/>
        </w:rPr>
        <w:t>p</w:t>
      </w:r>
      <w:r w:rsidRPr="0022529F">
        <w:rPr>
          <w:rFonts w:ascii="Consolas" w:eastAsia="Times New Roman" w:hAnsi="Consolas" w:cs="Times New Roman"/>
          <w:color w:val="D4D4D4"/>
          <w:sz w:val="24"/>
          <w:szCs w:val="24"/>
          <w:lang w:eastAsia="en-IN" w:bidi="hi-IN"/>
        </w:rPr>
        <w:t>);</w:t>
      </w:r>
    </w:p>
    <w:p w14:paraId="3DCDE3FA"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if</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p</w:t>
      </w:r>
      <w:r w:rsidRPr="0022529F">
        <w:rPr>
          <w:rFonts w:ascii="Consolas" w:eastAsia="Times New Roman" w:hAnsi="Consolas" w:cs="Times New Roman"/>
          <w:color w:val="D4D4D4"/>
          <w:sz w:val="24"/>
          <w:szCs w:val="24"/>
          <w:lang w:eastAsia="en-IN" w:bidi="hi-IN"/>
        </w:rPr>
        <w:t> &gt;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bal</w:t>
      </w:r>
      <w:proofErr w:type="spellEnd"/>
      <w:r w:rsidRPr="0022529F">
        <w:rPr>
          <w:rFonts w:ascii="Consolas" w:eastAsia="Times New Roman" w:hAnsi="Consolas" w:cs="Times New Roman"/>
          <w:color w:val="D4D4D4"/>
          <w:sz w:val="24"/>
          <w:szCs w:val="24"/>
          <w:lang w:eastAsia="en-IN" w:bidi="hi-IN"/>
        </w:rPr>
        <w:t>)</w:t>
      </w:r>
    </w:p>
    <w:p w14:paraId="1EAFCA5C"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58F2EB69"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"Insufficient Balance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7A3DF9A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break</w:t>
      </w:r>
      <w:r w:rsidRPr="0022529F">
        <w:rPr>
          <w:rFonts w:ascii="Consolas" w:eastAsia="Times New Roman" w:hAnsi="Consolas" w:cs="Times New Roman"/>
          <w:color w:val="D4D4D4"/>
          <w:sz w:val="24"/>
          <w:szCs w:val="24"/>
          <w:lang w:eastAsia="en-IN" w:bidi="hi-IN"/>
        </w:rPr>
        <w:t>;</w:t>
      </w:r>
    </w:p>
    <w:p w14:paraId="369E713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776997F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else</w:t>
      </w:r>
    </w:p>
    <w:p w14:paraId="28F75118"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32EEDD76"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"Updated Records is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10B2C63F"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"Account Number</w:t>
      </w:r>
      <w:r w:rsidRPr="0022529F">
        <w:rPr>
          <w:rFonts w:ascii="Consolas" w:eastAsia="Times New Roman" w:hAnsi="Consolas" w:cs="Times New Roman"/>
          <w:color w:val="D7BA7D"/>
          <w:sz w:val="24"/>
          <w:szCs w:val="24"/>
          <w:lang w:eastAsia="en-IN" w:bidi="hi-IN"/>
        </w:rPr>
        <w:t>\t\</w:t>
      </w:r>
      <w:proofErr w:type="spellStart"/>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CE9178"/>
          <w:sz w:val="24"/>
          <w:szCs w:val="24"/>
          <w:lang w:eastAsia="en-IN" w:bidi="hi-IN"/>
        </w:rPr>
        <w:t>Name</w:t>
      </w:r>
      <w:proofErr w:type="spellEnd"/>
      <w:r w:rsidRPr="0022529F">
        <w:rPr>
          <w:rFonts w:ascii="Consolas" w:eastAsia="Times New Roman" w:hAnsi="Consolas" w:cs="Times New Roman"/>
          <w:color w:val="D7BA7D"/>
          <w:sz w:val="24"/>
          <w:szCs w:val="24"/>
          <w:lang w:eastAsia="en-IN" w:bidi="hi-IN"/>
        </w:rPr>
        <w:t>\</w:t>
      </w:r>
      <w:proofErr w:type="spellStart"/>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CE9178"/>
          <w:sz w:val="24"/>
          <w:szCs w:val="24"/>
          <w:lang w:eastAsia="en-IN" w:bidi="hi-IN"/>
        </w:rPr>
        <w:t>Balance</w:t>
      </w:r>
      <w:proofErr w:type="spellEnd"/>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356C1237"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lastRenderedPageBreak/>
        <w:t>               </w:t>
      </w:r>
      <w:r w:rsidRPr="0022529F">
        <w:rPr>
          <w:rFonts w:ascii="Consolas" w:eastAsia="Times New Roman" w:hAnsi="Consolas" w:cs="Times New Roman"/>
          <w:color w:val="DCDCAA"/>
          <w:sz w:val="24"/>
          <w:szCs w:val="24"/>
          <w:lang w:eastAsia="en-IN" w:bidi="hi-IN"/>
        </w:rPr>
        <w:t>printf</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%10d</w:t>
      </w:r>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9CDCFE"/>
          <w:sz w:val="24"/>
          <w:szCs w:val="24"/>
          <w:lang w:eastAsia="en-IN" w:bidi="hi-IN"/>
        </w:rPr>
        <w:t>%10s</w:t>
      </w:r>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accno</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name</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bal</w:t>
      </w:r>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9CDCFE"/>
          <w:sz w:val="24"/>
          <w:szCs w:val="24"/>
          <w:lang w:eastAsia="en-IN" w:bidi="hi-IN"/>
        </w:rPr>
        <w:t>p</w:t>
      </w:r>
      <w:r w:rsidRPr="0022529F">
        <w:rPr>
          <w:rFonts w:ascii="Consolas" w:eastAsia="Times New Roman" w:hAnsi="Consolas" w:cs="Times New Roman"/>
          <w:color w:val="D4D4D4"/>
          <w:sz w:val="24"/>
          <w:szCs w:val="24"/>
          <w:lang w:eastAsia="en-IN" w:bidi="hi-IN"/>
        </w:rPr>
        <w:t>);</w:t>
      </w:r>
    </w:p>
    <w:p w14:paraId="0E038BB8"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break</w:t>
      </w:r>
      <w:r w:rsidRPr="0022529F">
        <w:rPr>
          <w:rFonts w:ascii="Consolas" w:eastAsia="Times New Roman" w:hAnsi="Consolas" w:cs="Times New Roman"/>
          <w:color w:val="D4D4D4"/>
          <w:sz w:val="24"/>
          <w:szCs w:val="24"/>
          <w:lang w:eastAsia="en-IN" w:bidi="hi-IN"/>
        </w:rPr>
        <w:t>;</w:t>
      </w:r>
    </w:p>
    <w:p w14:paraId="3913CD1D"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47B09F03"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5DD108E2"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374EBB4A"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6273E304"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else</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if</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k</w:t>
      </w:r>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B5CEA8"/>
          <w:sz w:val="24"/>
          <w:szCs w:val="24"/>
          <w:lang w:eastAsia="en-IN" w:bidi="hi-IN"/>
        </w:rPr>
        <w:t>1</w:t>
      </w:r>
      <w:r w:rsidRPr="0022529F">
        <w:rPr>
          <w:rFonts w:ascii="Consolas" w:eastAsia="Times New Roman" w:hAnsi="Consolas" w:cs="Times New Roman"/>
          <w:color w:val="D4D4D4"/>
          <w:sz w:val="24"/>
          <w:szCs w:val="24"/>
          <w:lang w:eastAsia="en-IN" w:bidi="hi-IN"/>
        </w:rPr>
        <w:t>)</w:t>
      </w:r>
    </w:p>
    <w:p w14:paraId="12D90831"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 </w:t>
      </w:r>
    </w:p>
    <w:p w14:paraId="2B1BFD52"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Account Number :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6BD1EB22"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,&amp;</w:t>
      </w:r>
      <w:r w:rsidRPr="0022529F">
        <w:rPr>
          <w:rFonts w:ascii="Consolas" w:eastAsia="Times New Roman" w:hAnsi="Consolas" w:cs="Times New Roman"/>
          <w:color w:val="9CDCFE"/>
          <w:sz w:val="24"/>
          <w:szCs w:val="24"/>
          <w:lang w:eastAsia="en-IN" w:bidi="hi-IN"/>
        </w:rPr>
        <w:t>l</w:t>
      </w:r>
      <w:proofErr w:type="spellEnd"/>
      <w:r w:rsidRPr="0022529F">
        <w:rPr>
          <w:rFonts w:ascii="Consolas" w:eastAsia="Times New Roman" w:hAnsi="Consolas" w:cs="Times New Roman"/>
          <w:color w:val="D4D4D4"/>
          <w:sz w:val="24"/>
          <w:szCs w:val="24"/>
          <w:lang w:eastAsia="en-IN" w:bidi="hi-IN"/>
        </w:rPr>
        <w:t>);</w:t>
      </w:r>
    </w:p>
    <w:p w14:paraId="6F3667F7"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"Enter amount to deposit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153F6F3C"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fflush</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569CD6"/>
          <w:sz w:val="24"/>
          <w:szCs w:val="24"/>
          <w:lang w:eastAsia="en-IN" w:bidi="hi-IN"/>
        </w:rPr>
        <w:t>stdin</w:t>
      </w:r>
      <w:r w:rsidRPr="0022529F">
        <w:rPr>
          <w:rFonts w:ascii="Consolas" w:eastAsia="Times New Roman" w:hAnsi="Consolas" w:cs="Times New Roman"/>
          <w:color w:val="D4D4D4"/>
          <w:sz w:val="24"/>
          <w:szCs w:val="24"/>
          <w:lang w:eastAsia="en-IN" w:bidi="hi-IN"/>
        </w:rPr>
        <w:t>);</w:t>
      </w:r>
    </w:p>
    <w:p w14:paraId="3D9B180E"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scanf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,&amp;</w:t>
      </w:r>
      <w:r w:rsidRPr="0022529F">
        <w:rPr>
          <w:rFonts w:ascii="Consolas" w:eastAsia="Times New Roman" w:hAnsi="Consolas" w:cs="Times New Roman"/>
          <w:color w:val="9CDCFE"/>
          <w:sz w:val="24"/>
          <w:szCs w:val="24"/>
          <w:lang w:eastAsia="en-IN" w:bidi="hi-IN"/>
        </w:rPr>
        <w:t>p</w:t>
      </w:r>
      <w:proofErr w:type="spellEnd"/>
      <w:r w:rsidRPr="0022529F">
        <w:rPr>
          <w:rFonts w:ascii="Consolas" w:eastAsia="Times New Roman" w:hAnsi="Consolas" w:cs="Times New Roman"/>
          <w:color w:val="D4D4D4"/>
          <w:sz w:val="24"/>
          <w:szCs w:val="24"/>
          <w:lang w:eastAsia="en-IN" w:bidi="hi-IN"/>
        </w:rPr>
        <w:t>);</w:t>
      </w:r>
    </w:p>
    <w:p w14:paraId="01F6A0F7"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for</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569CD6"/>
          <w:sz w:val="24"/>
          <w:szCs w:val="24"/>
          <w:lang w:eastAsia="en-IN" w:bidi="hi-IN"/>
        </w:rPr>
        <w:t>int</w:t>
      </w: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B5CEA8"/>
          <w:sz w:val="24"/>
          <w:szCs w:val="24"/>
          <w:lang w:eastAsia="en-IN" w:bidi="hi-IN"/>
        </w:rPr>
        <w:t>0</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&lt;</w:t>
      </w:r>
      <w:r w:rsidRPr="0022529F">
        <w:rPr>
          <w:rFonts w:ascii="Consolas" w:eastAsia="Times New Roman" w:hAnsi="Consolas" w:cs="Times New Roman"/>
          <w:color w:val="B5CEA8"/>
          <w:sz w:val="24"/>
          <w:szCs w:val="24"/>
          <w:lang w:eastAsia="en-IN" w:bidi="hi-IN"/>
        </w:rPr>
        <w:t>5</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p>
    <w:p w14:paraId="6D89C8F8"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59EFB68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if</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i</w:t>
      </w:r>
      <w:proofErr w:type="spellEnd"/>
      <w:r w:rsidRPr="0022529F">
        <w:rPr>
          <w:rFonts w:ascii="Consolas" w:eastAsia="Times New Roman" w:hAnsi="Consolas" w:cs="Times New Roman"/>
          <w:color w:val="D4D4D4"/>
          <w:sz w:val="24"/>
          <w:szCs w:val="24"/>
          <w:lang w:eastAsia="en-IN" w:bidi="hi-IN"/>
        </w:rPr>
        <w:t>].</w:t>
      </w:r>
      <w:proofErr w:type="spellStart"/>
      <w:r w:rsidRPr="0022529F">
        <w:rPr>
          <w:rFonts w:ascii="Consolas" w:eastAsia="Times New Roman" w:hAnsi="Consolas" w:cs="Times New Roman"/>
          <w:color w:val="9CDCFE"/>
          <w:sz w:val="24"/>
          <w:szCs w:val="24"/>
          <w:lang w:eastAsia="en-IN" w:bidi="hi-IN"/>
        </w:rPr>
        <w:t>accno</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l</w:t>
      </w:r>
      <w:r w:rsidRPr="0022529F">
        <w:rPr>
          <w:rFonts w:ascii="Consolas" w:eastAsia="Times New Roman" w:hAnsi="Consolas" w:cs="Times New Roman"/>
          <w:color w:val="D4D4D4"/>
          <w:sz w:val="24"/>
          <w:szCs w:val="24"/>
          <w:lang w:eastAsia="en-IN" w:bidi="hi-IN"/>
        </w:rPr>
        <w:t>)</w:t>
      </w:r>
    </w:p>
    <w:p w14:paraId="5C392656"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1780A948"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"Updated records are ....</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3DEAE22F"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roofErr w:type="spellStart"/>
      <w:r w:rsidRPr="0022529F">
        <w:rPr>
          <w:rFonts w:ascii="Consolas" w:eastAsia="Times New Roman" w:hAnsi="Consolas" w:cs="Times New Roman"/>
          <w:color w:val="DCDCAA"/>
          <w:sz w:val="24"/>
          <w:szCs w:val="24"/>
          <w:lang w:eastAsia="en-IN" w:bidi="hi-IN"/>
        </w:rPr>
        <w:t>printf</w:t>
      </w:r>
      <w:proofErr w:type="spellEnd"/>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"Account Number</w:t>
      </w:r>
      <w:r w:rsidRPr="0022529F">
        <w:rPr>
          <w:rFonts w:ascii="Consolas" w:eastAsia="Times New Roman" w:hAnsi="Consolas" w:cs="Times New Roman"/>
          <w:color w:val="D7BA7D"/>
          <w:sz w:val="24"/>
          <w:szCs w:val="24"/>
          <w:lang w:eastAsia="en-IN" w:bidi="hi-IN"/>
        </w:rPr>
        <w:t>\t\</w:t>
      </w:r>
      <w:proofErr w:type="spellStart"/>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CE9178"/>
          <w:sz w:val="24"/>
          <w:szCs w:val="24"/>
          <w:lang w:eastAsia="en-IN" w:bidi="hi-IN"/>
        </w:rPr>
        <w:t>Name</w:t>
      </w:r>
      <w:proofErr w:type="spellEnd"/>
      <w:r w:rsidRPr="0022529F">
        <w:rPr>
          <w:rFonts w:ascii="Consolas" w:eastAsia="Times New Roman" w:hAnsi="Consolas" w:cs="Times New Roman"/>
          <w:color w:val="D7BA7D"/>
          <w:sz w:val="24"/>
          <w:szCs w:val="24"/>
          <w:lang w:eastAsia="en-IN" w:bidi="hi-IN"/>
        </w:rPr>
        <w:t>\</w:t>
      </w:r>
      <w:proofErr w:type="spellStart"/>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CE9178"/>
          <w:sz w:val="24"/>
          <w:szCs w:val="24"/>
          <w:lang w:eastAsia="en-IN" w:bidi="hi-IN"/>
        </w:rPr>
        <w:t>Balance</w:t>
      </w:r>
      <w:proofErr w:type="spellEnd"/>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w:t>
      </w:r>
    </w:p>
    <w:p w14:paraId="76F3F34C"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DCDCAA"/>
          <w:sz w:val="24"/>
          <w:szCs w:val="24"/>
          <w:lang w:eastAsia="en-IN" w:bidi="hi-IN"/>
        </w:rPr>
        <w:t>printf</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9CDCFE"/>
          <w:sz w:val="24"/>
          <w:szCs w:val="24"/>
          <w:lang w:eastAsia="en-IN" w:bidi="hi-IN"/>
        </w:rPr>
        <w:t>%10d</w:t>
      </w:r>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9CDCFE"/>
          <w:sz w:val="24"/>
          <w:szCs w:val="24"/>
          <w:lang w:eastAsia="en-IN" w:bidi="hi-IN"/>
        </w:rPr>
        <w:t>%10s</w:t>
      </w:r>
      <w:r w:rsidRPr="0022529F">
        <w:rPr>
          <w:rFonts w:ascii="Consolas" w:eastAsia="Times New Roman" w:hAnsi="Consolas" w:cs="Times New Roman"/>
          <w:color w:val="D7BA7D"/>
          <w:sz w:val="24"/>
          <w:szCs w:val="24"/>
          <w:lang w:eastAsia="en-IN" w:bidi="hi-IN"/>
        </w:rPr>
        <w:t>\t</w:t>
      </w:r>
      <w:r w:rsidRPr="0022529F">
        <w:rPr>
          <w:rFonts w:ascii="Consolas" w:eastAsia="Times New Roman" w:hAnsi="Consolas" w:cs="Times New Roman"/>
          <w:color w:val="9CDCFE"/>
          <w:sz w:val="24"/>
          <w:szCs w:val="24"/>
          <w:lang w:eastAsia="en-IN" w:bidi="hi-IN"/>
        </w:rPr>
        <w:t>%d</w:t>
      </w:r>
      <w:r w:rsidRPr="0022529F">
        <w:rPr>
          <w:rFonts w:ascii="Consolas" w:eastAsia="Times New Roman" w:hAnsi="Consolas" w:cs="Times New Roman"/>
          <w:color w:val="D7BA7D"/>
          <w:sz w:val="24"/>
          <w:szCs w:val="24"/>
          <w:lang w:eastAsia="en-IN" w:bidi="hi-IN"/>
        </w:rPr>
        <w:t>\n</w:t>
      </w:r>
      <w:r w:rsidRPr="0022529F">
        <w:rPr>
          <w:rFonts w:ascii="Consolas" w:eastAsia="Times New Roman" w:hAnsi="Consolas" w:cs="Times New Roman"/>
          <w:color w:val="CE9178"/>
          <w:sz w:val="24"/>
          <w:szCs w:val="24"/>
          <w:lang w:eastAsia="en-IN" w:bidi="hi-IN"/>
        </w:rPr>
        <w:t>"</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accno</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name</w:t>
      </w: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9CDCFE"/>
          <w:sz w:val="24"/>
          <w:szCs w:val="24"/>
          <w:lang w:eastAsia="en-IN" w:bidi="hi-IN"/>
        </w:rPr>
        <w:t>s</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i</w:t>
      </w:r>
      <w:r w:rsidRPr="0022529F">
        <w:rPr>
          <w:rFonts w:ascii="Consolas" w:eastAsia="Times New Roman" w:hAnsi="Consolas" w:cs="Times New Roman"/>
          <w:color w:val="D4D4D4"/>
          <w:sz w:val="24"/>
          <w:szCs w:val="24"/>
          <w:lang w:eastAsia="en-IN" w:bidi="hi-IN"/>
        </w:rPr>
        <w:t>].</w:t>
      </w:r>
      <w:r w:rsidRPr="0022529F">
        <w:rPr>
          <w:rFonts w:ascii="Consolas" w:eastAsia="Times New Roman" w:hAnsi="Consolas" w:cs="Times New Roman"/>
          <w:color w:val="9CDCFE"/>
          <w:sz w:val="24"/>
          <w:szCs w:val="24"/>
          <w:lang w:eastAsia="en-IN" w:bidi="hi-IN"/>
        </w:rPr>
        <w:t>bal</w:t>
      </w:r>
      <w:r w:rsidRPr="0022529F">
        <w:rPr>
          <w:rFonts w:ascii="Consolas" w:eastAsia="Times New Roman" w:hAnsi="Consolas" w:cs="Times New Roman"/>
          <w:color w:val="D4D4D4"/>
          <w:sz w:val="24"/>
          <w:szCs w:val="24"/>
          <w:lang w:eastAsia="en-IN" w:bidi="hi-IN"/>
        </w:rPr>
        <w:t> + </w:t>
      </w:r>
      <w:r w:rsidRPr="0022529F">
        <w:rPr>
          <w:rFonts w:ascii="Consolas" w:eastAsia="Times New Roman" w:hAnsi="Consolas" w:cs="Times New Roman"/>
          <w:color w:val="9CDCFE"/>
          <w:sz w:val="24"/>
          <w:szCs w:val="24"/>
          <w:lang w:eastAsia="en-IN" w:bidi="hi-IN"/>
        </w:rPr>
        <w:t>p</w:t>
      </w:r>
      <w:r w:rsidRPr="0022529F">
        <w:rPr>
          <w:rFonts w:ascii="Consolas" w:eastAsia="Times New Roman" w:hAnsi="Consolas" w:cs="Times New Roman"/>
          <w:color w:val="D4D4D4"/>
          <w:sz w:val="24"/>
          <w:szCs w:val="24"/>
          <w:lang w:eastAsia="en-IN" w:bidi="hi-IN"/>
        </w:rPr>
        <w:t>);</w:t>
      </w:r>
    </w:p>
    <w:p w14:paraId="07C99CBB"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r w:rsidRPr="0022529F">
        <w:rPr>
          <w:rFonts w:ascii="Consolas" w:eastAsia="Times New Roman" w:hAnsi="Consolas" w:cs="Times New Roman"/>
          <w:color w:val="C586C0"/>
          <w:sz w:val="24"/>
          <w:szCs w:val="24"/>
          <w:lang w:eastAsia="en-IN" w:bidi="hi-IN"/>
        </w:rPr>
        <w:t>break</w:t>
      </w:r>
      <w:r w:rsidRPr="0022529F">
        <w:rPr>
          <w:rFonts w:ascii="Consolas" w:eastAsia="Times New Roman" w:hAnsi="Consolas" w:cs="Times New Roman"/>
          <w:color w:val="D4D4D4"/>
          <w:sz w:val="24"/>
          <w:szCs w:val="24"/>
          <w:lang w:eastAsia="en-IN" w:bidi="hi-IN"/>
        </w:rPr>
        <w:t>;</w:t>
      </w:r>
    </w:p>
    <w:p w14:paraId="5C8E579F"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5BC4569C"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163B9570"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06E09959"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  </w:t>
      </w:r>
    </w:p>
    <w:p w14:paraId="71678C86" w14:textId="77777777" w:rsidR="0022529F" w:rsidRPr="0022529F" w:rsidRDefault="0022529F" w:rsidP="0022529F">
      <w:pPr>
        <w:shd w:val="clear" w:color="auto" w:fill="1E1E1E"/>
        <w:spacing w:after="0" w:line="330" w:lineRule="atLeast"/>
        <w:rPr>
          <w:rFonts w:ascii="Consolas" w:eastAsia="Times New Roman" w:hAnsi="Consolas" w:cs="Times New Roman"/>
          <w:color w:val="D4D4D4"/>
          <w:sz w:val="24"/>
          <w:szCs w:val="24"/>
          <w:lang w:eastAsia="en-IN" w:bidi="hi-IN"/>
        </w:rPr>
      </w:pPr>
      <w:r w:rsidRPr="0022529F">
        <w:rPr>
          <w:rFonts w:ascii="Consolas" w:eastAsia="Times New Roman" w:hAnsi="Consolas" w:cs="Times New Roman"/>
          <w:color w:val="D4D4D4"/>
          <w:sz w:val="24"/>
          <w:szCs w:val="24"/>
          <w:lang w:eastAsia="en-IN" w:bidi="hi-IN"/>
        </w:rPr>
        <w:t>}</w:t>
      </w:r>
    </w:p>
    <w:p w14:paraId="0272F197" w14:textId="537CB652" w:rsidR="00DF56A9" w:rsidRDefault="00DF56A9" w:rsidP="0059738F">
      <w:pPr>
        <w:rPr>
          <w:b/>
          <w:bCs/>
        </w:rPr>
      </w:pPr>
    </w:p>
    <w:p w14:paraId="16AABBB5" w14:textId="77777777" w:rsidR="0022529F" w:rsidRPr="003371A5" w:rsidRDefault="0022529F" w:rsidP="0022529F">
      <w:pPr>
        <w:rPr>
          <w:b/>
          <w:bCs/>
          <w:sz w:val="40"/>
          <w:szCs w:val="40"/>
        </w:rPr>
      </w:pPr>
      <w:r>
        <w:rPr>
          <w:b/>
          <w:bCs/>
          <w:sz w:val="40"/>
          <w:szCs w:val="40"/>
        </w:rPr>
        <w:t>The output was very long so ,below is the parts of that output……….</w:t>
      </w:r>
    </w:p>
    <w:p w14:paraId="726B3A5B" w14:textId="77777777" w:rsidR="0022529F" w:rsidRDefault="0022529F" w:rsidP="0059738F">
      <w:pPr>
        <w:rPr>
          <w:b/>
          <w:bCs/>
        </w:rPr>
      </w:pPr>
    </w:p>
    <w:p w14:paraId="4CC3233B" w14:textId="1EBED542" w:rsidR="0022529F" w:rsidRDefault="0022529F" w:rsidP="0059738F">
      <w:pPr>
        <w:rPr>
          <w:b/>
          <w:bCs/>
        </w:rPr>
      </w:pPr>
      <w:r>
        <w:rPr>
          <w:b/>
          <w:bCs/>
          <w:noProof/>
        </w:rPr>
        <w:lastRenderedPageBreak/>
        <w:drawing>
          <wp:inline distT="0" distB="0" distL="0" distR="0" wp14:anchorId="67400954" wp14:editId="32829327">
            <wp:extent cx="4465320" cy="42138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65320" cy="4213860"/>
                    </a:xfrm>
                    <a:prstGeom prst="rect">
                      <a:avLst/>
                    </a:prstGeom>
                    <a:noFill/>
                    <a:ln>
                      <a:noFill/>
                    </a:ln>
                  </pic:spPr>
                </pic:pic>
              </a:graphicData>
            </a:graphic>
          </wp:inline>
        </w:drawing>
      </w:r>
      <w:r w:rsidR="00E563E1">
        <w:rPr>
          <w:b/>
          <w:bCs/>
          <w:noProof/>
        </w:rPr>
        <w:drawing>
          <wp:inline distT="0" distB="0" distL="0" distR="0" wp14:anchorId="7C455493" wp14:editId="299A47BD">
            <wp:extent cx="5730240" cy="301752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14:paraId="5C6C98BC" w14:textId="77777777" w:rsidR="0022529F" w:rsidRPr="0059738F" w:rsidRDefault="0022529F" w:rsidP="0059738F">
      <w:pPr>
        <w:rPr>
          <w:b/>
          <w:bCs/>
        </w:rPr>
      </w:pPr>
    </w:p>
    <w:p w14:paraId="674DB0F5" w14:textId="77777777" w:rsidR="0059738F" w:rsidRPr="0059738F" w:rsidRDefault="0059738F" w:rsidP="0059738F">
      <w:pPr>
        <w:rPr>
          <w:b/>
          <w:bCs/>
        </w:rPr>
      </w:pPr>
      <w:r w:rsidRPr="0059738F">
        <w:rPr>
          <w:b/>
          <w:bCs/>
        </w:rPr>
        <w:t xml:space="preserve">3. Develop a phonebook application. It should be able to store, modify and list entries present </w:t>
      </w:r>
    </w:p>
    <w:p w14:paraId="2A8A930D" w14:textId="77777777" w:rsidR="0059738F" w:rsidRPr="0059738F" w:rsidRDefault="0059738F" w:rsidP="0059738F">
      <w:pPr>
        <w:rPr>
          <w:b/>
          <w:bCs/>
        </w:rPr>
      </w:pPr>
      <w:r w:rsidRPr="0059738F">
        <w:rPr>
          <w:b/>
          <w:bCs/>
        </w:rPr>
        <w:t xml:space="preserve">in the phonebook. A phone book entry consists of the name of the person and his contact </w:t>
      </w:r>
    </w:p>
    <w:p w14:paraId="213830B7" w14:textId="77777777" w:rsidR="0059738F" w:rsidRPr="0059738F" w:rsidRDefault="0059738F" w:rsidP="0059738F">
      <w:pPr>
        <w:rPr>
          <w:b/>
          <w:bCs/>
        </w:rPr>
      </w:pPr>
      <w:r w:rsidRPr="0059738F">
        <w:rPr>
          <w:b/>
          <w:bCs/>
        </w:rPr>
        <w:t xml:space="preserve">information. The name of the person consists of his first name and family name. The contact </w:t>
      </w:r>
    </w:p>
    <w:p w14:paraId="434B5857" w14:textId="33C77E7A" w:rsidR="00E563E1" w:rsidRDefault="0059738F" w:rsidP="0059738F">
      <w:pPr>
        <w:rPr>
          <w:b/>
          <w:bCs/>
        </w:rPr>
      </w:pPr>
      <w:r w:rsidRPr="0059738F">
        <w:rPr>
          <w:b/>
          <w:bCs/>
        </w:rPr>
        <w:t>information consists of the landline number and the mobile number of the person.</w:t>
      </w:r>
    </w:p>
    <w:p w14:paraId="7DF7DD3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lastRenderedPageBreak/>
        <w:t>#include</w:t>
      </w:r>
      <w:r>
        <w:rPr>
          <w:rFonts w:ascii="Consolas" w:eastAsia="Times New Roman" w:hAnsi="Consolas" w:cs="Times New Roman"/>
          <w:color w:val="569CD6"/>
          <w:lang w:eastAsia="en-IN"/>
        </w:rPr>
        <w:t> </w:t>
      </w:r>
      <w:r>
        <w:rPr>
          <w:rFonts w:ascii="Consolas" w:eastAsia="Times New Roman" w:hAnsi="Consolas" w:cs="Times New Roman"/>
          <w:color w:val="CE9178"/>
          <w:lang w:eastAsia="en-IN"/>
        </w:rPr>
        <w:t>&lt;</w:t>
      </w:r>
      <w:proofErr w:type="spellStart"/>
      <w:r>
        <w:rPr>
          <w:rFonts w:ascii="Consolas" w:eastAsia="Times New Roman" w:hAnsi="Consolas" w:cs="Times New Roman"/>
          <w:color w:val="CE9178"/>
          <w:lang w:eastAsia="en-IN"/>
        </w:rPr>
        <w:t>stdio.h</w:t>
      </w:r>
      <w:proofErr w:type="spellEnd"/>
      <w:r>
        <w:rPr>
          <w:rFonts w:ascii="Consolas" w:eastAsia="Times New Roman" w:hAnsi="Consolas" w:cs="Times New Roman"/>
          <w:color w:val="CE9178"/>
          <w:lang w:eastAsia="en-IN"/>
        </w:rPr>
        <w:t>&gt;</w:t>
      </w:r>
    </w:p>
    <w:p w14:paraId="28EEEF5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directory</w:t>
      </w:r>
    </w:p>
    <w:p w14:paraId="7160740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C5137A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long</w:t>
      </w:r>
      <w:r>
        <w:rPr>
          <w:rFonts w:ascii="Consolas" w:eastAsia="Times New Roman" w:hAnsi="Consolas" w:cs="Times New Roman"/>
          <w:color w:val="D4D4D4"/>
          <w:lang w:eastAsia="en-IN"/>
        </w:rPr>
        <w:t> </w:t>
      </w:r>
      <w:proofErr w:type="spellStart"/>
      <w:r>
        <w:rPr>
          <w:rFonts w:ascii="Consolas" w:eastAsia="Times New Roman" w:hAnsi="Consolas" w:cs="Times New Roman"/>
          <w:color w:val="569CD6"/>
          <w:lang w:eastAsia="en-IN"/>
        </w:rPr>
        <w:t>long</w:t>
      </w:r>
      <w:proofErr w:type="spellEnd"/>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mobnumber</w:t>
      </w:r>
      <w:proofErr w:type="spellEnd"/>
      <w:r>
        <w:rPr>
          <w:rFonts w:ascii="Consolas" w:eastAsia="Times New Roman" w:hAnsi="Consolas" w:cs="Times New Roman"/>
          <w:color w:val="D4D4D4"/>
          <w:lang w:eastAsia="en-IN"/>
        </w:rPr>
        <w:t>;</w:t>
      </w:r>
    </w:p>
    <w:p w14:paraId="72D17B4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long</w:t>
      </w:r>
      <w:r>
        <w:rPr>
          <w:rFonts w:ascii="Consolas" w:eastAsia="Times New Roman" w:hAnsi="Consolas" w:cs="Times New Roman"/>
          <w:color w:val="D4D4D4"/>
          <w:lang w:eastAsia="en-IN"/>
        </w:rPr>
        <w:t> </w:t>
      </w:r>
      <w:proofErr w:type="spellStart"/>
      <w:r>
        <w:rPr>
          <w:rFonts w:ascii="Consolas" w:eastAsia="Times New Roman" w:hAnsi="Consolas" w:cs="Times New Roman"/>
          <w:color w:val="569CD6"/>
          <w:lang w:eastAsia="en-IN"/>
        </w:rPr>
        <w:t>long</w:t>
      </w:r>
      <w:proofErr w:type="spellEnd"/>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landline</w:t>
      </w:r>
      <w:r>
        <w:rPr>
          <w:rFonts w:ascii="Consolas" w:eastAsia="Times New Roman" w:hAnsi="Consolas" w:cs="Times New Roman"/>
          <w:color w:val="D4D4D4"/>
          <w:lang w:eastAsia="en-IN"/>
        </w:rPr>
        <w:t>;</w:t>
      </w:r>
    </w:p>
    <w:p w14:paraId="6972482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first</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15</w:t>
      </w:r>
      <w:r>
        <w:rPr>
          <w:rFonts w:ascii="Consolas" w:eastAsia="Times New Roman" w:hAnsi="Consolas" w:cs="Times New Roman"/>
          <w:color w:val="D4D4D4"/>
          <w:lang w:eastAsia="en-IN"/>
        </w:rPr>
        <w:t>];</w:t>
      </w:r>
    </w:p>
    <w:p w14:paraId="6047BEF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last</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15</w:t>
      </w:r>
      <w:r>
        <w:rPr>
          <w:rFonts w:ascii="Consolas" w:eastAsia="Times New Roman" w:hAnsi="Consolas" w:cs="Times New Roman"/>
          <w:color w:val="D4D4D4"/>
          <w:lang w:eastAsia="en-IN"/>
        </w:rPr>
        <w:t>];</w:t>
      </w:r>
    </w:p>
    <w:p w14:paraId="3B76C52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10</w:t>
      </w:r>
      <w:r>
        <w:rPr>
          <w:rFonts w:ascii="Consolas" w:eastAsia="Times New Roman" w:hAnsi="Consolas" w:cs="Times New Roman"/>
          <w:color w:val="D4D4D4"/>
          <w:lang w:eastAsia="en-IN"/>
        </w:rPr>
        <w:t>];</w:t>
      </w:r>
    </w:p>
    <w:p w14:paraId="5677444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DCDCAA"/>
          <w:lang w:eastAsia="en-IN"/>
        </w:rPr>
        <w:t>main</w:t>
      </w:r>
      <w:r>
        <w:rPr>
          <w:rFonts w:ascii="Consolas" w:eastAsia="Times New Roman" w:hAnsi="Consolas" w:cs="Times New Roman"/>
          <w:color w:val="D4D4D4"/>
          <w:lang w:eastAsia="en-IN"/>
        </w:rPr>
        <w:t>()</w:t>
      </w:r>
    </w:p>
    <w:p w14:paraId="3884794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k</w:t>
      </w:r>
      <w:r>
        <w:rPr>
          <w:rFonts w:ascii="Consolas" w:eastAsia="Times New Roman" w:hAnsi="Consolas" w:cs="Times New Roman"/>
          <w:color w:val="D4D4D4"/>
          <w:lang w:eastAsia="en-IN"/>
        </w:rPr>
        <w:t>;</w:t>
      </w:r>
      <w:r>
        <w:rPr>
          <w:rFonts w:ascii="Consolas" w:eastAsia="Times New Roman" w:hAnsi="Consolas" w:cs="Times New Roman"/>
          <w:color w:val="569CD6"/>
          <w:lang w:eastAsia="en-IN"/>
        </w:rPr>
        <w:t>long</w:t>
      </w:r>
      <w:proofErr w:type="spellEnd"/>
      <w:r>
        <w:rPr>
          <w:rFonts w:ascii="Consolas" w:eastAsia="Times New Roman" w:hAnsi="Consolas" w:cs="Times New Roman"/>
          <w:color w:val="D4D4D4"/>
          <w:lang w:eastAsia="en-IN"/>
        </w:rPr>
        <w:t> </w:t>
      </w:r>
      <w:r>
        <w:rPr>
          <w:rFonts w:ascii="Consolas" w:eastAsia="Times New Roman" w:hAnsi="Consolas" w:cs="Times New Roman"/>
          <w:color w:val="569CD6"/>
          <w:lang w:eastAsia="en-IN"/>
        </w:rPr>
        <w:t>long</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tempmob</w:t>
      </w:r>
      <w:proofErr w:type="spellEnd"/>
      <w:r>
        <w:rPr>
          <w:rFonts w:ascii="Consolas" w:eastAsia="Times New Roman" w:hAnsi="Consolas" w:cs="Times New Roman"/>
          <w:color w:val="D4D4D4"/>
          <w:lang w:eastAsia="en-IN"/>
        </w:rPr>
        <w:t>;</w:t>
      </w:r>
    </w:p>
    <w:p w14:paraId="4D2E0FF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7B27F2F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do</w:t>
      </w:r>
    </w:p>
    <w:p w14:paraId="469FCA7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7B26F2A5"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1 to add a new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2037A5B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2 to modify an existing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11DD4E6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3 to display all contacts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2156EA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0 to exit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3B41EC95"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d</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k</w:t>
      </w:r>
      <w:proofErr w:type="spellEnd"/>
      <w:r>
        <w:rPr>
          <w:rFonts w:ascii="Consolas" w:eastAsia="Times New Roman" w:hAnsi="Consolas" w:cs="Times New Roman"/>
          <w:color w:val="D4D4D4"/>
          <w:lang w:eastAsia="en-IN"/>
        </w:rPr>
        <w:t>);</w:t>
      </w:r>
    </w:p>
    <w:p w14:paraId="6B1DDEB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switch</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k</w:t>
      </w:r>
      <w:r>
        <w:rPr>
          <w:rFonts w:ascii="Consolas" w:eastAsia="Times New Roman" w:hAnsi="Consolas" w:cs="Times New Roman"/>
          <w:color w:val="D4D4D4"/>
          <w:lang w:eastAsia="en-IN"/>
        </w:rPr>
        <w:t>)</w:t>
      </w:r>
    </w:p>
    <w:p w14:paraId="73F6742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50D34CF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first name of new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553D8F1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fflush</w:t>
      </w:r>
      <w:proofErr w:type="spellEnd"/>
      <w:r>
        <w:rPr>
          <w:rFonts w:ascii="Consolas" w:eastAsia="Times New Roman" w:hAnsi="Consolas" w:cs="Times New Roman"/>
          <w:color w:val="D4D4D4"/>
          <w:lang w:eastAsia="en-IN"/>
        </w:rPr>
        <w:t>(stdin);</w:t>
      </w:r>
    </w:p>
    <w:p w14:paraId="35A7C8B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s</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first</w:t>
      </w:r>
      <w:r>
        <w:rPr>
          <w:rFonts w:ascii="Consolas" w:eastAsia="Times New Roman" w:hAnsi="Consolas" w:cs="Times New Roman"/>
          <w:color w:val="D4D4D4"/>
          <w:lang w:eastAsia="en-IN"/>
        </w:rPr>
        <w:t>);</w:t>
      </w:r>
    </w:p>
    <w:p w14:paraId="00CAE58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last name of new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02D41A8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fflush</w:t>
      </w:r>
      <w:proofErr w:type="spellEnd"/>
      <w:r>
        <w:rPr>
          <w:rFonts w:ascii="Consolas" w:eastAsia="Times New Roman" w:hAnsi="Consolas" w:cs="Times New Roman"/>
          <w:color w:val="D4D4D4"/>
          <w:lang w:eastAsia="en-IN"/>
        </w:rPr>
        <w:t>(stdin);</w:t>
      </w:r>
    </w:p>
    <w:p w14:paraId="1E096BA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s</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last</w:t>
      </w:r>
      <w:r>
        <w:rPr>
          <w:rFonts w:ascii="Consolas" w:eastAsia="Times New Roman" w:hAnsi="Consolas" w:cs="Times New Roman"/>
          <w:color w:val="D4D4D4"/>
          <w:lang w:eastAsia="en-IN"/>
        </w:rPr>
        <w:t>);</w:t>
      </w:r>
    </w:p>
    <w:p w14:paraId="6A73D21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mobile number of new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850E8C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lld</w:t>
      </w:r>
      <w:proofErr w:type="spellEnd"/>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mobnumber</w:t>
      </w:r>
      <w:proofErr w:type="spellEnd"/>
      <w:r>
        <w:rPr>
          <w:rFonts w:ascii="Consolas" w:eastAsia="Times New Roman" w:hAnsi="Consolas" w:cs="Times New Roman"/>
          <w:color w:val="D4D4D4"/>
          <w:lang w:eastAsia="en-IN"/>
        </w:rPr>
        <w:t>);</w:t>
      </w:r>
    </w:p>
    <w:p w14:paraId="52FE357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landline number of new conatct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D54F74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lld</w:t>
      </w:r>
      <w:proofErr w:type="spellEnd"/>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landline</w:t>
      </w:r>
      <w:r>
        <w:rPr>
          <w:rFonts w:ascii="Consolas" w:eastAsia="Times New Roman" w:hAnsi="Consolas" w:cs="Times New Roman"/>
          <w:color w:val="D4D4D4"/>
          <w:lang w:eastAsia="en-IN"/>
        </w:rPr>
        <w:t>);</w:t>
      </w:r>
    </w:p>
    <w:p w14:paraId="3FA0619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proofErr w:type="spellEnd"/>
      <w:r>
        <w:rPr>
          <w:rFonts w:ascii="Consolas" w:eastAsia="Times New Roman" w:hAnsi="Consolas" w:cs="Times New Roman"/>
          <w:color w:val="D4D4D4"/>
          <w:lang w:eastAsia="en-IN"/>
        </w:rPr>
        <w:t>;</w:t>
      </w:r>
    </w:p>
    <w:p w14:paraId="06CC102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5D949A8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2</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mobile number to modify it"</w:t>
      </w:r>
      <w:r>
        <w:rPr>
          <w:rFonts w:ascii="Consolas" w:eastAsia="Times New Roman" w:hAnsi="Consolas" w:cs="Times New Roman"/>
          <w:color w:val="D4D4D4"/>
          <w:lang w:eastAsia="en-IN"/>
        </w:rPr>
        <w:t>);</w:t>
      </w:r>
    </w:p>
    <w:p w14:paraId="28F84E1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lld</w:t>
      </w:r>
      <w:proofErr w:type="spellEnd"/>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proofErr w:type="spellStart"/>
      <w:r>
        <w:rPr>
          <w:rFonts w:ascii="Consolas" w:eastAsia="Times New Roman" w:hAnsi="Consolas" w:cs="Times New Roman"/>
          <w:color w:val="9CDCFE"/>
          <w:lang w:eastAsia="en-IN"/>
        </w:rPr>
        <w:t>tempmob</w:t>
      </w:r>
      <w:proofErr w:type="spellEnd"/>
      <w:r>
        <w:rPr>
          <w:rFonts w:ascii="Consolas" w:eastAsia="Times New Roman" w:hAnsi="Consolas" w:cs="Times New Roman"/>
          <w:color w:val="D4D4D4"/>
          <w:lang w:eastAsia="en-IN"/>
        </w:rPr>
        <w:t>);</w:t>
      </w:r>
    </w:p>
    <w:p w14:paraId="58D95CB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&lt;</w:t>
      </w:r>
      <w:proofErr w:type="spellStart"/>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25C5C7F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2F9459F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tempmob</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mobnumber</w:t>
      </w:r>
      <w:proofErr w:type="spellEnd"/>
      <w:r>
        <w:rPr>
          <w:rFonts w:ascii="Consolas" w:eastAsia="Times New Roman" w:hAnsi="Consolas" w:cs="Times New Roman"/>
          <w:color w:val="D4D4D4"/>
          <w:lang w:eastAsia="en-IN"/>
        </w:rPr>
        <w:t>)</w:t>
      </w:r>
    </w:p>
    <w:p w14:paraId="694D3F4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5380CCF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modified first name of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0F43576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fflush</w:t>
      </w:r>
      <w:proofErr w:type="spellEnd"/>
      <w:r>
        <w:rPr>
          <w:rFonts w:ascii="Consolas" w:eastAsia="Times New Roman" w:hAnsi="Consolas" w:cs="Times New Roman"/>
          <w:color w:val="D4D4D4"/>
          <w:lang w:eastAsia="en-IN"/>
        </w:rPr>
        <w:t>(stdin);</w:t>
      </w:r>
    </w:p>
    <w:p w14:paraId="257DBF9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s</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first</w:t>
      </w:r>
      <w:r>
        <w:rPr>
          <w:rFonts w:ascii="Consolas" w:eastAsia="Times New Roman" w:hAnsi="Consolas" w:cs="Times New Roman"/>
          <w:color w:val="D4D4D4"/>
          <w:lang w:eastAsia="en-IN"/>
        </w:rPr>
        <w:t>);</w:t>
      </w:r>
    </w:p>
    <w:p w14:paraId="642B2F1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modified last name of contact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7BB34A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fflush</w:t>
      </w:r>
      <w:proofErr w:type="spellEnd"/>
      <w:r>
        <w:rPr>
          <w:rFonts w:ascii="Consolas" w:eastAsia="Times New Roman" w:hAnsi="Consolas" w:cs="Times New Roman"/>
          <w:color w:val="D4D4D4"/>
          <w:lang w:eastAsia="en-IN"/>
        </w:rPr>
        <w:t>(stdin);</w:t>
      </w:r>
    </w:p>
    <w:p w14:paraId="13E0426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s</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last</w:t>
      </w:r>
      <w:r>
        <w:rPr>
          <w:rFonts w:ascii="Consolas" w:eastAsia="Times New Roman" w:hAnsi="Consolas" w:cs="Times New Roman"/>
          <w:color w:val="D4D4D4"/>
          <w:lang w:eastAsia="en-IN"/>
        </w:rPr>
        <w:t>);</w:t>
      </w:r>
    </w:p>
    <w:p w14:paraId="1D5FA7A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modified mobile number</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9AEB94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lld</w:t>
      </w:r>
      <w:proofErr w:type="spellEnd"/>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mobnumber</w:t>
      </w:r>
      <w:proofErr w:type="spellEnd"/>
      <w:r>
        <w:rPr>
          <w:rFonts w:ascii="Consolas" w:eastAsia="Times New Roman" w:hAnsi="Consolas" w:cs="Times New Roman"/>
          <w:color w:val="D4D4D4"/>
          <w:lang w:eastAsia="en-IN"/>
        </w:rPr>
        <w:t>);</w:t>
      </w:r>
    </w:p>
    <w:p w14:paraId="3F05F6C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modified landline number</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2D966B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w:t>
      </w:r>
      <w:proofErr w:type="spellStart"/>
      <w:r>
        <w:rPr>
          <w:rFonts w:ascii="Consolas" w:eastAsia="Times New Roman" w:hAnsi="Consolas" w:cs="Times New Roman"/>
          <w:color w:val="9CDCFE"/>
          <w:lang w:eastAsia="en-IN"/>
        </w:rPr>
        <w:t>lld</w:t>
      </w:r>
      <w:proofErr w:type="spellEnd"/>
      <w:r>
        <w:rPr>
          <w:rFonts w:ascii="Consolas" w:eastAsia="Times New Roman" w:hAnsi="Consolas" w:cs="Times New Roman"/>
          <w:color w:val="CE9178"/>
          <w:lang w:eastAsia="en-IN"/>
        </w:rPr>
        <w:t>"</w:t>
      </w:r>
      <w:r>
        <w:rPr>
          <w:rFonts w:ascii="Consolas" w:eastAsia="Times New Roman" w:hAnsi="Consolas" w:cs="Times New Roman"/>
          <w:color w:val="D4D4D4"/>
          <w:lang w:eastAsia="en-IN"/>
        </w:rPr>
        <w:t>,&amp;</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landline</w:t>
      </w:r>
      <w:r>
        <w:rPr>
          <w:rFonts w:ascii="Consolas" w:eastAsia="Times New Roman" w:hAnsi="Consolas" w:cs="Times New Roman"/>
          <w:color w:val="D4D4D4"/>
          <w:lang w:eastAsia="en-IN"/>
        </w:rPr>
        <w:t>);</w:t>
      </w:r>
    </w:p>
    <w:p w14:paraId="49476C2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lastRenderedPageBreak/>
        <w:t>                        </w:t>
      </w: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540DDC6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
    <w:p w14:paraId="32CE38E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2C69168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569256D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471A647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"The numbers currently present in the directory are</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5A8D652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"FirstName</w:t>
      </w:r>
      <w:r>
        <w:rPr>
          <w:rFonts w:ascii="Consolas" w:eastAsia="Times New Roman" w:hAnsi="Consolas" w:cs="Times New Roman"/>
          <w:color w:val="D7BA7D"/>
          <w:lang w:eastAsia="en-IN"/>
        </w:rPr>
        <w:t>\t</w:t>
      </w:r>
      <w:r>
        <w:rPr>
          <w:rFonts w:ascii="Consolas" w:eastAsia="Times New Roman" w:hAnsi="Consolas" w:cs="Times New Roman"/>
          <w:color w:val="CE9178"/>
          <w:lang w:eastAsia="en-IN"/>
        </w:rPr>
        <w:t>LastName</w:t>
      </w:r>
      <w:r>
        <w:rPr>
          <w:rFonts w:ascii="Consolas" w:eastAsia="Times New Roman" w:hAnsi="Consolas" w:cs="Times New Roman"/>
          <w:color w:val="D7BA7D"/>
          <w:lang w:eastAsia="en-IN"/>
        </w:rPr>
        <w:t>\t</w:t>
      </w:r>
      <w:r>
        <w:rPr>
          <w:rFonts w:ascii="Consolas" w:eastAsia="Times New Roman" w:hAnsi="Consolas" w:cs="Times New Roman"/>
          <w:color w:val="CE9178"/>
          <w:lang w:eastAsia="en-IN"/>
        </w:rPr>
        <w:t>Mobile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Landline</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D6E51E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&lt;</w:t>
      </w:r>
      <w:proofErr w:type="spellStart"/>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0C49B2E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0260748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%9s</w:t>
      </w:r>
      <w:r>
        <w:rPr>
          <w:rFonts w:ascii="Consolas" w:eastAsia="Times New Roman" w:hAnsi="Consolas" w:cs="Times New Roman"/>
          <w:color w:val="D7BA7D"/>
          <w:lang w:eastAsia="en-IN"/>
        </w:rPr>
        <w:t>\t</w:t>
      </w:r>
      <w:r>
        <w:rPr>
          <w:rFonts w:ascii="Consolas" w:eastAsia="Times New Roman" w:hAnsi="Consolas" w:cs="Times New Roman"/>
          <w:color w:val="9CDCFE"/>
          <w:lang w:eastAsia="en-IN"/>
        </w:rPr>
        <w:t>%8s</w:t>
      </w:r>
      <w:r>
        <w:rPr>
          <w:rFonts w:ascii="Consolas" w:eastAsia="Times New Roman" w:hAnsi="Consolas" w:cs="Times New Roman"/>
          <w:color w:val="D7BA7D"/>
          <w:lang w:eastAsia="en-IN"/>
        </w:rPr>
        <w:t>\t</w:t>
      </w:r>
      <w:r>
        <w:rPr>
          <w:rFonts w:ascii="Consolas" w:eastAsia="Times New Roman" w:hAnsi="Consolas" w:cs="Times New Roman"/>
          <w:color w:val="9CDCFE"/>
          <w:lang w:eastAsia="en-IN"/>
        </w:rPr>
        <w:t>%lld</w:t>
      </w:r>
      <w:r>
        <w:rPr>
          <w:rFonts w:ascii="Consolas" w:eastAsia="Times New Roman" w:hAnsi="Consolas" w:cs="Times New Roman"/>
          <w:color w:val="D7BA7D"/>
          <w:lang w:eastAsia="en-IN"/>
        </w:rPr>
        <w:t>\t</w:t>
      </w:r>
      <w:r>
        <w:rPr>
          <w:rFonts w:ascii="Consolas" w:eastAsia="Times New Roman" w:hAnsi="Consolas" w:cs="Times New Roman"/>
          <w:color w:val="9CDCFE"/>
          <w:lang w:eastAsia="en-IN"/>
        </w:rPr>
        <w:t>%lld</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first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last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mobnumber</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landline</w:t>
      </w:r>
      <w:r>
        <w:rPr>
          <w:rFonts w:ascii="Consolas" w:eastAsia="Times New Roman" w:hAnsi="Consolas" w:cs="Times New Roman"/>
          <w:color w:val="D4D4D4"/>
          <w:lang w:eastAsia="en-IN"/>
        </w:rPr>
        <w:t>);</w:t>
      </w:r>
    </w:p>
    <w:p w14:paraId="49630C2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
    <w:p w14:paraId="77D5F4F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6624369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164F575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"EXIT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CD64A3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43EA273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default</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correct response"</w:t>
      </w:r>
      <w:r>
        <w:rPr>
          <w:rFonts w:ascii="Consolas" w:eastAsia="Times New Roman" w:hAnsi="Consolas" w:cs="Times New Roman"/>
          <w:color w:val="D4D4D4"/>
          <w:lang w:eastAsia="en-IN"/>
        </w:rPr>
        <w:t>);</w:t>
      </w:r>
    </w:p>
    <w:p w14:paraId="08EFB0A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6E59465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71ED717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3D26E30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 </w:t>
      </w:r>
      <w:r>
        <w:rPr>
          <w:rFonts w:ascii="Consolas" w:eastAsia="Times New Roman" w:hAnsi="Consolas" w:cs="Times New Roman"/>
          <w:color w:val="C586C0"/>
          <w:lang w:eastAsia="en-IN"/>
        </w:rPr>
        <w:t>while</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k</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17E08D0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
    <w:p w14:paraId="1C8F7806" w14:textId="712A85C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r>
        <w:rPr>
          <w:rFonts w:ascii="Consolas" w:eastAsia="Times New Roman" w:hAnsi="Consolas" w:cs="Times New Roman"/>
          <w:color w:val="C586C0"/>
          <w:lang w:eastAsia="en-IN"/>
        </w:rPr>
        <w:t>return</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r w:rsidR="00191CCF">
        <w:rPr>
          <w:rFonts w:ascii="Consolas" w:eastAsia="Times New Roman" w:hAnsi="Consolas" w:cs="Times New Roman"/>
          <w:color w:val="D4D4D4"/>
          <w:lang w:eastAsia="en-IN"/>
        </w:rPr>
        <w:t>}</w:t>
      </w:r>
    </w:p>
    <w:p w14:paraId="6A340DD8" w14:textId="10944534" w:rsidR="00AB59B0" w:rsidRDefault="00AB59B0" w:rsidP="00204EE1">
      <w:pPr>
        <w:rPr>
          <w:b/>
          <w:bCs/>
        </w:rPr>
      </w:pPr>
    </w:p>
    <w:p w14:paraId="232F8481" w14:textId="01BAF9FC" w:rsidR="0087203E" w:rsidRDefault="0087203E" w:rsidP="00204EE1">
      <w:pPr>
        <w:rPr>
          <w:b/>
          <w:bCs/>
        </w:rPr>
      </w:pPr>
      <w:r>
        <w:rPr>
          <w:b/>
          <w:bCs/>
          <w:noProof/>
        </w:rPr>
        <w:lastRenderedPageBreak/>
        <w:drawing>
          <wp:inline distT="0" distB="0" distL="0" distR="0" wp14:anchorId="58E5B744" wp14:editId="73EDB80F">
            <wp:extent cx="5730240" cy="51892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p>
    <w:p w14:paraId="5302A117" w14:textId="77777777" w:rsidR="0059738F" w:rsidRPr="0059738F" w:rsidRDefault="0059738F" w:rsidP="0059738F">
      <w:pPr>
        <w:rPr>
          <w:b/>
          <w:bCs/>
        </w:rPr>
      </w:pPr>
      <w:r w:rsidRPr="0059738F">
        <w:rPr>
          <w:b/>
          <w:bCs/>
        </w:rPr>
        <w:t xml:space="preserve">4. Create a structure Employee1 that holds the information- Id (integer), Name (character []), </w:t>
      </w:r>
    </w:p>
    <w:p w14:paraId="26EAD5B6" w14:textId="77777777" w:rsidR="0059738F" w:rsidRPr="0059738F" w:rsidRDefault="0059738F" w:rsidP="0059738F">
      <w:pPr>
        <w:rPr>
          <w:b/>
          <w:bCs/>
        </w:rPr>
      </w:pPr>
      <w:r w:rsidRPr="0059738F">
        <w:rPr>
          <w:b/>
          <w:bCs/>
        </w:rPr>
        <w:t xml:space="preserve">Salary (long).Create a union Employee2 that also holds the same information as well as </w:t>
      </w:r>
    </w:p>
    <w:p w14:paraId="1A155F3E" w14:textId="77777777" w:rsidR="0059738F" w:rsidRPr="0059738F" w:rsidRDefault="0059738F" w:rsidP="0059738F">
      <w:pPr>
        <w:rPr>
          <w:b/>
          <w:bCs/>
        </w:rPr>
      </w:pPr>
      <w:r w:rsidRPr="0059738F">
        <w:rPr>
          <w:b/>
          <w:bCs/>
        </w:rPr>
        <w:t xml:space="preserve">same data type as that of structure Employee1. Write a program in C to find and display </w:t>
      </w:r>
    </w:p>
    <w:p w14:paraId="40F382DF" w14:textId="7CC0A067" w:rsidR="0059738F" w:rsidRDefault="0059738F" w:rsidP="0059738F">
      <w:pPr>
        <w:rPr>
          <w:b/>
          <w:bCs/>
        </w:rPr>
      </w:pPr>
      <w:r w:rsidRPr="0059738F">
        <w:rPr>
          <w:b/>
          <w:bCs/>
        </w:rPr>
        <w:t>the size of structure Employee1 and union Employee2.</w:t>
      </w:r>
    </w:p>
    <w:p w14:paraId="35C401CE"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C586C0"/>
          <w:sz w:val="24"/>
          <w:szCs w:val="24"/>
          <w:lang w:eastAsia="en-IN" w:bidi="hi-IN"/>
        </w:rPr>
        <w:t>#include</w:t>
      </w:r>
      <w:r w:rsidRPr="00E563E1">
        <w:rPr>
          <w:rFonts w:ascii="Consolas" w:eastAsia="Times New Roman" w:hAnsi="Consolas" w:cs="Times New Roman"/>
          <w:color w:val="569CD6"/>
          <w:sz w:val="24"/>
          <w:szCs w:val="24"/>
          <w:lang w:eastAsia="en-IN" w:bidi="hi-IN"/>
        </w:rPr>
        <w:t> </w:t>
      </w:r>
      <w:r w:rsidRPr="00E563E1">
        <w:rPr>
          <w:rFonts w:ascii="Consolas" w:eastAsia="Times New Roman" w:hAnsi="Consolas" w:cs="Times New Roman"/>
          <w:color w:val="CE9178"/>
          <w:sz w:val="24"/>
          <w:szCs w:val="24"/>
          <w:lang w:eastAsia="en-IN" w:bidi="hi-IN"/>
        </w:rPr>
        <w:t>&lt;</w:t>
      </w:r>
      <w:proofErr w:type="spellStart"/>
      <w:r w:rsidRPr="00E563E1">
        <w:rPr>
          <w:rFonts w:ascii="Consolas" w:eastAsia="Times New Roman" w:hAnsi="Consolas" w:cs="Times New Roman"/>
          <w:color w:val="CE9178"/>
          <w:sz w:val="24"/>
          <w:szCs w:val="24"/>
          <w:lang w:eastAsia="en-IN" w:bidi="hi-IN"/>
        </w:rPr>
        <w:t>stdio.h</w:t>
      </w:r>
      <w:proofErr w:type="spellEnd"/>
      <w:r w:rsidRPr="00E563E1">
        <w:rPr>
          <w:rFonts w:ascii="Consolas" w:eastAsia="Times New Roman" w:hAnsi="Consolas" w:cs="Times New Roman"/>
          <w:color w:val="CE9178"/>
          <w:sz w:val="24"/>
          <w:szCs w:val="24"/>
          <w:lang w:eastAsia="en-IN" w:bidi="hi-IN"/>
        </w:rPr>
        <w:t>&gt;</w:t>
      </w:r>
    </w:p>
    <w:p w14:paraId="3B8619CC"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569CD6"/>
          <w:sz w:val="24"/>
          <w:szCs w:val="24"/>
          <w:lang w:eastAsia="en-IN" w:bidi="hi-IN"/>
        </w:rPr>
        <w:t>struct</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4EC9B0"/>
          <w:sz w:val="24"/>
          <w:szCs w:val="24"/>
          <w:lang w:eastAsia="en-IN" w:bidi="hi-IN"/>
        </w:rPr>
        <w:t>emp_1</w:t>
      </w:r>
    </w:p>
    <w:p w14:paraId="22987869"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w:t>
      </w:r>
    </w:p>
    <w:p w14:paraId="4E500AB1"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int</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id</w:t>
      </w:r>
      <w:r w:rsidRPr="00E563E1">
        <w:rPr>
          <w:rFonts w:ascii="Consolas" w:eastAsia="Times New Roman" w:hAnsi="Consolas" w:cs="Times New Roman"/>
          <w:color w:val="D4D4D4"/>
          <w:sz w:val="24"/>
          <w:szCs w:val="24"/>
          <w:lang w:eastAsia="en-IN" w:bidi="hi-IN"/>
        </w:rPr>
        <w:t>;</w:t>
      </w:r>
    </w:p>
    <w:p w14:paraId="6FB70B21"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char</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name</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B5CEA8"/>
          <w:sz w:val="24"/>
          <w:szCs w:val="24"/>
          <w:lang w:eastAsia="en-IN" w:bidi="hi-IN"/>
        </w:rPr>
        <w:t>20</w:t>
      </w:r>
      <w:r w:rsidRPr="00E563E1">
        <w:rPr>
          <w:rFonts w:ascii="Consolas" w:eastAsia="Times New Roman" w:hAnsi="Consolas" w:cs="Times New Roman"/>
          <w:color w:val="D4D4D4"/>
          <w:sz w:val="24"/>
          <w:szCs w:val="24"/>
          <w:lang w:eastAsia="en-IN" w:bidi="hi-IN"/>
        </w:rPr>
        <w:t>];</w:t>
      </w:r>
    </w:p>
    <w:p w14:paraId="5C32E13B"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long</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salary</w:t>
      </w:r>
      <w:r w:rsidRPr="00E563E1">
        <w:rPr>
          <w:rFonts w:ascii="Consolas" w:eastAsia="Times New Roman" w:hAnsi="Consolas" w:cs="Times New Roman"/>
          <w:color w:val="D4D4D4"/>
          <w:sz w:val="24"/>
          <w:szCs w:val="24"/>
          <w:lang w:eastAsia="en-IN" w:bidi="hi-IN"/>
        </w:rPr>
        <w:t>;</w:t>
      </w:r>
    </w:p>
    <w:p w14:paraId="26F7722C"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w:t>
      </w:r>
    </w:p>
    <w:p w14:paraId="7DE3BE60"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569CD6"/>
          <w:sz w:val="24"/>
          <w:szCs w:val="24"/>
          <w:lang w:eastAsia="en-IN" w:bidi="hi-IN"/>
        </w:rPr>
        <w:t>union</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4EC9B0"/>
          <w:sz w:val="24"/>
          <w:szCs w:val="24"/>
          <w:lang w:eastAsia="en-IN" w:bidi="hi-IN"/>
        </w:rPr>
        <w:t>emp_2</w:t>
      </w:r>
    </w:p>
    <w:p w14:paraId="250B5227"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w:t>
      </w:r>
    </w:p>
    <w:p w14:paraId="3E5B5D96"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int</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id</w:t>
      </w:r>
      <w:r w:rsidRPr="00E563E1">
        <w:rPr>
          <w:rFonts w:ascii="Consolas" w:eastAsia="Times New Roman" w:hAnsi="Consolas" w:cs="Times New Roman"/>
          <w:color w:val="D4D4D4"/>
          <w:sz w:val="24"/>
          <w:szCs w:val="24"/>
          <w:lang w:eastAsia="en-IN" w:bidi="hi-IN"/>
        </w:rPr>
        <w:t>;</w:t>
      </w:r>
    </w:p>
    <w:p w14:paraId="52221EE7"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char</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name</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B5CEA8"/>
          <w:sz w:val="24"/>
          <w:szCs w:val="24"/>
          <w:lang w:eastAsia="en-IN" w:bidi="hi-IN"/>
        </w:rPr>
        <w:t>20</w:t>
      </w:r>
      <w:r w:rsidRPr="00E563E1">
        <w:rPr>
          <w:rFonts w:ascii="Consolas" w:eastAsia="Times New Roman" w:hAnsi="Consolas" w:cs="Times New Roman"/>
          <w:color w:val="D4D4D4"/>
          <w:sz w:val="24"/>
          <w:szCs w:val="24"/>
          <w:lang w:eastAsia="en-IN" w:bidi="hi-IN"/>
        </w:rPr>
        <w:t>];</w:t>
      </w:r>
    </w:p>
    <w:p w14:paraId="020874D7"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lastRenderedPageBreak/>
        <w:t>   </w:t>
      </w:r>
      <w:r w:rsidRPr="00E563E1">
        <w:rPr>
          <w:rFonts w:ascii="Consolas" w:eastAsia="Times New Roman" w:hAnsi="Consolas" w:cs="Times New Roman"/>
          <w:color w:val="569CD6"/>
          <w:sz w:val="24"/>
          <w:szCs w:val="24"/>
          <w:lang w:eastAsia="en-IN" w:bidi="hi-IN"/>
        </w:rPr>
        <w:t>long</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salary</w:t>
      </w:r>
      <w:r w:rsidRPr="00E563E1">
        <w:rPr>
          <w:rFonts w:ascii="Consolas" w:eastAsia="Times New Roman" w:hAnsi="Consolas" w:cs="Times New Roman"/>
          <w:color w:val="D4D4D4"/>
          <w:sz w:val="24"/>
          <w:szCs w:val="24"/>
          <w:lang w:eastAsia="en-IN" w:bidi="hi-IN"/>
        </w:rPr>
        <w:t>;</w:t>
      </w:r>
    </w:p>
    <w:p w14:paraId="19770552"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w:t>
      </w:r>
    </w:p>
    <w:p w14:paraId="0613CA86"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569CD6"/>
          <w:sz w:val="24"/>
          <w:szCs w:val="24"/>
          <w:lang w:eastAsia="en-IN" w:bidi="hi-IN"/>
        </w:rPr>
        <w:t>void</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DCDCAA"/>
          <w:sz w:val="24"/>
          <w:szCs w:val="24"/>
          <w:lang w:eastAsia="en-IN" w:bidi="hi-IN"/>
        </w:rPr>
        <w:t>main</w:t>
      </w:r>
      <w:r w:rsidRPr="00E563E1">
        <w:rPr>
          <w:rFonts w:ascii="Consolas" w:eastAsia="Times New Roman" w:hAnsi="Consolas" w:cs="Times New Roman"/>
          <w:color w:val="D4D4D4"/>
          <w:sz w:val="24"/>
          <w:szCs w:val="24"/>
          <w:lang w:eastAsia="en-IN" w:bidi="hi-IN"/>
        </w:rPr>
        <w:t> ()</w:t>
      </w:r>
    </w:p>
    <w:p w14:paraId="404D35D8"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p>
    <w:p w14:paraId="6D177E07"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struct</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4EC9B0"/>
          <w:sz w:val="24"/>
          <w:szCs w:val="24"/>
          <w:lang w:eastAsia="en-IN" w:bidi="hi-IN"/>
        </w:rPr>
        <w:t>emp_1</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a</w:t>
      </w:r>
      <w:r w:rsidRPr="00E563E1">
        <w:rPr>
          <w:rFonts w:ascii="Consolas" w:eastAsia="Times New Roman" w:hAnsi="Consolas" w:cs="Times New Roman"/>
          <w:color w:val="D4D4D4"/>
          <w:sz w:val="24"/>
          <w:szCs w:val="24"/>
          <w:lang w:eastAsia="en-IN" w:bidi="hi-IN"/>
        </w:rPr>
        <w:t>;</w:t>
      </w:r>
    </w:p>
    <w:p w14:paraId="394AB539"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569CD6"/>
          <w:sz w:val="24"/>
          <w:szCs w:val="24"/>
          <w:lang w:eastAsia="en-IN" w:bidi="hi-IN"/>
        </w:rPr>
        <w:t>union</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4EC9B0"/>
          <w:sz w:val="24"/>
          <w:szCs w:val="24"/>
          <w:lang w:eastAsia="en-IN" w:bidi="hi-IN"/>
        </w:rPr>
        <w:t>emp_2</w:t>
      </w: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9CDCFE"/>
          <w:sz w:val="24"/>
          <w:szCs w:val="24"/>
          <w:lang w:eastAsia="en-IN" w:bidi="hi-IN"/>
        </w:rPr>
        <w:t>b</w:t>
      </w:r>
      <w:r w:rsidRPr="00E563E1">
        <w:rPr>
          <w:rFonts w:ascii="Consolas" w:eastAsia="Times New Roman" w:hAnsi="Consolas" w:cs="Times New Roman"/>
          <w:color w:val="D4D4D4"/>
          <w:sz w:val="24"/>
          <w:szCs w:val="24"/>
          <w:lang w:eastAsia="en-IN" w:bidi="hi-IN"/>
        </w:rPr>
        <w:t>;</w:t>
      </w:r>
    </w:p>
    <w:p w14:paraId="02172E18"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DCDCAA"/>
          <w:sz w:val="24"/>
          <w:szCs w:val="24"/>
          <w:lang w:eastAsia="en-IN" w:bidi="hi-IN"/>
        </w:rPr>
        <w:t>printf</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CE9178"/>
          <w:sz w:val="24"/>
          <w:szCs w:val="24"/>
          <w:lang w:eastAsia="en-IN" w:bidi="hi-IN"/>
        </w:rPr>
        <w:t>"The memory occupied by structure of Employee 1 is </w:t>
      </w:r>
      <w:r w:rsidRPr="00E563E1">
        <w:rPr>
          <w:rFonts w:ascii="Consolas" w:eastAsia="Times New Roman" w:hAnsi="Consolas" w:cs="Times New Roman"/>
          <w:color w:val="9CDCFE"/>
          <w:sz w:val="24"/>
          <w:szCs w:val="24"/>
          <w:lang w:eastAsia="en-IN" w:bidi="hi-IN"/>
        </w:rPr>
        <w:t>%d</w:t>
      </w:r>
      <w:r w:rsidRPr="00E563E1">
        <w:rPr>
          <w:rFonts w:ascii="Consolas" w:eastAsia="Times New Roman" w:hAnsi="Consolas" w:cs="Times New Roman"/>
          <w:color w:val="D7BA7D"/>
          <w:sz w:val="24"/>
          <w:szCs w:val="24"/>
          <w:lang w:eastAsia="en-IN" w:bidi="hi-IN"/>
        </w:rPr>
        <w:t>\n</w:t>
      </w:r>
      <w:r w:rsidRPr="00E563E1">
        <w:rPr>
          <w:rFonts w:ascii="Consolas" w:eastAsia="Times New Roman" w:hAnsi="Consolas" w:cs="Times New Roman"/>
          <w:color w:val="CE9178"/>
          <w:sz w:val="24"/>
          <w:szCs w:val="24"/>
          <w:lang w:eastAsia="en-IN" w:bidi="hi-IN"/>
        </w:rPr>
        <w:t>"</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569CD6"/>
          <w:sz w:val="24"/>
          <w:szCs w:val="24"/>
          <w:lang w:eastAsia="en-IN" w:bidi="hi-IN"/>
        </w:rPr>
        <w:t>sizeof</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9CDCFE"/>
          <w:sz w:val="24"/>
          <w:szCs w:val="24"/>
          <w:lang w:eastAsia="en-IN" w:bidi="hi-IN"/>
        </w:rPr>
        <w:t>a</w:t>
      </w:r>
      <w:r w:rsidRPr="00E563E1">
        <w:rPr>
          <w:rFonts w:ascii="Consolas" w:eastAsia="Times New Roman" w:hAnsi="Consolas" w:cs="Times New Roman"/>
          <w:color w:val="D4D4D4"/>
          <w:sz w:val="24"/>
          <w:szCs w:val="24"/>
          <w:lang w:eastAsia="en-IN" w:bidi="hi-IN"/>
        </w:rPr>
        <w:t>));</w:t>
      </w:r>
    </w:p>
    <w:p w14:paraId="4E4FEECA"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   </w:t>
      </w:r>
      <w:r w:rsidRPr="00E563E1">
        <w:rPr>
          <w:rFonts w:ascii="Consolas" w:eastAsia="Times New Roman" w:hAnsi="Consolas" w:cs="Times New Roman"/>
          <w:color w:val="DCDCAA"/>
          <w:sz w:val="24"/>
          <w:szCs w:val="24"/>
          <w:lang w:eastAsia="en-IN" w:bidi="hi-IN"/>
        </w:rPr>
        <w:t>printf</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CE9178"/>
          <w:sz w:val="24"/>
          <w:szCs w:val="24"/>
          <w:lang w:eastAsia="en-IN" w:bidi="hi-IN"/>
        </w:rPr>
        <w:t>"The memory occupied by union of Employee 2 is </w:t>
      </w:r>
      <w:r w:rsidRPr="00E563E1">
        <w:rPr>
          <w:rFonts w:ascii="Consolas" w:eastAsia="Times New Roman" w:hAnsi="Consolas" w:cs="Times New Roman"/>
          <w:color w:val="9CDCFE"/>
          <w:sz w:val="24"/>
          <w:szCs w:val="24"/>
          <w:lang w:eastAsia="en-IN" w:bidi="hi-IN"/>
        </w:rPr>
        <w:t>%d</w:t>
      </w:r>
      <w:r w:rsidRPr="00E563E1">
        <w:rPr>
          <w:rFonts w:ascii="Consolas" w:eastAsia="Times New Roman" w:hAnsi="Consolas" w:cs="Times New Roman"/>
          <w:color w:val="D7BA7D"/>
          <w:sz w:val="24"/>
          <w:szCs w:val="24"/>
          <w:lang w:eastAsia="en-IN" w:bidi="hi-IN"/>
        </w:rPr>
        <w:t>\n</w:t>
      </w:r>
      <w:r w:rsidRPr="00E563E1">
        <w:rPr>
          <w:rFonts w:ascii="Consolas" w:eastAsia="Times New Roman" w:hAnsi="Consolas" w:cs="Times New Roman"/>
          <w:color w:val="CE9178"/>
          <w:sz w:val="24"/>
          <w:szCs w:val="24"/>
          <w:lang w:eastAsia="en-IN" w:bidi="hi-IN"/>
        </w:rPr>
        <w:t>"</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569CD6"/>
          <w:sz w:val="24"/>
          <w:szCs w:val="24"/>
          <w:lang w:eastAsia="en-IN" w:bidi="hi-IN"/>
        </w:rPr>
        <w:t>sizeof</w:t>
      </w:r>
      <w:r w:rsidRPr="00E563E1">
        <w:rPr>
          <w:rFonts w:ascii="Consolas" w:eastAsia="Times New Roman" w:hAnsi="Consolas" w:cs="Times New Roman"/>
          <w:color w:val="D4D4D4"/>
          <w:sz w:val="24"/>
          <w:szCs w:val="24"/>
          <w:lang w:eastAsia="en-IN" w:bidi="hi-IN"/>
        </w:rPr>
        <w:t>(</w:t>
      </w:r>
      <w:r w:rsidRPr="00E563E1">
        <w:rPr>
          <w:rFonts w:ascii="Consolas" w:eastAsia="Times New Roman" w:hAnsi="Consolas" w:cs="Times New Roman"/>
          <w:color w:val="9CDCFE"/>
          <w:sz w:val="24"/>
          <w:szCs w:val="24"/>
          <w:lang w:eastAsia="en-IN" w:bidi="hi-IN"/>
        </w:rPr>
        <w:t>b</w:t>
      </w:r>
      <w:r w:rsidRPr="00E563E1">
        <w:rPr>
          <w:rFonts w:ascii="Consolas" w:eastAsia="Times New Roman" w:hAnsi="Consolas" w:cs="Times New Roman"/>
          <w:color w:val="D4D4D4"/>
          <w:sz w:val="24"/>
          <w:szCs w:val="24"/>
          <w:lang w:eastAsia="en-IN" w:bidi="hi-IN"/>
        </w:rPr>
        <w:t>));</w:t>
      </w:r>
    </w:p>
    <w:p w14:paraId="6B888B55"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E563E1">
        <w:rPr>
          <w:rFonts w:ascii="Consolas" w:eastAsia="Times New Roman" w:hAnsi="Consolas" w:cs="Times New Roman"/>
          <w:color w:val="D4D4D4"/>
          <w:sz w:val="24"/>
          <w:szCs w:val="24"/>
          <w:lang w:eastAsia="en-IN" w:bidi="hi-IN"/>
        </w:rPr>
        <w:t>}</w:t>
      </w:r>
    </w:p>
    <w:p w14:paraId="70562573" w14:textId="77777777" w:rsidR="006D0982" w:rsidRPr="00E563E1"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p>
    <w:p w14:paraId="33E7AA6F" w14:textId="77777777" w:rsidR="006D0982" w:rsidRDefault="006D0982" w:rsidP="006D0982">
      <w:pPr>
        <w:rPr>
          <w:b/>
          <w:bCs/>
        </w:rPr>
      </w:pPr>
    </w:p>
    <w:p w14:paraId="59822F54" w14:textId="77777777" w:rsidR="006D0982" w:rsidRDefault="006D0982" w:rsidP="006D0982">
      <w:pPr>
        <w:rPr>
          <w:b/>
          <w:bCs/>
        </w:rPr>
      </w:pPr>
      <w:r>
        <w:rPr>
          <w:b/>
          <w:bCs/>
          <w:noProof/>
        </w:rPr>
        <w:drawing>
          <wp:inline distT="0" distB="0" distL="0" distR="0" wp14:anchorId="2DDC7780" wp14:editId="7DE13A58">
            <wp:extent cx="5334000" cy="457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4000" cy="457200"/>
                    </a:xfrm>
                    <a:prstGeom prst="rect">
                      <a:avLst/>
                    </a:prstGeom>
                    <a:noFill/>
                    <a:ln>
                      <a:noFill/>
                    </a:ln>
                  </pic:spPr>
                </pic:pic>
              </a:graphicData>
            </a:graphic>
          </wp:inline>
        </w:drawing>
      </w:r>
    </w:p>
    <w:p w14:paraId="725E7C89" w14:textId="77777777" w:rsidR="006D0982" w:rsidRPr="0059738F" w:rsidRDefault="006D0982" w:rsidP="006D0982">
      <w:pPr>
        <w:rPr>
          <w:b/>
          <w:bCs/>
        </w:rPr>
      </w:pPr>
    </w:p>
    <w:p w14:paraId="04D68B81" w14:textId="35B27F8C" w:rsidR="00DF56A9" w:rsidRDefault="00DF56A9" w:rsidP="0059738F">
      <w:pPr>
        <w:rPr>
          <w:b/>
          <w:bCs/>
        </w:rPr>
      </w:pPr>
    </w:p>
    <w:p w14:paraId="1BD3F3BB" w14:textId="77777777" w:rsidR="00DF56A9" w:rsidRPr="0059738F" w:rsidRDefault="00DF56A9" w:rsidP="0059738F">
      <w:pPr>
        <w:rPr>
          <w:b/>
          <w:bCs/>
        </w:rPr>
      </w:pPr>
    </w:p>
    <w:p w14:paraId="58F08B70" w14:textId="77777777" w:rsidR="0059738F" w:rsidRPr="0059738F" w:rsidRDefault="0059738F" w:rsidP="0059738F">
      <w:pPr>
        <w:rPr>
          <w:b/>
          <w:bCs/>
        </w:rPr>
      </w:pPr>
      <w:r w:rsidRPr="0059738F">
        <w:rPr>
          <w:b/>
          <w:bCs/>
        </w:rPr>
        <w:t xml:space="preserve">5. Create a structure called Library to hold accession number, title of the book, author name, </w:t>
      </w:r>
    </w:p>
    <w:p w14:paraId="1F222D25" w14:textId="77777777" w:rsidR="0059738F" w:rsidRPr="0059738F" w:rsidRDefault="0059738F" w:rsidP="0059738F">
      <w:pPr>
        <w:rPr>
          <w:b/>
          <w:bCs/>
        </w:rPr>
      </w:pPr>
      <w:r w:rsidRPr="0059738F">
        <w:rPr>
          <w:b/>
          <w:bCs/>
        </w:rPr>
        <w:t xml:space="preserve">price of the book and flag indicating whether book is issued or not. Write a menu driven </w:t>
      </w:r>
    </w:p>
    <w:p w14:paraId="7D2A95AA" w14:textId="77777777" w:rsidR="0059738F" w:rsidRPr="0059738F" w:rsidRDefault="0059738F" w:rsidP="0059738F">
      <w:pPr>
        <w:rPr>
          <w:b/>
          <w:bCs/>
        </w:rPr>
      </w:pPr>
      <w:r w:rsidRPr="0059738F">
        <w:rPr>
          <w:b/>
          <w:bCs/>
        </w:rPr>
        <w:t>program that implements the working of a library. The menu options should be:</w:t>
      </w:r>
    </w:p>
    <w:p w14:paraId="65BCA7EC" w14:textId="77777777" w:rsidR="0059738F" w:rsidRPr="0059738F" w:rsidRDefault="0059738F" w:rsidP="0059738F">
      <w:pPr>
        <w:rPr>
          <w:b/>
          <w:bCs/>
        </w:rPr>
      </w:pPr>
      <w:proofErr w:type="spellStart"/>
      <w:r w:rsidRPr="0059738F">
        <w:rPr>
          <w:b/>
          <w:bCs/>
        </w:rPr>
        <w:t>i</w:t>
      </w:r>
      <w:proofErr w:type="spellEnd"/>
      <w:r w:rsidRPr="0059738F">
        <w:rPr>
          <w:b/>
          <w:bCs/>
        </w:rPr>
        <w:t>. Add book information</w:t>
      </w:r>
    </w:p>
    <w:p w14:paraId="1182EAAB" w14:textId="77777777" w:rsidR="0059738F" w:rsidRPr="0059738F" w:rsidRDefault="0059738F" w:rsidP="0059738F">
      <w:pPr>
        <w:rPr>
          <w:b/>
          <w:bCs/>
        </w:rPr>
      </w:pPr>
      <w:r w:rsidRPr="0059738F">
        <w:rPr>
          <w:b/>
          <w:bCs/>
        </w:rPr>
        <w:t>ii. Display book information</w:t>
      </w:r>
    </w:p>
    <w:p w14:paraId="6671651B" w14:textId="77777777" w:rsidR="0059738F" w:rsidRPr="0059738F" w:rsidRDefault="0059738F" w:rsidP="0059738F">
      <w:pPr>
        <w:rPr>
          <w:b/>
          <w:bCs/>
        </w:rPr>
      </w:pPr>
      <w:r w:rsidRPr="0059738F">
        <w:rPr>
          <w:b/>
          <w:bCs/>
        </w:rPr>
        <w:t>iii. List the count of books in a library</w:t>
      </w:r>
    </w:p>
    <w:p w14:paraId="2740A57C" w14:textId="77777777" w:rsidR="0059738F" w:rsidRPr="0059738F" w:rsidRDefault="0059738F" w:rsidP="0059738F">
      <w:pPr>
        <w:rPr>
          <w:b/>
          <w:bCs/>
        </w:rPr>
      </w:pPr>
      <w:r w:rsidRPr="0059738F">
        <w:rPr>
          <w:b/>
          <w:bCs/>
        </w:rPr>
        <w:t>iv. List all books of given author</w:t>
      </w:r>
    </w:p>
    <w:p w14:paraId="7619565E" w14:textId="01F94AAF" w:rsidR="0059738F" w:rsidRDefault="0059738F" w:rsidP="0059738F">
      <w:pPr>
        <w:rPr>
          <w:b/>
          <w:bCs/>
        </w:rPr>
      </w:pPr>
      <w:r w:rsidRPr="0059738F">
        <w:rPr>
          <w:b/>
          <w:bCs/>
        </w:rPr>
        <w:t xml:space="preserve">v. Exit </w:t>
      </w:r>
    </w:p>
    <w:p w14:paraId="6B9EBDE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C586C0"/>
          <w:sz w:val="24"/>
          <w:szCs w:val="24"/>
          <w:lang w:eastAsia="en-IN" w:bidi="hi-IN"/>
        </w:rPr>
        <w:t>#include</w:t>
      </w:r>
      <w:r w:rsidRPr="006D0982">
        <w:rPr>
          <w:rFonts w:ascii="Consolas" w:eastAsia="Times New Roman" w:hAnsi="Consolas" w:cs="Times New Roman"/>
          <w:color w:val="569CD6"/>
          <w:sz w:val="24"/>
          <w:szCs w:val="24"/>
          <w:lang w:eastAsia="en-IN" w:bidi="hi-IN"/>
        </w:rPr>
        <w:t> </w:t>
      </w:r>
      <w:r w:rsidRPr="006D0982">
        <w:rPr>
          <w:rFonts w:ascii="Consolas" w:eastAsia="Times New Roman" w:hAnsi="Consolas" w:cs="Times New Roman"/>
          <w:color w:val="CE9178"/>
          <w:sz w:val="24"/>
          <w:szCs w:val="24"/>
          <w:lang w:eastAsia="en-IN" w:bidi="hi-IN"/>
        </w:rPr>
        <w:t>&lt;</w:t>
      </w:r>
      <w:proofErr w:type="spellStart"/>
      <w:r w:rsidRPr="006D0982">
        <w:rPr>
          <w:rFonts w:ascii="Consolas" w:eastAsia="Times New Roman" w:hAnsi="Consolas" w:cs="Times New Roman"/>
          <w:color w:val="CE9178"/>
          <w:sz w:val="24"/>
          <w:szCs w:val="24"/>
          <w:lang w:eastAsia="en-IN" w:bidi="hi-IN"/>
        </w:rPr>
        <w:t>stdio.h</w:t>
      </w:r>
      <w:proofErr w:type="spellEnd"/>
      <w:r w:rsidRPr="006D0982">
        <w:rPr>
          <w:rFonts w:ascii="Consolas" w:eastAsia="Times New Roman" w:hAnsi="Consolas" w:cs="Times New Roman"/>
          <w:color w:val="CE9178"/>
          <w:sz w:val="24"/>
          <w:szCs w:val="24"/>
          <w:lang w:eastAsia="en-IN" w:bidi="hi-IN"/>
        </w:rPr>
        <w:t>&gt;</w:t>
      </w:r>
    </w:p>
    <w:p w14:paraId="43E8E8A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C586C0"/>
          <w:sz w:val="24"/>
          <w:szCs w:val="24"/>
          <w:lang w:eastAsia="en-IN" w:bidi="hi-IN"/>
        </w:rPr>
        <w:t>#include</w:t>
      </w:r>
      <w:r w:rsidRPr="006D0982">
        <w:rPr>
          <w:rFonts w:ascii="Consolas" w:eastAsia="Times New Roman" w:hAnsi="Consolas" w:cs="Times New Roman"/>
          <w:color w:val="CE9178"/>
          <w:sz w:val="24"/>
          <w:szCs w:val="24"/>
          <w:lang w:eastAsia="en-IN" w:bidi="hi-IN"/>
        </w:rPr>
        <w:t>&lt;string.h&gt;</w:t>
      </w:r>
    </w:p>
    <w:p w14:paraId="5932AB2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p>
    <w:p w14:paraId="07DDF35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569CD6"/>
          <w:sz w:val="24"/>
          <w:szCs w:val="24"/>
          <w:lang w:eastAsia="en-IN" w:bidi="hi-IN"/>
        </w:rPr>
        <w:t>struct</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4EC9B0"/>
          <w:sz w:val="24"/>
          <w:szCs w:val="24"/>
          <w:lang w:eastAsia="en-IN" w:bidi="hi-IN"/>
        </w:rPr>
        <w:t>library</w:t>
      </w:r>
    </w:p>
    <w:p w14:paraId="68CDB642"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w:t>
      </w:r>
    </w:p>
    <w:p w14:paraId="36D5F7C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9CDCFE"/>
          <w:sz w:val="24"/>
          <w:szCs w:val="24"/>
          <w:lang w:eastAsia="en-IN" w:bidi="hi-IN"/>
        </w:rPr>
        <w:t>access_num</w:t>
      </w:r>
      <w:proofErr w:type="spellEnd"/>
      <w:r w:rsidRPr="006D0982">
        <w:rPr>
          <w:rFonts w:ascii="Consolas" w:eastAsia="Times New Roman" w:hAnsi="Consolas" w:cs="Times New Roman"/>
          <w:color w:val="D4D4D4"/>
          <w:sz w:val="24"/>
          <w:szCs w:val="24"/>
          <w:lang w:eastAsia="en-IN" w:bidi="hi-IN"/>
        </w:rPr>
        <w:t>;</w:t>
      </w:r>
    </w:p>
    <w:p w14:paraId="498EE25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char</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title</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30</w:t>
      </w:r>
      <w:r w:rsidRPr="006D0982">
        <w:rPr>
          <w:rFonts w:ascii="Consolas" w:eastAsia="Times New Roman" w:hAnsi="Consolas" w:cs="Times New Roman"/>
          <w:color w:val="D4D4D4"/>
          <w:sz w:val="24"/>
          <w:szCs w:val="24"/>
          <w:lang w:eastAsia="en-IN" w:bidi="hi-IN"/>
        </w:rPr>
        <w:t>];</w:t>
      </w:r>
    </w:p>
    <w:p w14:paraId="098EBA31"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char</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author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30</w:t>
      </w:r>
      <w:r w:rsidRPr="006D0982">
        <w:rPr>
          <w:rFonts w:ascii="Consolas" w:eastAsia="Times New Roman" w:hAnsi="Consolas" w:cs="Times New Roman"/>
          <w:color w:val="D4D4D4"/>
          <w:sz w:val="24"/>
          <w:szCs w:val="24"/>
          <w:lang w:eastAsia="en-IN" w:bidi="hi-IN"/>
        </w:rPr>
        <w:t>];</w:t>
      </w:r>
    </w:p>
    <w:p w14:paraId="4389AA50"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price</w:t>
      </w:r>
      <w:r w:rsidRPr="006D0982">
        <w:rPr>
          <w:rFonts w:ascii="Consolas" w:eastAsia="Times New Roman" w:hAnsi="Consolas" w:cs="Times New Roman"/>
          <w:color w:val="D4D4D4"/>
          <w:sz w:val="24"/>
          <w:szCs w:val="24"/>
          <w:lang w:eastAsia="en-IN" w:bidi="hi-IN"/>
        </w:rPr>
        <w:t>;</w:t>
      </w:r>
    </w:p>
    <w:p w14:paraId="1357A7F7"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flag</w:t>
      </w:r>
      <w:r w:rsidRPr="006D0982">
        <w:rPr>
          <w:rFonts w:ascii="Consolas" w:eastAsia="Times New Roman" w:hAnsi="Consolas" w:cs="Times New Roman"/>
          <w:color w:val="D4D4D4"/>
          <w:sz w:val="24"/>
          <w:szCs w:val="24"/>
          <w:lang w:eastAsia="en-IN" w:bidi="hi-IN"/>
        </w:rPr>
        <w:t>;</w:t>
      </w:r>
    </w:p>
    <w:p w14:paraId="24D36D9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10</w:t>
      </w:r>
      <w:r w:rsidRPr="006D0982">
        <w:rPr>
          <w:rFonts w:ascii="Consolas" w:eastAsia="Times New Roman" w:hAnsi="Consolas" w:cs="Times New Roman"/>
          <w:color w:val="D4D4D4"/>
          <w:sz w:val="24"/>
          <w:szCs w:val="24"/>
          <w:lang w:eastAsia="en-IN" w:bidi="hi-IN"/>
        </w:rPr>
        <w:t>];</w:t>
      </w:r>
    </w:p>
    <w:p w14:paraId="5E20494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p>
    <w:p w14:paraId="17A7A8DF"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569CD6"/>
          <w:sz w:val="24"/>
          <w:szCs w:val="24"/>
          <w:lang w:eastAsia="en-IN" w:bidi="hi-IN"/>
        </w:rPr>
        <w:t>void</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main</w:t>
      </w:r>
      <w:r w:rsidRPr="006D0982">
        <w:rPr>
          <w:rFonts w:ascii="Consolas" w:eastAsia="Times New Roman" w:hAnsi="Consolas" w:cs="Times New Roman"/>
          <w:color w:val="D4D4D4"/>
          <w:sz w:val="24"/>
          <w:szCs w:val="24"/>
          <w:lang w:eastAsia="en-IN" w:bidi="hi-IN"/>
        </w:rPr>
        <w:t>()</w:t>
      </w:r>
    </w:p>
    <w:p w14:paraId="16062D75"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w:t>
      </w:r>
    </w:p>
    <w:p w14:paraId="060AAF0F"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k</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 = </w:t>
      </w:r>
      <w:r w:rsidRPr="006D0982">
        <w:rPr>
          <w:rFonts w:ascii="Consolas" w:eastAsia="Times New Roman" w:hAnsi="Consolas" w:cs="Times New Roman"/>
          <w:color w:val="B5CEA8"/>
          <w:sz w:val="24"/>
          <w:szCs w:val="24"/>
          <w:lang w:eastAsia="en-IN" w:bidi="hi-IN"/>
        </w:rPr>
        <w:t>0</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acc</w:t>
      </w:r>
      <w:r w:rsidRPr="006D0982">
        <w:rPr>
          <w:rFonts w:ascii="Consolas" w:eastAsia="Times New Roman" w:hAnsi="Consolas" w:cs="Times New Roman"/>
          <w:color w:val="D4D4D4"/>
          <w:sz w:val="24"/>
          <w:szCs w:val="24"/>
          <w:lang w:eastAsia="en-IN" w:bidi="hi-IN"/>
        </w:rPr>
        <w:t>;</w:t>
      </w:r>
    </w:p>
    <w:p w14:paraId="62EA85D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do</w:t>
      </w:r>
    </w:p>
    <w:p w14:paraId="5A1DC6E6"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43644311"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"The menu options are as follows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786DB106"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 1 to add new book information</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232D28D2"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 2 to display book information</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1683BAA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 3 to List the count of books in library</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569CABF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 4 to list all the books of a particular author</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537E73B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 5 to exit</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3529B115"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 &amp;</w:t>
      </w:r>
      <w:r w:rsidRPr="006D0982">
        <w:rPr>
          <w:rFonts w:ascii="Consolas" w:eastAsia="Times New Roman" w:hAnsi="Consolas" w:cs="Times New Roman"/>
          <w:color w:val="9CDCFE"/>
          <w:sz w:val="24"/>
          <w:szCs w:val="24"/>
          <w:lang w:eastAsia="en-IN" w:bidi="hi-IN"/>
        </w:rPr>
        <w:t>k</w:t>
      </w:r>
      <w:r w:rsidRPr="006D0982">
        <w:rPr>
          <w:rFonts w:ascii="Consolas" w:eastAsia="Times New Roman" w:hAnsi="Consolas" w:cs="Times New Roman"/>
          <w:color w:val="D4D4D4"/>
          <w:sz w:val="24"/>
          <w:szCs w:val="24"/>
          <w:lang w:eastAsia="en-IN" w:bidi="hi-IN"/>
        </w:rPr>
        <w:t>);</w:t>
      </w:r>
    </w:p>
    <w:p w14:paraId="1B7B53A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switch</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k</w:t>
      </w:r>
      <w:r w:rsidRPr="006D0982">
        <w:rPr>
          <w:rFonts w:ascii="Consolas" w:eastAsia="Times New Roman" w:hAnsi="Consolas" w:cs="Times New Roman"/>
          <w:color w:val="D4D4D4"/>
          <w:sz w:val="24"/>
          <w:szCs w:val="24"/>
          <w:lang w:eastAsia="en-IN" w:bidi="hi-IN"/>
        </w:rPr>
        <w:t>)</w:t>
      </w:r>
    </w:p>
    <w:p w14:paraId="65455CD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3107E49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case</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B5CEA8"/>
          <w:sz w:val="24"/>
          <w:szCs w:val="24"/>
          <w:lang w:eastAsia="en-IN" w:bidi="hi-IN"/>
        </w:rPr>
        <w:t>1</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book's title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16D98D6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fflush</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569CD6"/>
          <w:sz w:val="24"/>
          <w:szCs w:val="24"/>
          <w:lang w:eastAsia="en-IN" w:bidi="hi-IN"/>
        </w:rPr>
        <w:t>stdin</w:t>
      </w:r>
      <w:r w:rsidRPr="006D0982">
        <w:rPr>
          <w:rFonts w:ascii="Consolas" w:eastAsia="Times New Roman" w:hAnsi="Consolas" w:cs="Times New Roman"/>
          <w:color w:val="D4D4D4"/>
          <w:sz w:val="24"/>
          <w:szCs w:val="24"/>
          <w:lang w:eastAsia="en-IN" w:bidi="hi-IN"/>
        </w:rPr>
        <w:t>);</w:t>
      </w:r>
    </w:p>
    <w:p w14:paraId="3312C817"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F44747"/>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proofErr w:type="spellStart"/>
      <w:r w:rsidRPr="006D0982">
        <w:rPr>
          <w:rFonts w:ascii="Consolas" w:eastAsia="Times New Roman" w:hAnsi="Consolas" w:cs="Times New Roman"/>
          <w:color w:val="CE9178"/>
          <w:sz w:val="24"/>
          <w:szCs w:val="24"/>
          <w:lang w:eastAsia="en-IN" w:bidi="hi-IN"/>
        </w:rPr>
        <w:t>s"</w:t>
      </w:r>
      <w:r w:rsidRPr="006D0982">
        <w:rPr>
          <w:rFonts w:ascii="Consolas" w:eastAsia="Times New Roman" w:hAnsi="Consolas" w:cs="Times New Roman"/>
          <w:color w:val="D4D4D4"/>
          <w:sz w:val="24"/>
          <w:szCs w:val="24"/>
          <w:lang w:eastAsia="en-IN" w:bidi="hi-IN"/>
        </w:rPr>
        <w:t>,&amp;</w:t>
      </w:r>
      <w:r w:rsidRPr="006D0982">
        <w:rPr>
          <w:rFonts w:ascii="Consolas" w:eastAsia="Times New Roman" w:hAnsi="Consolas" w:cs="Times New Roman"/>
          <w:color w:val="9CDCFE"/>
          <w:sz w:val="24"/>
          <w:szCs w:val="24"/>
          <w:lang w:eastAsia="en-IN" w:bidi="hi-IN"/>
        </w:rPr>
        <w:t>s</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title</w:t>
      </w:r>
      <w:r w:rsidRPr="006D0982">
        <w:rPr>
          <w:rFonts w:ascii="Consolas" w:eastAsia="Times New Roman" w:hAnsi="Consolas" w:cs="Times New Roman"/>
          <w:color w:val="D4D4D4"/>
          <w:sz w:val="24"/>
          <w:szCs w:val="24"/>
          <w:lang w:eastAsia="en-IN" w:bidi="hi-IN"/>
        </w:rPr>
        <w:t>);</w:t>
      </w:r>
    </w:p>
    <w:p w14:paraId="7292F71D"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books Accession Number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0B1F0EC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,&amp;</w:t>
      </w:r>
      <w:r w:rsidRPr="006D0982">
        <w:rPr>
          <w:rFonts w:ascii="Consolas" w:eastAsia="Times New Roman" w:hAnsi="Consolas" w:cs="Times New Roman"/>
          <w:color w:val="9CDCFE"/>
          <w:sz w:val="24"/>
          <w:szCs w:val="24"/>
          <w:lang w:eastAsia="en-IN" w:bidi="hi-IN"/>
        </w:rPr>
        <w:t>s</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access_num</w:t>
      </w:r>
      <w:proofErr w:type="spellEnd"/>
      <w:r w:rsidRPr="006D0982">
        <w:rPr>
          <w:rFonts w:ascii="Consolas" w:eastAsia="Times New Roman" w:hAnsi="Consolas" w:cs="Times New Roman"/>
          <w:color w:val="D4D4D4"/>
          <w:sz w:val="24"/>
          <w:szCs w:val="24"/>
          <w:lang w:eastAsia="en-IN" w:bidi="hi-IN"/>
        </w:rPr>
        <w:t>);</w:t>
      </w:r>
    </w:p>
    <w:p w14:paraId="418753F1"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Author's Name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7FAC285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fflush</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569CD6"/>
          <w:sz w:val="24"/>
          <w:szCs w:val="24"/>
          <w:lang w:eastAsia="en-IN" w:bidi="hi-IN"/>
        </w:rPr>
        <w:t>stdin</w:t>
      </w:r>
      <w:r w:rsidRPr="006D0982">
        <w:rPr>
          <w:rFonts w:ascii="Consolas" w:eastAsia="Times New Roman" w:hAnsi="Consolas" w:cs="Times New Roman"/>
          <w:color w:val="D4D4D4"/>
          <w:sz w:val="24"/>
          <w:szCs w:val="24"/>
          <w:lang w:eastAsia="en-IN" w:bidi="hi-IN"/>
        </w:rPr>
        <w:t>);</w:t>
      </w:r>
    </w:p>
    <w:p w14:paraId="0A9502C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F44747"/>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proofErr w:type="spellStart"/>
      <w:r w:rsidRPr="006D0982">
        <w:rPr>
          <w:rFonts w:ascii="Consolas" w:eastAsia="Times New Roman" w:hAnsi="Consolas" w:cs="Times New Roman"/>
          <w:color w:val="CE9178"/>
          <w:sz w:val="24"/>
          <w:szCs w:val="24"/>
          <w:lang w:eastAsia="en-IN" w:bidi="hi-IN"/>
        </w:rPr>
        <w:t>s"</w:t>
      </w:r>
      <w:r w:rsidRPr="006D0982">
        <w:rPr>
          <w:rFonts w:ascii="Consolas" w:eastAsia="Times New Roman" w:hAnsi="Consolas" w:cs="Times New Roman"/>
          <w:color w:val="D4D4D4"/>
          <w:sz w:val="24"/>
          <w:szCs w:val="24"/>
          <w:lang w:eastAsia="en-IN" w:bidi="hi-IN"/>
        </w:rPr>
        <w:t>,&amp;</w:t>
      </w:r>
      <w:r w:rsidRPr="006D0982">
        <w:rPr>
          <w:rFonts w:ascii="Consolas" w:eastAsia="Times New Roman" w:hAnsi="Consolas" w:cs="Times New Roman"/>
          <w:color w:val="9CDCFE"/>
          <w:sz w:val="24"/>
          <w:szCs w:val="24"/>
          <w:lang w:eastAsia="en-IN" w:bidi="hi-IN"/>
        </w:rPr>
        <w:t>s</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author</w:t>
      </w:r>
      <w:r w:rsidRPr="006D0982">
        <w:rPr>
          <w:rFonts w:ascii="Consolas" w:eastAsia="Times New Roman" w:hAnsi="Consolas" w:cs="Times New Roman"/>
          <w:color w:val="D4D4D4"/>
          <w:sz w:val="24"/>
          <w:szCs w:val="24"/>
          <w:lang w:eastAsia="en-IN" w:bidi="hi-IN"/>
        </w:rPr>
        <w:t>);</w:t>
      </w:r>
    </w:p>
    <w:p w14:paraId="119940ED"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price of Book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3F5C7E6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,&amp;</w:t>
      </w:r>
      <w:r w:rsidRPr="006D0982">
        <w:rPr>
          <w:rFonts w:ascii="Consolas" w:eastAsia="Times New Roman" w:hAnsi="Consolas" w:cs="Times New Roman"/>
          <w:color w:val="9CDCFE"/>
          <w:sz w:val="24"/>
          <w:szCs w:val="24"/>
          <w:lang w:eastAsia="en-IN" w:bidi="hi-IN"/>
        </w:rPr>
        <w:t>s</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price</w:t>
      </w:r>
      <w:r w:rsidRPr="006D0982">
        <w:rPr>
          <w:rFonts w:ascii="Consolas" w:eastAsia="Times New Roman" w:hAnsi="Consolas" w:cs="Times New Roman"/>
          <w:color w:val="D4D4D4"/>
          <w:sz w:val="24"/>
          <w:szCs w:val="24"/>
          <w:lang w:eastAsia="en-IN" w:bidi="hi-IN"/>
        </w:rPr>
        <w:t>);</w:t>
      </w:r>
    </w:p>
    <w:p w14:paraId="5A69A84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1 if it's issued and 0 if it's not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226A9A58"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,&amp;</w:t>
      </w:r>
      <w:r w:rsidRPr="006D0982">
        <w:rPr>
          <w:rFonts w:ascii="Consolas" w:eastAsia="Times New Roman" w:hAnsi="Consolas" w:cs="Times New Roman"/>
          <w:color w:val="9CDCFE"/>
          <w:sz w:val="24"/>
          <w:szCs w:val="24"/>
          <w:lang w:eastAsia="en-IN" w:bidi="hi-IN"/>
        </w:rPr>
        <w:t>s</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flag</w:t>
      </w:r>
      <w:r w:rsidRPr="006D0982">
        <w:rPr>
          <w:rFonts w:ascii="Consolas" w:eastAsia="Times New Roman" w:hAnsi="Consolas" w:cs="Times New Roman"/>
          <w:color w:val="D4D4D4"/>
          <w:sz w:val="24"/>
          <w:szCs w:val="24"/>
          <w:lang w:eastAsia="en-IN" w:bidi="hi-IN"/>
        </w:rPr>
        <w:t>);</w:t>
      </w:r>
    </w:p>
    <w:p w14:paraId="6EAFEBE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proofErr w:type="spellEnd"/>
      <w:r w:rsidRPr="006D0982">
        <w:rPr>
          <w:rFonts w:ascii="Consolas" w:eastAsia="Times New Roman" w:hAnsi="Consolas" w:cs="Times New Roman"/>
          <w:color w:val="D4D4D4"/>
          <w:sz w:val="24"/>
          <w:szCs w:val="24"/>
          <w:lang w:eastAsia="en-IN" w:bidi="hi-IN"/>
        </w:rPr>
        <w:t>;</w:t>
      </w:r>
    </w:p>
    <w:p w14:paraId="6DFAA14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break</w:t>
      </w:r>
      <w:r w:rsidRPr="006D0982">
        <w:rPr>
          <w:rFonts w:ascii="Consolas" w:eastAsia="Times New Roman" w:hAnsi="Consolas" w:cs="Times New Roman"/>
          <w:color w:val="D4D4D4"/>
          <w:sz w:val="24"/>
          <w:szCs w:val="24"/>
          <w:lang w:eastAsia="en-IN" w:bidi="hi-IN"/>
        </w:rPr>
        <w:t>;</w:t>
      </w:r>
    </w:p>
    <w:p w14:paraId="430A64BB"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case</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B5CEA8"/>
          <w:sz w:val="24"/>
          <w:szCs w:val="24"/>
          <w:lang w:eastAsia="en-IN" w:bidi="hi-IN"/>
        </w:rPr>
        <w:t>2</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the Accession Number of book to display its information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00C7337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,&amp;</w:t>
      </w:r>
      <w:proofErr w:type="spellStart"/>
      <w:r w:rsidRPr="006D0982">
        <w:rPr>
          <w:rFonts w:ascii="Consolas" w:eastAsia="Times New Roman" w:hAnsi="Consolas" w:cs="Times New Roman"/>
          <w:color w:val="9CDCFE"/>
          <w:sz w:val="24"/>
          <w:szCs w:val="24"/>
          <w:lang w:eastAsia="en-IN" w:bidi="hi-IN"/>
        </w:rPr>
        <w:t>acc</w:t>
      </w:r>
      <w:proofErr w:type="spellEnd"/>
      <w:r w:rsidRPr="006D0982">
        <w:rPr>
          <w:rFonts w:ascii="Consolas" w:eastAsia="Times New Roman" w:hAnsi="Consolas" w:cs="Times New Roman"/>
          <w:color w:val="D4D4D4"/>
          <w:sz w:val="24"/>
          <w:szCs w:val="24"/>
          <w:lang w:eastAsia="en-IN" w:bidi="hi-IN"/>
        </w:rPr>
        <w:t>);</w:t>
      </w:r>
    </w:p>
    <w:p w14:paraId="750E851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for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0</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&lt;</w:t>
      </w:r>
      <w:proofErr w:type="spellStart"/>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p>
    <w:p w14:paraId="4915B9C6"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6184B945"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if</w:t>
      </w:r>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acc</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access_num</w:t>
      </w:r>
      <w:proofErr w:type="spellEnd"/>
      <w:r w:rsidRPr="006D0982">
        <w:rPr>
          <w:rFonts w:ascii="Consolas" w:eastAsia="Times New Roman" w:hAnsi="Consolas" w:cs="Times New Roman"/>
          <w:color w:val="D4D4D4"/>
          <w:sz w:val="24"/>
          <w:szCs w:val="24"/>
          <w:lang w:eastAsia="en-IN" w:bidi="hi-IN"/>
        </w:rPr>
        <w:t>)</w:t>
      </w:r>
    </w:p>
    <w:p w14:paraId="3BC46BD3"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79695CB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"The details of book are as follows....</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5A17856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"Accession Number : </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access_num</w:t>
      </w:r>
      <w:r w:rsidRPr="006D0982">
        <w:rPr>
          <w:rFonts w:ascii="Consolas" w:eastAsia="Times New Roman" w:hAnsi="Consolas" w:cs="Times New Roman"/>
          <w:color w:val="D4D4D4"/>
          <w:sz w:val="24"/>
          <w:szCs w:val="24"/>
          <w:lang w:eastAsia="en-IN" w:bidi="hi-IN"/>
        </w:rPr>
        <w:t>);</w:t>
      </w:r>
    </w:p>
    <w:p w14:paraId="53653926"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lastRenderedPageBreak/>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"Title of book is : </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title</w:t>
      </w:r>
      <w:r w:rsidRPr="006D0982">
        <w:rPr>
          <w:rFonts w:ascii="Consolas" w:eastAsia="Times New Roman" w:hAnsi="Consolas" w:cs="Times New Roman"/>
          <w:color w:val="D4D4D4"/>
          <w:sz w:val="24"/>
          <w:szCs w:val="24"/>
          <w:lang w:eastAsia="en-IN" w:bidi="hi-IN"/>
        </w:rPr>
        <w:t>);</w:t>
      </w:r>
    </w:p>
    <w:p w14:paraId="6D4E4F41"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"Author of book is : </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author</w:t>
      </w:r>
      <w:r w:rsidRPr="006D0982">
        <w:rPr>
          <w:rFonts w:ascii="Consolas" w:eastAsia="Times New Roman" w:hAnsi="Consolas" w:cs="Times New Roman"/>
          <w:color w:val="D4D4D4"/>
          <w:sz w:val="24"/>
          <w:szCs w:val="24"/>
          <w:lang w:eastAsia="en-IN" w:bidi="hi-IN"/>
        </w:rPr>
        <w:t>);</w:t>
      </w:r>
    </w:p>
    <w:p w14:paraId="7043526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"Price of book is : </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price</w:t>
      </w:r>
      <w:r w:rsidRPr="006D0982">
        <w:rPr>
          <w:rFonts w:ascii="Consolas" w:eastAsia="Times New Roman" w:hAnsi="Consolas" w:cs="Times New Roman"/>
          <w:color w:val="D4D4D4"/>
          <w:sz w:val="24"/>
          <w:szCs w:val="24"/>
          <w:lang w:eastAsia="en-IN" w:bidi="hi-IN"/>
        </w:rPr>
        <w:t>);</w:t>
      </w:r>
    </w:p>
    <w:p w14:paraId="61BCC82D"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if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flag</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1</w:t>
      </w:r>
      <w:r w:rsidRPr="006D0982">
        <w:rPr>
          <w:rFonts w:ascii="Consolas" w:eastAsia="Times New Roman" w:hAnsi="Consolas" w:cs="Times New Roman"/>
          <w:color w:val="D4D4D4"/>
          <w:sz w:val="24"/>
          <w:szCs w:val="24"/>
          <w:lang w:eastAsia="en-IN" w:bidi="hi-IN"/>
        </w:rPr>
        <w:t>)</w:t>
      </w:r>
    </w:p>
    <w:p w14:paraId="22585E4F"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"The book is already issued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3326CF1F"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else</w:t>
      </w:r>
    </w:p>
    <w:p w14:paraId="72E4AA9B"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"The book can be issued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4971EE0D"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32C6385F"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796D7192"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break</w:t>
      </w:r>
      <w:r w:rsidRPr="006D0982">
        <w:rPr>
          <w:rFonts w:ascii="Consolas" w:eastAsia="Times New Roman" w:hAnsi="Consolas" w:cs="Times New Roman"/>
          <w:color w:val="D4D4D4"/>
          <w:sz w:val="24"/>
          <w:szCs w:val="24"/>
          <w:lang w:eastAsia="en-IN" w:bidi="hi-IN"/>
        </w:rPr>
        <w:t>;</w:t>
      </w:r>
    </w:p>
    <w:p w14:paraId="76AADEC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case</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B5CEA8"/>
          <w:sz w:val="24"/>
          <w:szCs w:val="24"/>
          <w:lang w:eastAsia="en-IN" w:bidi="hi-IN"/>
        </w:rPr>
        <w:t>3</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"Books currently available in Library are as follows......</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14326CEA"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"Acc Number</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CE9178"/>
          <w:sz w:val="24"/>
          <w:szCs w:val="24"/>
          <w:lang w:eastAsia="en-IN" w:bidi="hi-IN"/>
        </w:rPr>
        <w:t>Title</w:t>
      </w:r>
      <w:r w:rsidRPr="006D0982">
        <w:rPr>
          <w:rFonts w:ascii="Consolas" w:eastAsia="Times New Roman" w:hAnsi="Consolas" w:cs="Times New Roman"/>
          <w:color w:val="D7BA7D"/>
          <w:sz w:val="24"/>
          <w:szCs w:val="24"/>
          <w:lang w:eastAsia="en-IN" w:bidi="hi-IN"/>
        </w:rPr>
        <w:t>\t\t</w:t>
      </w:r>
      <w:r w:rsidRPr="006D0982">
        <w:rPr>
          <w:rFonts w:ascii="Consolas" w:eastAsia="Times New Roman" w:hAnsi="Consolas" w:cs="Times New Roman"/>
          <w:color w:val="CE9178"/>
          <w:sz w:val="24"/>
          <w:szCs w:val="24"/>
          <w:lang w:eastAsia="en-IN" w:bidi="hi-IN"/>
        </w:rPr>
        <w:t>Author</w:t>
      </w:r>
      <w:r w:rsidRPr="006D0982">
        <w:rPr>
          <w:rFonts w:ascii="Consolas" w:eastAsia="Times New Roman" w:hAnsi="Consolas" w:cs="Times New Roman"/>
          <w:color w:val="D7BA7D"/>
          <w:sz w:val="24"/>
          <w:szCs w:val="24"/>
          <w:lang w:eastAsia="en-IN" w:bidi="hi-IN"/>
        </w:rPr>
        <w:t>\t\t</w:t>
      </w:r>
      <w:r w:rsidRPr="006D0982">
        <w:rPr>
          <w:rFonts w:ascii="Consolas" w:eastAsia="Times New Roman" w:hAnsi="Consolas" w:cs="Times New Roman"/>
          <w:color w:val="CE9178"/>
          <w:sz w:val="24"/>
          <w:szCs w:val="24"/>
          <w:lang w:eastAsia="en-IN" w:bidi="hi-IN"/>
        </w:rPr>
        <w:t>Price</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CE9178"/>
          <w:sz w:val="24"/>
          <w:szCs w:val="24"/>
          <w:lang w:eastAsia="en-IN" w:bidi="hi-IN"/>
        </w:rPr>
        <w:t>Flag</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6D890C05"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for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0</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&lt;</w:t>
      </w:r>
      <w:proofErr w:type="spellStart"/>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p>
    <w:p w14:paraId="3D9F12C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1AA12D66"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\t\t</w:t>
      </w:r>
      <w:r w:rsidRPr="006D0982">
        <w:rPr>
          <w:rFonts w:ascii="Consolas" w:eastAsia="Times New Roman" w:hAnsi="Consolas" w:cs="Times New Roman"/>
          <w:color w:val="9CDCFE"/>
          <w:sz w:val="24"/>
          <w:szCs w:val="24"/>
          <w:lang w:eastAsia="en-IN" w:bidi="hi-IN"/>
        </w:rPr>
        <w:t>%10s</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9CDCFE"/>
          <w:sz w:val="24"/>
          <w:szCs w:val="24"/>
          <w:lang w:eastAsia="en-IN" w:bidi="hi-IN"/>
        </w:rPr>
        <w:t>%10s</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access_num</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title</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author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price</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flag</w:t>
      </w:r>
      <w:r w:rsidRPr="006D0982">
        <w:rPr>
          <w:rFonts w:ascii="Consolas" w:eastAsia="Times New Roman" w:hAnsi="Consolas" w:cs="Times New Roman"/>
          <w:color w:val="D4D4D4"/>
          <w:sz w:val="24"/>
          <w:szCs w:val="24"/>
          <w:lang w:eastAsia="en-IN" w:bidi="hi-IN"/>
        </w:rPr>
        <w:t>);</w:t>
      </w:r>
    </w:p>
    <w:p w14:paraId="34575D40"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16A126C3"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3F58B765"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break</w:t>
      </w:r>
      <w:r w:rsidRPr="006D0982">
        <w:rPr>
          <w:rFonts w:ascii="Consolas" w:eastAsia="Times New Roman" w:hAnsi="Consolas" w:cs="Times New Roman"/>
          <w:color w:val="D4D4D4"/>
          <w:sz w:val="24"/>
          <w:szCs w:val="24"/>
          <w:lang w:eastAsia="en-IN" w:bidi="hi-IN"/>
        </w:rPr>
        <w:t>;</w:t>
      </w:r>
    </w:p>
    <w:p w14:paraId="49806C2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case</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B5CEA8"/>
          <w:sz w:val="24"/>
          <w:szCs w:val="24"/>
          <w:lang w:eastAsia="en-IN" w:bidi="hi-IN"/>
        </w:rPr>
        <w:t>4</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"Enter the author's name to find its books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5EC181BC"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569CD6"/>
          <w:sz w:val="24"/>
          <w:szCs w:val="24"/>
          <w:lang w:eastAsia="en-IN" w:bidi="hi-IN"/>
        </w:rPr>
        <w:t>char</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str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15</w:t>
      </w:r>
      <w:r w:rsidRPr="006D0982">
        <w:rPr>
          <w:rFonts w:ascii="Consolas" w:eastAsia="Times New Roman" w:hAnsi="Consolas" w:cs="Times New Roman"/>
          <w:color w:val="D4D4D4"/>
          <w:sz w:val="24"/>
          <w:szCs w:val="24"/>
          <w:lang w:eastAsia="en-IN" w:bidi="hi-IN"/>
        </w:rPr>
        <w:t>];</w:t>
      </w:r>
    </w:p>
    <w:p w14:paraId="409AEF46"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fflush</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569CD6"/>
          <w:sz w:val="24"/>
          <w:szCs w:val="24"/>
          <w:lang w:eastAsia="en-IN" w:bidi="hi-IN"/>
        </w:rPr>
        <w:t>stdin</w:t>
      </w:r>
      <w:r w:rsidRPr="006D0982">
        <w:rPr>
          <w:rFonts w:ascii="Consolas" w:eastAsia="Times New Roman" w:hAnsi="Consolas" w:cs="Times New Roman"/>
          <w:color w:val="D4D4D4"/>
          <w:sz w:val="24"/>
          <w:szCs w:val="24"/>
          <w:lang w:eastAsia="en-IN" w:bidi="hi-IN"/>
        </w:rPr>
        <w:t>);</w:t>
      </w:r>
    </w:p>
    <w:p w14:paraId="12DA3270"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scanf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F44747"/>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proofErr w:type="spellStart"/>
      <w:r w:rsidRPr="006D0982">
        <w:rPr>
          <w:rFonts w:ascii="Consolas" w:eastAsia="Times New Roman" w:hAnsi="Consolas" w:cs="Times New Roman"/>
          <w:color w:val="CE9178"/>
          <w:sz w:val="24"/>
          <w:szCs w:val="24"/>
          <w:lang w:eastAsia="en-IN" w:bidi="hi-IN"/>
        </w:rPr>
        <w:t>s"</w:t>
      </w:r>
      <w:r w:rsidRPr="006D0982">
        <w:rPr>
          <w:rFonts w:ascii="Consolas" w:eastAsia="Times New Roman" w:hAnsi="Consolas" w:cs="Times New Roman"/>
          <w:color w:val="D4D4D4"/>
          <w:sz w:val="24"/>
          <w:szCs w:val="24"/>
          <w:lang w:eastAsia="en-IN" w:bidi="hi-IN"/>
        </w:rPr>
        <w:t>,&amp;</w:t>
      </w:r>
      <w:r w:rsidRPr="006D0982">
        <w:rPr>
          <w:rFonts w:ascii="Consolas" w:eastAsia="Times New Roman" w:hAnsi="Consolas" w:cs="Times New Roman"/>
          <w:color w:val="9CDCFE"/>
          <w:sz w:val="24"/>
          <w:szCs w:val="24"/>
          <w:lang w:eastAsia="en-IN" w:bidi="hi-IN"/>
        </w:rPr>
        <w:t>str</w:t>
      </w:r>
      <w:proofErr w:type="spellEnd"/>
      <w:r w:rsidRPr="006D0982">
        <w:rPr>
          <w:rFonts w:ascii="Consolas" w:eastAsia="Times New Roman" w:hAnsi="Consolas" w:cs="Times New Roman"/>
          <w:color w:val="D4D4D4"/>
          <w:sz w:val="24"/>
          <w:szCs w:val="24"/>
          <w:lang w:eastAsia="en-IN" w:bidi="hi-IN"/>
        </w:rPr>
        <w:t>);</w:t>
      </w:r>
    </w:p>
    <w:p w14:paraId="57CDBCA4"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"Acc Number</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CE9178"/>
          <w:sz w:val="24"/>
          <w:szCs w:val="24"/>
          <w:lang w:eastAsia="en-IN" w:bidi="hi-IN"/>
        </w:rPr>
        <w:t>Title</w:t>
      </w:r>
      <w:r w:rsidRPr="006D0982">
        <w:rPr>
          <w:rFonts w:ascii="Consolas" w:eastAsia="Times New Roman" w:hAnsi="Consolas" w:cs="Times New Roman"/>
          <w:color w:val="D7BA7D"/>
          <w:sz w:val="24"/>
          <w:szCs w:val="24"/>
          <w:lang w:eastAsia="en-IN" w:bidi="hi-IN"/>
        </w:rPr>
        <w:t>\t\t</w:t>
      </w:r>
      <w:r w:rsidRPr="006D0982">
        <w:rPr>
          <w:rFonts w:ascii="Consolas" w:eastAsia="Times New Roman" w:hAnsi="Consolas" w:cs="Times New Roman"/>
          <w:color w:val="CE9178"/>
          <w:sz w:val="24"/>
          <w:szCs w:val="24"/>
          <w:lang w:eastAsia="en-IN" w:bidi="hi-IN"/>
        </w:rPr>
        <w:t>Author</w:t>
      </w:r>
      <w:r w:rsidRPr="006D0982">
        <w:rPr>
          <w:rFonts w:ascii="Consolas" w:eastAsia="Times New Roman" w:hAnsi="Consolas" w:cs="Times New Roman"/>
          <w:color w:val="D7BA7D"/>
          <w:sz w:val="24"/>
          <w:szCs w:val="24"/>
          <w:lang w:eastAsia="en-IN" w:bidi="hi-IN"/>
        </w:rPr>
        <w:t>\t\t</w:t>
      </w:r>
      <w:r w:rsidRPr="006D0982">
        <w:rPr>
          <w:rFonts w:ascii="Consolas" w:eastAsia="Times New Roman" w:hAnsi="Consolas" w:cs="Times New Roman"/>
          <w:color w:val="CE9178"/>
          <w:sz w:val="24"/>
          <w:szCs w:val="24"/>
          <w:lang w:eastAsia="en-IN" w:bidi="hi-IN"/>
        </w:rPr>
        <w:t>Price</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CE9178"/>
          <w:sz w:val="24"/>
          <w:szCs w:val="24"/>
          <w:lang w:eastAsia="en-IN" w:bidi="hi-IN"/>
        </w:rPr>
        <w:t>Flag</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0ACAC423"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for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569CD6"/>
          <w:sz w:val="24"/>
          <w:szCs w:val="24"/>
          <w:lang w:eastAsia="en-IN" w:bidi="hi-IN"/>
        </w:rPr>
        <w:t>int</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0</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&lt;</w:t>
      </w:r>
      <w:proofErr w:type="spellStart"/>
      <w:r w:rsidRPr="006D0982">
        <w:rPr>
          <w:rFonts w:ascii="Consolas" w:eastAsia="Times New Roman" w:hAnsi="Consolas" w:cs="Times New Roman"/>
          <w:color w:val="9CDCFE"/>
          <w:sz w:val="24"/>
          <w:szCs w:val="24"/>
          <w:lang w:eastAsia="en-IN" w:bidi="hi-IN"/>
        </w:rPr>
        <w:t>j</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p>
    <w:p w14:paraId="1FD31D0D"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010E4741"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if</w:t>
      </w:r>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DCDCAA"/>
          <w:sz w:val="24"/>
          <w:szCs w:val="24"/>
          <w:lang w:eastAsia="en-IN" w:bidi="hi-IN"/>
        </w:rPr>
        <w:t>strcmp</w:t>
      </w:r>
      <w:proofErr w:type="spellEnd"/>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str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proofErr w:type="spellEnd"/>
      <w:r w:rsidRPr="006D0982">
        <w:rPr>
          <w:rFonts w:ascii="Consolas" w:eastAsia="Times New Roman" w:hAnsi="Consolas" w:cs="Times New Roman"/>
          <w:color w:val="D4D4D4"/>
          <w:sz w:val="24"/>
          <w:szCs w:val="24"/>
          <w:lang w:eastAsia="en-IN" w:bidi="hi-IN"/>
        </w:rPr>
        <w:t>[</w:t>
      </w:r>
      <w:proofErr w:type="spellStart"/>
      <w:r w:rsidRPr="006D0982">
        <w:rPr>
          <w:rFonts w:ascii="Consolas" w:eastAsia="Times New Roman" w:hAnsi="Consolas" w:cs="Times New Roman"/>
          <w:color w:val="9CDCFE"/>
          <w:sz w:val="24"/>
          <w:szCs w:val="24"/>
          <w:lang w:eastAsia="en-IN" w:bidi="hi-IN"/>
        </w:rPr>
        <w:t>i</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author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B5CEA8"/>
          <w:sz w:val="24"/>
          <w:szCs w:val="24"/>
          <w:lang w:eastAsia="en-IN" w:bidi="hi-IN"/>
        </w:rPr>
        <w:t>0</w:t>
      </w:r>
      <w:r w:rsidRPr="006D0982">
        <w:rPr>
          <w:rFonts w:ascii="Consolas" w:eastAsia="Times New Roman" w:hAnsi="Consolas" w:cs="Times New Roman"/>
          <w:color w:val="D4D4D4"/>
          <w:sz w:val="24"/>
          <w:szCs w:val="24"/>
          <w:lang w:eastAsia="en-IN" w:bidi="hi-IN"/>
        </w:rPr>
        <w:t>)</w:t>
      </w:r>
    </w:p>
    <w:p w14:paraId="1BD03FB0"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1F2809D3"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DCDCAA"/>
          <w:sz w:val="24"/>
          <w:szCs w:val="24"/>
          <w:lang w:eastAsia="en-IN" w:bidi="hi-IN"/>
        </w:rPr>
        <w:t>printf</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\t\t</w:t>
      </w:r>
      <w:r w:rsidRPr="006D0982">
        <w:rPr>
          <w:rFonts w:ascii="Consolas" w:eastAsia="Times New Roman" w:hAnsi="Consolas" w:cs="Times New Roman"/>
          <w:color w:val="9CDCFE"/>
          <w:sz w:val="24"/>
          <w:szCs w:val="24"/>
          <w:lang w:eastAsia="en-IN" w:bidi="hi-IN"/>
        </w:rPr>
        <w:t>%10s</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9CDCFE"/>
          <w:sz w:val="24"/>
          <w:szCs w:val="24"/>
          <w:lang w:eastAsia="en-IN" w:bidi="hi-IN"/>
        </w:rPr>
        <w:t>%10s</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\t</w:t>
      </w:r>
      <w:r w:rsidRPr="006D0982">
        <w:rPr>
          <w:rFonts w:ascii="Consolas" w:eastAsia="Times New Roman" w:hAnsi="Consolas" w:cs="Times New Roman"/>
          <w:color w:val="9CDCFE"/>
          <w:sz w:val="24"/>
          <w:szCs w:val="24"/>
          <w:lang w:eastAsia="en-IN" w:bidi="hi-IN"/>
        </w:rPr>
        <w:t>%d</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access_num</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title</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author</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price</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s</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i</w:t>
      </w:r>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9CDCFE"/>
          <w:sz w:val="24"/>
          <w:szCs w:val="24"/>
          <w:lang w:eastAsia="en-IN" w:bidi="hi-IN"/>
        </w:rPr>
        <w:t>flag</w:t>
      </w:r>
      <w:r w:rsidRPr="006D0982">
        <w:rPr>
          <w:rFonts w:ascii="Consolas" w:eastAsia="Times New Roman" w:hAnsi="Consolas" w:cs="Times New Roman"/>
          <w:color w:val="D4D4D4"/>
          <w:sz w:val="24"/>
          <w:szCs w:val="24"/>
          <w:lang w:eastAsia="en-IN" w:bidi="hi-IN"/>
        </w:rPr>
        <w:t>);</w:t>
      </w:r>
    </w:p>
    <w:p w14:paraId="5E0D9C2F"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4B2DA5E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31437E5E"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break</w:t>
      </w:r>
      <w:r w:rsidRPr="006D0982">
        <w:rPr>
          <w:rFonts w:ascii="Consolas" w:eastAsia="Times New Roman" w:hAnsi="Consolas" w:cs="Times New Roman"/>
          <w:color w:val="D4D4D4"/>
          <w:sz w:val="24"/>
          <w:szCs w:val="24"/>
          <w:lang w:eastAsia="en-IN" w:bidi="hi-IN"/>
        </w:rPr>
        <w:t>;</w:t>
      </w:r>
    </w:p>
    <w:p w14:paraId="0553AD00"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case</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B5CEA8"/>
          <w:sz w:val="24"/>
          <w:szCs w:val="24"/>
          <w:lang w:eastAsia="en-IN" w:bidi="hi-IN"/>
        </w:rPr>
        <w:t>5</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"EXIT !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76208C1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break</w:t>
      </w:r>
      <w:r w:rsidRPr="006D0982">
        <w:rPr>
          <w:rFonts w:ascii="Consolas" w:eastAsia="Times New Roman" w:hAnsi="Consolas" w:cs="Times New Roman"/>
          <w:color w:val="D4D4D4"/>
          <w:sz w:val="24"/>
          <w:szCs w:val="24"/>
          <w:lang w:eastAsia="en-IN" w:bidi="hi-IN"/>
        </w:rPr>
        <w:t>;</w:t>
      </w:r>
    </w:p>
    <w:p w14:paraId="59AB96A3"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lastRenderedPageBreak/>
        <w:t>         </w:t>
      </w:r>
      <w:r w:rsidRPr="006D0982">
        <w:rPr>
          <w:rFonts w:ascii="Consolas" w:eastAsia="Times New Roman" w:hAnsi="Consolas" w:cs="Times New Roman"/>
          <w:color w:val="C586C0"/>
          <w:sz w:val="24"/>
          <w:szCs w:val="24"/>
          <w:lang w:eastAsia="en-IN" w:bidi="hi-IN"/>
        </w:rPr>
        <w:t>default</w:t>
      </w:r>
      <w:r w:rsidRPr="006D0982">
        <w:rPr>
          <w:rFonts w:ascii="Consolas" w:eastAsia="Times New Roman" w:hAnsi="Consolas" w:cs="Times New Roman"/>
          <w:color w:val="D4D4D4"/>
          <w:sz w:val="24"/>
          <w:szCs w:val="24"/>
          <w:lang w:eastAsia="en-IN" w:bidi="hi-IN"/>
        </w:rPr>
        <w:t>: </w:t>
      </w:r>
      <w:proofErr w:type="spellStart"/>
      <w:r w:rsidRPr="006D0982">
        <w:rPr>
          <w:rFonts w:ascii="Consolas" w:eastAsia="Times New Roman" w:hAnsi="Consolas" w:cs="Times New Roman"/>
          <w:color w:val="DCDCAA"/>
          <w:sz w:val="24"/>
          <w:szCs w:val="24"/>
          <w:lang w:eastAsia="en-IN" w:bidi="hi-IN"/>
        </w:rPr>
        <w:t>printf</w:t>
      </w:r>
      <w:proofErr w:type="spellEnd"/>
      <w:r w:rsidRPr="006D0982">
        <w:rPr>
          <w:rFonts w:ascii="Consolas" w:eastAsia="Times New Roman" w:hAnsi="Consolas" w:cs="Times New Roman"/>
          <w:color w:val="D4D4D4"/>
          <w:sz w:val="24"/>
          <w:szCs w:val="24"/>
          <w:lang w:eastAsia="en-IN" w:bidi="hi-IN"/>
        </w:rPr>
        <w:t>(</w:t>
      </w:r>
      <w:r w:rsidRPr="006D0982">
        <w:rPr>
          <w:rFonts w:ascii="Consolas" w:eastAsia="Times New Roman" w:hAnsi="Consolas" w:cs="Times New Roman"/>
          <w:color w:val="CE9178"/>
          <w:sz w:val="24"/>
          <w:szCs w:val="24"/>
          <w:lang w:eastAsia="en-IN" w:bidi="hi-IN"/>
        </w:rPr>
        <w:t>"Please Enter Correct Response !</w:t>
      </w:r>
      <w:r w:rsidRPr="006D0982">
        <w:rPr>
          <w:rFonts w:ascii="Consolas" w:eastAsia="Times New Roman" w:hAnsi="Consolas" w:cs="Times New Roman"/>
          <w:color w:val="D7BA7D"/>
          <w:sz w:val="24"/>
          <w:szCs w:val="24"/>
          <w:lang w:eastAsia="en-IN" w:bidi="hi-IN"/>
        </w:rPr>
        <w:t>\n</w:t>
      </w:r>
      <w:r w:rsidRPr="006D0982">
        <w:rPr>
          <w:rFonts w:ascii="Consolas" w:eastAsia="Times New Roman" w:hAnsi="Consolas" w:cs="Times New Roman"/>
          <w:color w:val="CE9178"/>
          <w:sz w:val="24"/>
          <w:szCs w:val="24"/>
          <w:lang w:eastAsia="en-IN" w:bidi="hi-IN"/>
        </w:rPr>
        <w:t>"</w:t>
      </w:r>
      <w:r w:rsidRPr="006D0982">
        <w:rPr>
          <w:rFonts w:ascii="Consolas" w:eastAsia="Times New Roman" w:hAnsi="Consolas" w:cs="Times New Roman"/>
          <w:color w:val="D4D4D4"/>
          <w:sz w:val="24"/>
          <w:szCs w:val="24"/>
          <w:lang w:eastAsia="en-IN" w:bidi="hi-IN"/>
        </w:rPr>
        <w:t>);</w:t>
      </w:r>
    </w:p>
    <w:p w14:paraId="26BED94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C586C0"/>
          <w:sz w:val="24"/>
          <w:szCs w:val="24"/>
          <w:lang w:eastAsia="en-IN" w:bidi="hi-IN"/>
        </w:rPr>
        <w:t>break</w:t>
      </w:r>
      <w:r w:rsidRPr="006D0982">
        <w:rPr>
          <w:rFonts w:ascii="Consolas" w:eastAsia="Times New Roman" w:hAnsi="Consolas" w:cs="Times New Roman"/>
          <w:color w:val="D4D4D4"/>
          <w:sz w:val="24"/>
          <w:szCs w:val="24"/>
          <w:lang w:eastAsia="en-IN" w:bidi="hi-IN"/>
        </w:rPr>
        <w:t>;</w:t>
      </w:r>
    </w:p>
    <w:p w14:paraId="02A298D8"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w:t>
      </w:r>
    </w:p>
    <w:p w14:paraId="32CE4959"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   } </w:t>
      </w:r>
      <w:r w:rsidRPr="006D0982">
        <w:rPr>
          <w:rFonts w:ascii="Consolas" w:eastAsia="Times New Roman" w:hAnsi="Consolas" w:cs="Times New Roman"/>
          <w:color w:val="C586C0"/>
          <w:sz w:val="24"/>
          <w:szCs w:val="24"/>
          <w:lang w:eastAsia="en-IN" w:bidi="hi-IN"/>
        </w:rPr>
        <w:t>while</w:t>
      </w:r>
      <w:r w:rsidRPr="006D0982">
        <w:rPr>
          <w:rFonts w:ascii="Consolas" w:eastAsia="Times New Roman" w:hAnsi="Consolas" w:cs="Times New Roman"/>
          <w:color w:val="D4D4D4"/>
          <w:sz w:val="24"/>
          <w:szCs w:val="24"/>
          <w:lang w:eastAsia="en-IN" w:bidi="hi-IN"/>
        </w:rPr>
        <w:t> (</w:t>
      </w:r>
      <w:r w:rsidRPr="006D0982">
        <w:rPr>
          <w:rFonts w:ascii="Consolas" w:eastAsia="Times New Roman" w:hAnsi="Consolas" w:cs="Times New Roman"/>
          <w:color w:val="9CDCFE"/>
          <w:sz w:val="24"/>
          <w:szCs w:val="24"/>
          <w:lang w:eastAsia="en-IN" w:bidi="hi-IN"/>
        </w:rPr>
        <w:t>k</w:t>
      </w:r>
      <w:r w:rsidRPr="006D0982">
        <w:rPr>
          <w:rFonts w:ascii="Consolas" w:eastAsia="Times New Roman" w:hAnsi="Consolas" w:cs="Times New Roman"/>
          <w:color w:val="D4D4D4"/>
          <w:sz w:val="24"/>
          <w:szCs w:val="24"/>
          <w:lang w:eastAsia="en-IN" w:bidi="hi-IN"/>
        </w:rPr>
        <w:t> != </w:t>
      </w:r>
      <w:r w:rsidRPr="006D0982">
        <w:rPr>
          <w:rFonts w:ascii="Consolas" w:eastAsia="Times New Roman" w:hAnsi="Consolas" w:cs="Times New Roman"/>
          <w:color w:val="B5CEA8"/>
          <w:sz w:val="24"/>
          <w:szCs w:val="24"/>
          <w:lang w:eastAsia="en-IN" w:bidi="hi-IN"/>
        </w:rPr>
        <w:t>5</w:t>
      </w:r>
      <w:r w:rsidRPr="006D0982">
        <w:rPr>
          <w:rFonts w:ascii="Consolas" w:eastAsia="Times New Roman" w:hAnsi="Consolas" w:cs="Times New Roman"/>
          <w:color w:val="D4D4D4"/>
          <w:sz w:val="24"/>
          <w:szCs w:val="24"/>
          <w:lang w:eastAsia="en-IN" w:bidi="hi-IN"/>
        </w:rPr>
        <w:t>);</w:t>
      </w:r>
    </w:p>
    <w:p w14:paraId="2EE09BA0"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p>
    <w:p w14:paraId="79BF0DC2" w14:textId="77777777" w:rsidR="006D0982" w:rsidRPr="006D0982" w:rsidRDefault="006D0982" w:rsidP="006D0982">
      <w:pPr>
        <w:shd w:val="clear" w:color="auto" w:fill="1E1E1E"/>
        <w:spacing w:after="0" w:line="330" w:lineRule="atLeast"/>
        <w:rPr>
          <w:rFonts w:ascii="Consolas" w:eastAsia="Times New Roman" w:hAnsi="Consolas" w:cs="Times New Roman"/>
          <w:color w:val="D4D4D4"/>
          <w:sz w:val="24"/>
          <w:szCs w:val="24"/>
          <w:lang w:eastAsia="en-IN" w:bidi="hi-IN"/>
        </w:rPr>
      </w:pPr>
      <w:r w:rsidRPr="006D0982">
        <w:rPr>
          <w:rFonts w:ascii="Consolas" w:eastAsia="Times New Roman" w:hAnsi="Consolas" w:cs="Times New Roman"/>
          <w:color w:val="D4D4D4"/>
          <w:sz w:val="24"/>
          <w:szCs w:val="24"/>
          <w:lang w:eastAsia="en-IN" w:bidi="hi-IN"/>
        </w:rPr>
        <w:t>}</w:t>
      </w:r>
    </w:p>
    <w:p w14:paraId="379DDC47" w14:textId="77777777" w:rsidR="006D0982" w:rsidRDefault="006D0982" w:rsidP="0059738F">
      <w:pPr>
        <w:rPr>
          <w:b/>
          <w:bCs/>
        </w:rPr>
      </w:pPr>
    </w:p>
    <w:p w14:paraId="53B2C65B" w14:textId="0F61D7BB" w:rsidR="006D0982" w:rsidRPr="0059738F" w:rsidRDefault="006D0982" w:rsidP="0059738F">
      <w:pPr>
        <w:rPr>
          <w:b/>
          <w:bCs/>
        </w:rPr>
      </w:pPr>
      <w:r>
        <w:rPr>
          <w:b/>
          <w:bCs/>
          <w:noProof/>
        </w:rPr>
        <w:drawing>
          <wp:inline distT="0" distB="0" distL="0" distR="0" wp14:anchorId="112D0EE2" wp14:editId="4A09051F">
            <wp:extent cx="4625340" cy="3764280"/>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25340" cy="3764280"/>
                    </a:xfrm>
                    <a:prstGeom prst="rect">
                      <a:avLst/>
                    </a:prstGeom>
                    <a:noFill/>
                    <a:ln>
                      <a:noFill/>
                    </a:ln>
                  </pic:spPr>
                </pic:pic>
              </a:graphicData>
            </a:graphic>
          </wp:inline>
        </w:drawing>
      </w:r>
    </w:p>
    <w:p w14:paraId="45134990" w14:textId="77777777" w:rsidR="0059738F" w:rsidRPr="0059738F" w:rsidRDefault="0059738F" w:rsidP="0059738F">
      <w:pPr>
        <w:jc w:val="center"/>
        <w:rPr>
          <w:b/>
          <w:bCs/>
          <w:sz w:val="52"/>
          <w:szCs w:val="52"/>
          <w:u w:val="single"/>
        </w:rPr>
      </w:pPr>
      <w:r w:rsidRPr="0059738F">
        <w:rPr>
          <w:b/>
          <w:bCs/>
          <w:sz w:val="52"/>
          <w:szCs w:val="52"/>
          <w:u w:val="single"/>
        </w:rPr>
        <w:t>Assignment</w:t>
      </w:r>
    </w:p>
    <w:p w14:paraId="0FF9E511" w14:textId="77777777" w:rsidR="0059738F" w:rsidRPr="0059738F" w:rsidRDefault="0059738F" w:rsidP="0059738F">
      <w:pPr>
        <w:rPr>
          <w:b/>
          <w:bCs/>
        </w:rPr>
      </w:pPr>
      <w:r w:rsidRPr="0059738F">
        <w:rPr>
          <w:b/>
          <w:bCs/>
        </w:rPr>
        <w:t xml:space="preserve">1. Define a structure data type called DATE for storing dates. The type contains three integer </w:t>
      </w:r>
    </w:p>
    <w:p w14:paraId="00D58928" w14:textId="77777777" w:rsidR="0059738F" w:rsidRPr="0059738F" w:rsidRDefault="0059738F" w:rsidP="0059738F">
      <w:pPr>
        <w:rPr>
          <w:b/>
          <w:bCs/>
        </w:rPr>
      </w:pPr>
      <w:r w:rsidRPr="0059738F">
        <w:rPr>
          <w:b/>
          <w:bCs/>
        </w:rPr>
        <w:t xml:space="preserve">members: day, month and year. Implement the following operations for the defined data </w:t>
      </w:r>
    </w:p>
    <w:p w14:paraId="1AFB7E0E" w14:textId="77777777" w:rsidR="0059738F" w:rsidRPr="0059738F" w:rsidRDefault="0059738F" w:rsidP="0059738F">
      <w:pPr>
        <w:rPr>
          <w:b/>
          <w:bCs/>
        </w:rPr>
      </w:pPr>
      <w:r w:rsidRPr="0059738F">
        <w:rPr>
          <w:b/>
          <w:bCs/>
        </w:rPr>
        <w:t>type:</w:t>
      </w:r>
    </w:p>
    <w:p w14:paraId="3D1F8D3E" w14:textId="77777777" w:rsidR="0059738F" w:rsidRPr="0059738F" w:rsidRDefault="0059738F" w:rsidP="0059738F">
      <w:pPr>
        <w:rPr>
          <w:b/>
          <w:bCs/>
        </w:rPr>
      </w:pPr>
      <w:proofErr w:type="spellStart"/>
      <w:r w:rsidRPr="0059738F">
        <w:rPr>
          <w:b/>
          <w:bCs/>
        </w:rPr>
        <w:t>i</w:t>
      </w:r>
      <w:proofErr w:type="spellEnd"/>
      <w:r w:rsidRPr="0059738F">
        <w:rPr>
          <w:b/>
          <w:bCs/>
        </w:rPr>
        <w:t xml:space="preserve">) </w:t>
      </w:r>
      <w:proofErr w:type="spellStart"/>
      <w:r w:rsidRPr="0059738F">
        <w:rPr>
          <w:b/>
          <w:bCs/>
        </w:rPr>
        <w:t>Isvalid</w:t>
      </w:r>
      <w:proofErr w:type="spellEnd"/>
      <w:r w:rsidRPr="0059738F">
        <w:rPr>
          <w:b/>
          <w:bCs/>
        </w:rPr>
        <w:t xml:space="preserve">: Check whether the entered date is valid or not, e.g. 31-2-2018 is not valid </w:t>
      </w:r>
    </w:p>
    <w:p w14:paraId="7E7A64AA" w14:textId="77777777" w:rsidR="0059738F" w:rsidRPr="0059738F" w:rsidRDefault="0059738F" w:rsidP="0059738F">
      <w:pPr>
        <w:rPr>
          <w:b/>
          <w:bCs/>
        </w:rPr>
      </w:pPr>
      <w:r w:rsidRPr="0059738F">
        <w:rPr>
          <w:b/>
          <w:bCs/>
        </w:rPr>
        <w:t>date since February does not have 31 days.</w:t>
      </w:r>
    </w:p>
    <w:p w14:paraId="3874CDE3" w14:textId="77777777" w:rsidR="0059738F" w:rsidRPr="0059738F" w:rsidRDefault="0059738F" w:rsidP="0059738F">
      <w:pPr>
        <w:rPr>
          <w:b/>
          <w:bCs/>
        </w:rPr>
      </w:pPr>
      <w:r w:rsidRPr="0059738F">
        <w:rPr>
          <w:b/>
          <w:bCs/>
        </w:rPr>
        <w:t xml:space="preserve">ii) </w:t>
      </w:r>
      <w:proofErr w:type="spellStart"/>
      <w:r w:rsidRPr="0059738F">
        <w:rPr>
          <w:b/>
          <w:bCs/>
        </w:rPr>
        <w:t>Nextdate</w:t>
      </w:r>
      <w:proofErr w:type="spellEnd"/>
      <w:r w:rsidRPr="0059738F">
        <w:rPr>
          <w:b/>
          <w:bCs/>
        </w:rPr>
        <w:t xml:space="preserve">: Finds the next date e.g. if the current date is 31-1-2018, then the result of </w:t>
      </w:r>
    </w:p>
    <w:p w14:paraId="740B4851" w14:textId="77777777" w:rsidR="0059738F" w:rsidRPr="0059738F" w:rsidRDefault="0059738F" w:rsidP="0059738F">
      <w:pPr>
        <w:rPr>
          <w:b/>
          <w:bCs/>
        </w:rPr>
      </w:pPr>
      <w:proofErr w:type="spellStart"/>
      <w:r w:rsidRPr="0059738F">
        <w:rPr>
          <w:b/>
          <w:bCs/>
        </w:rPr>
        <w:t>Nextdate</w:t>
      </w:r>
      <w:proofErr w:type="spellEnd"/>
      <w:r w:rsidRPr="0059738F">
        <w:rPr>
          <w:b/>
          <w:bCs/>
        </w:rPr>
        <w:t xml:space="preserve"> operation is 1-2-2018.</w:t>
      </w:r>
    </w:p>
    <w:p w14:paraId="6FE236DF" w14:textId="2D3A068E" w:rsidR="0059738F" w:rsidRDefault="0059738F" w:rsidP="0059738F">
      <w:pPr>
        <w:rPr>
          <w:b/>
          <w:bCs/>
        </w:rPr>
      </w:pPr>
      <w:r w:rsidRPr="0059738F">
        <w:rPr>
          <w:b/>
          <w:bCs/>
        </w:rPr>
        <w:t xml:space="preserve">iii) </w:t>
      </w:r>
      <w:proofErr w:type="spellStart"/>
      <w:r w:rsidRPr="0059738F">
        <w:rPr>
          <w:b/>
          <w:bCs/>
        </w:rPr>
        <w:t>Datediff</w:t>
      </w:r>
      <w:proofErr w:type="spellEnd"/>
      <w:r w:rsidRPr="0059738F">
        <w:rPr>
          <w:b/>
          <w:bCs/>
        </w:rPr>
        <w:t>: Finds the difference between two dates.</w:t>
      </w:r>
    </w:p>
    <w:p w14:paraId="0A9B655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C586C0"/>
          <w:sz w:val="24"/>
          <w:szCs w:val="24"/>
          <w:lang w:eastAsia="en-IN" w:bidi="hi-IN"/>
        </w:rPr>
        <w:t>#include</w:t>
      </w:r>
      <w:r w:rsidRPr="005F23EC">
        <w:rPr>
          <w:rFonts w:ascii="Consolas" w:eastAsia="Times New Roman" w:hAnsi="Consolas" w:cs="Times New Roman"/>
          <w:color w:val="569CD6"/>
          <w:sz w:val="24"/>
          <w:szCs w:val="24"/>
          <w:lang w:eastAsia="en-IN" w:bidi="hi-IN"/>
        </w:rPr>
        <w:t> </w:t>
      </w:r>
      <w:r w:rsidRPr="005F23EC">
        <w:rPr>
          <w:rFonts w:ascii="Consolas" w:eastAsia="Times New Roman" w:hAnsi="Consolas" w:cs="Times New Roman"/>
          <w:color w:val="CE9178"/>
          <w:sz w:val="24"/>
          <w:szCs w:val="24"/>
          <w:lang w:eastAsia="en-IN" w:bidi="hi-IN"/>
        </w:rPr>
        <w:t>&lt;</w:t>
      </w:r>
      <w:proofErr w:type="spellStart"/>
      <w:r w:rsidRPr="005F23EC">
        <w:rPr>
          <w:rFonts w:ascii="Consolas" w:eastAsia="Times New Roman" w:hAnsi="Consolas" w:cs="Times New Roman"/>
          <w:color w:val="CE9178"/>
          <w:sz w:val="24"/>
          <w:szCs w:val="24"/>
          <w:lang w:eastAsia="en-IN" w:bidi="hi-IN"/>
        </w:rPr>
        <w:t>stdio.h</w:t>
      </w:r>
      <w:proofErr w:type="spellEnd"/>
      <w:r w:rsidRPr="005F23EC">
        <w:rPr>
          <w:rFonts w:ascii="Consolas" w:eastAsia="Times New Roman" w:hAnsi="Consolas" w:cs="Times New Roman"/>
          <w:color w:val="CE9178"/>
          <w:sz w:val="24"/>
          <w:szCs w:val="24"/>
          <w:lang w:eastAsia="en-IN" w:bidi="hi-IN"/>
        </w:rPr>
        <w:t>&gt;</w:t>
      </w:r>
    </w:p>
    <w:p w14:paraId="068ADDB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p>
    <w:p w14:paraId="1867C684"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lastRenderedPageBreak/>
        <w:t>{</w:t>
      </w:r>
    </w:p>
    <w:p w14:paraId="6037690D"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p>
    <w:p w14:paraId="48C6134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p>
    <w:p w14:paraId="71DE78C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7ECCA9B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0C986EBC"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isValid</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4EDCE941"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0BED3CF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 &gt;= </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 &amp;&amp;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 &lt;= </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 &amp;&amp;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 &gt;= </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 &amp;&amp;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 &lt;= </w:t>
      </w:r>
      <w:r w:rsidRPr="005F23EC">
        <w:rPr>
          <w:rFonts w:ascii="Consolas" w:eastAsia="Times New Roman" w:hAnsi="Consolas" w:cs="Times New Roman"/>
          <w:color w:val="B5CEA8"/>
          <w:sz w:val="24"/>
          <w:szCs w:val="24"/>
          <w:lang w:eastAsia="en-IN" w:bidi="hi-IN"/>
        </w:rPr>
        <w:t>12</w:t>
      </w:r>
      <w:r w:rsidRPr="005F23EC">
        <w:rPr>
          <w:rFonts w:ascii="Consolas" w:eastAsia="Times New Roman" w:hAnsi="Consolas" w:cs="Times New Roman"/>
          <w:color w:val="D4D4D4"/>
          <w:sz w:val="24"/>
          <w:szCs w:val="24"/>
          <w:lang w:eastAsia="en-IN" w:bidi="hi-IN"/>
        </w:rPr>
        <w:t>)</w:t>
      </w:r>
    </w:p>
    <w:p w14:paraId="27491EE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B338D30"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proofErr w:type="spellEnd"/>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2</w:t>
      </w:r>
      <w:r w:rsidRPr="005F23EC">
        <w:rPr>
          <w:rFonts w:ascii="Consolas" w:eastAsia="Times New Roman" w:hAnsi="Consolas" w:cs="Times New Roman"/>
          <w:color w:val="D4D4D4"/>
          <w:sz w:val="24"/>
          <w:szCs w:val="24"/>
          <w:lang w:eastAsia="en-IN" w:bidi="hi-IN"/>
        </w:rPr>
        <w:t> &amp;&amp; </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 &gt; </w:t>
      </w:r>
      <w:r w:rsidRPr="005F23EC">
        <w:rPr>
          <w:rFonts w:ascii="Consolas" w:eastAsia="Times New Roman" w:hAnsi="Consolas" w:cs="Times New Roman"/>
          <w:color w:val="B5CEA8"/>
          <w:sz w:val="24"/>
          <w:szCs w:val="24"/>
          <w:lang w:eastAsia="en-IN" w:bidi="hi-IN"/>
        </w:rPr>
        <w:t>28</w:t>
      </w:r>
      <w:r w:rsidRPr="005F23EC">
        <w:rPr>
          <w:rFonts w:ascii="Consolas" w:eastAsia="Times New Roman" w:hAnsi="Consolas" w:cs="Times New Roman"/>
          <w:color w:val="D4D4D4"/>
          <w:sz w:val="24"/>
          <w:szCs w:val="24"/>
          <w:lang w:eastAsia="en-IN" w:bidi="hi-IN"/>
        </w:rPr>
        <w:t>)</w:t>
      </w:r>
    </w:p>
    <w:p w14:paraId="43BC3B4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273B38FC"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29</w:t>
      </w:r>
      <w:r w:rsidRPr="005F23EC">
        <w:rPr>
          <w:rFonts w:ascii="Consolas" w:eastAsia="Times New Roman" w:hAnsi="Consolas" w:cs="Times New Roman"/>
          <w:color w:val="D4D4D4"/>
          <w:sz w:val="24"/>
          <w:szCs w:val="24"/>
          <w:lang w:eastAsia="en-IN" w:bidi="hi-IN"/>
        </w:rPr>
        <w:t>) &amp;&amp; (</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proofErr w:type="spellEnd"/>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2605F0B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p>
    <w:p w14:paraId="4CF170A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p>
    <w:p w14:paraId="657BA96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541DF1F6"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1BD850A6"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6</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9</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 == </w:t>
      </w:r>
      <w:r w:rsidRPr="005F23EC">
        <w:rPr>
          <w:rFonts w:ascii="Consolas" w:eastAsia="Times New Roman" w:hAnsi="Consolas" w:cs="Times New Roman"/>
          <w:color w:val="B5CEA8"/>
          <w:sz w:val="24"/>
          <w:szCs w:val="24"/>
          <w:lang w:eastAsia="en-IN" w:bidi="hi-IN"/>
        </w:rPr>
        <w:t>11</w:t>
      </w:r>
      <w:r w:rsidRPr="005F23EC">
        <w:rPr>
          <w:rFonts w:ascii="Consolas" w:eastAsia="Times New Roman" w:hAnsi="Consolas" w:cs="Times New Roman"/>
          <w:color w:val="D4D4D4"/>
          <w:sz w:val="24"/>
          <w:szCs w:val="24"/>
          <w:lang w:eastAsia="en-IN" w:bidi="hi-IN"/>
        </w:rPr>
        <w:t>)</w:t>
      </w:r>
    </w:p>
    <w:p w14:paraId="549AA17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4B30E556"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 &gt; </w:t>
      </w:r>
      <w:r w:rsidRPr="005F23EC">
        <w:rPr>
          <w:rFonts w:ascii="Consolas" w:eastAsia="Times New Roman" w:hAnsi="Consolas" w:cs="Times New Roman"/>
          <w:color w:val="B5CEA8"/>
          <w:sz w:val="24"/>
          <w:szCs w:val="24"/>
          <w:lang w:eastAsia="en-IN" w:bidi="hi-IN"/>
        </w:rPr>
        <w:t>30</w:t>
      </w:r>
      <w:r w:rsidRPr="005F23EC">
        <w:rPr>
          <w:rFonts w:ascii="Consolas" w:eastAsia="Times New Roman" w:hAnsi="Consolas" w:cs="Times New Roman"/>
          <w:color w:val="D4D4D4"/>
          <w:sz w:val="24"/>
          <w:szCs w:val="24"/>
          <w:lang w:eastAsia="en-IN" w:bidi="hi-IN"/>
        </w:rPr>
        <w:t>)</w:t>
      </w:r>
    </w:p>
    <w:p w14:paraId="2DDAFA4C"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44C0F83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9FF688A"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p>
    <w:p w14:paraId="165A5B10"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p>
    <w:p w14:paraId="236441F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5844643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p>
    <w:p w14:paraId="52C4B17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5ED94A9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510F88AD"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569CD6"/>
          <w:sz w:val="24"/>
          <w:szCs w:val="24"/>
          <w:lang w:eastAsia="en-IN" w:bidi="hi-IN"/>
        </w:rPr>
        <w:t>void</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NextDate</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5BFB3E6C"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50968C7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30</w:t>
      </w:r>
      <w:r w:rsidRPr="005F23EC">
        <w:rPr>
          <w:rFonts w:ascii="Consolas" w:eastAsia="Times New Roman" w:hAnsi="Consolas" w:cs="Times New Roman"/>
          <w:color w:val="D4D4D4"/>
          <w:sz w:val="24"/>
          <w:szCs w:val="24"/>
          <w:lang w:eastAsia="en-IN" w:bidi="hi-IN"/>
        </w:rPr>
        <w:t>&amp;&amp;(</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6</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9</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11</w:t>
      </w:r>
      <w:r w:rsidRPr="005F23EC">
        <w:rPr>
          <w:rFonts w:ascii="Consolas" w:eastAsia="Times New Roman" w:hAnsi="Consolas" w:cs="Times New Roman"/>
          <w:color w:val="D4D4D4"/>
          <w:sz w:val="24"/>
          <w:szCs w:val="24"/>
          <w:lang w:eastAsia="en-IN" w:bidi="hi-IN"/>
        </w:rPr>
        <w:t>))</w:t>
      </w:r>
    </w:p>
    <w:p w14:paraId="3A97021A"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4E386F9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661EE7D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w:t>
      </w:r>
    </w:p>
    <w:p w14:paraId="4AB2504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5BF37D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12</w:t>
      </w:r>
      <w:r w:rsidRPr="005F23EC">
        <w:rPr>
          <w:rFonts w:ascii="Consolas" w:eastAsia="Times New Roman" w:hAnsi="Consolas" w:cs="Times New Roman"/>
          <w:color w:val="D4D4D4"/>
          <w:sz w:val="24"/>
          <w:szCs w:val="24"/>
          <w:lang w:eastAsia="en-IN" w:bidi="hi-IN"/>
        </w:rPr>
        <w:t>&amp;&amp;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p>
    <w:p w14:paraId="03CF2BB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DCC22A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p>
    <w:p w14:paraId="5B5A5C7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4998451"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p>
    <w:p w14:paraId="0075D76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&amp;&amp;(</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5</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7</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8</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43D5DBF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lastRenderedPageBreak/>
        <w:t>   </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10</w:t>
      </w:r>
      <w:r w:rsidRPr="005F23EC">
        <w:rPr>
          <w:rFonts w:ascii="Consolas" w:eastAsia="Times New Roman" w:hAnsi="Consolas" w:cs="Times New Roman"/>
          <w:color w:val="D4D4D4"/>
          <w:sz w:val="24"/>
          <w:szCs w:val="24"/>
          <w:lang w:eastAsia="en-IN" w:bidi="hi-IN"/>
        </w:rPr>
        <w:t>))</w:t>
      </w:r>
    </w:p>
    <w:p w14:paraId="7E657AFC"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162C0771"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32263120"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7E375F81"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w:t>
      </w:r>
      <w:r w:rsidRPr="005F23EC">
        <w:rPr>
          <w:rFonts w:ascii="Consolas" w:eastAsia="Times New Roman" w:hAnsi="Consolas" w:cs="Times New Roman"/>
          <w:color w:val="D4D4D4"/>
          <w:sz w:val="24"/>
          <w:szCs w:val="24"/>
          <w:lang w:eastAsia="en-IN" w:bidi="hi-IN"/>
        </w:rPr>
        <w:t>&amp;&amp;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28</w:t>
      </w:r>
      <w:r w:rsidRPr="005F23EC">
        <w:rPr>
          <w:rFonts w:ascii="Consolas" w:eastAsia="Times New Roman" w:hAnsi="Consolas" w:cs="Times New Roman"/>
          <w:color w:val="D4D4D4"/>
          <w:sz w:val="24"/>
          <w:szCs w:val="24"/>
          <w:lang w:eastAsia="en-IN" w:bidi="hi-IN"/>
        </w:rPr>
        <w:t>&amp;&amp;</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2D57D1A0"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1D11A10C"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29</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485C0C7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0E58346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w:t>
      </w:r>
      <w:r w:rsidRPr="005F23EC">
        <w:rPr>
          <w:rFonts w:ascii="Consolas" w:eastAsia="Times New Roman" w:hAnsi="Consolas" w:cs="Times New Roman"/>
          <w:color w:val="D4D4D4"/>
          <w:sz w:val="24"/>
          <w:szCs w:val="24"/>
          <w:lang w:eastAsia="en-IN" w:bidi="hi-IN"/>
        </w:rPr>
        <w:t>&amp;&amp;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28</w:t>
      </w:r>
      <w:r w:rsidRPr="005F23EC">
        <w:rPr>
          <w:rFonts w:ascii="Consolas" w:eastAsia="Times New Roman" w:hAnsi="Consolas" w:cs="Times New Roman"/>
          <w:color w:val="D4D4D4"/>
          <w:sz w:val="24"/>
          <w:szCs w:val="24"/>
          <w:lang w:eastAsia="en-IN" w:bidi="hi-IN"/>
        </w:rPr>
        <w:t>&amp;&amp;</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68DE820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B2FD62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3537A78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3322CE9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w:t>
      </w:r>
      <w:r w:rsidRPr="005F23EC">
        <w:rPr>
          <w:rFonts w:ascii="Consolas" w:eastAsia="Times New Roman" w:hAnsi="Consolas" w:cs="Times New Roman"/>
          <w:color w:val="D4D4D4"/>
          <w:sz w:val="24"/>
          <w:szCs w:val="24"/>
          <w:lang w:eastAsia="en-IN" w:bidi="hi-IN"/>
        </w:rPr>
        <w:t>&amp;&amp;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29</w:t>
      </w:r>
      <w:r w:rsidRPr="005F23EC">
        <w:rPr>
          <w:rFonts w:ascii="Consolas" w:eastAsia="Times New Roman" w:hAnsi="Consolas" w:cs="Times New Roman"/>
          <w:color w:val="D4D4D4"/>
          <w:sz w:val="24"/>
          <w:szCs w:val="24"/>
          <w:lang w:eastAsia="en-IN" w:bidi="hi-IN"/>
        </w:rPr>
        <w:t>&amp;&amp;</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595B796D"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254E21E4"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4176F2C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0B4BC88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DCDCAA"/>
          <w:sz w:val="24"/>
          <w:szCs w:val="24"/>
          <w:lang w:eastAsia="en-IN" w:bidi="hi-IN"/>
        </w:rPr>
        <w:t>isValid</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7558CAE4"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6A6C8396"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DCDCAA"/>
          <w:sz w:val="24"/>
          <w:szCs w:val="24"/>
          <w:lang w:eastAsia="en-IN" w:bidi="hi-IN"/>
        </w:rPr>
        <w:t>printf</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"Next Date is :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60010DF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2380F1C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p>
    <w:p w14:paraId="24C92D1A"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"Invalid Date Entered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54D3F9F0"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63284E91"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DCDCAA"/>
          <w:sz w:val="24"/>
          <w:szCs w:val="24"/>
          <w:lang w:eastAsia="en-IN" w:bidi="hi-IN"/>
        </w:rPr>
        <w:t>Difference</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p>
    <w:p w14:paraId="1C5AFD7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69BADAE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arr</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12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28</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31</w:t>
      </w:r>
      <w:r w:rsidRPr="005F23EC">
        <w:rPr>
          <w:rFonts w:ascii="Consolas" w:eastAsia="Times New Roman" w:hAnsi="Consolas" w:cs="Times New Roman"/>
          <w:color w:val="D4D4D4"/>
          <w:sz w:val="24"/>
          <w:szCs w:val="24"/>
          <w:lang w:eastAsia="en-IN" w:bidi="hi-IN"/>
        </w:rPr>
        <w:t>};</w:t>
      </w:r>
    </w:p>
    <w:p w14:paraId="406CC8DA"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2862337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for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i</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i</w:t>
      </w:r>
      <w:r w:rsidRPr="005F23EC">
        <w:rPr>
          <w:rFonts w:ascii="Consolas" w:eastAsia="Times New Roman" w:hAnsi="Consolas" w:cs="Times New Roman"/>
          <w:color w:val="D4D4D4"/>
          <w:sz w:val="24"/>
          <w:szCs w:val="24"/>
          <w:lang w:eastAsia="en-IN" w:bidi="hi-IN"/>
        </w:rPr>
        <w:t>&lt;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i</w:t>
      </w:r>
      <w:r w:rsidRPr="005F23EC">
        <w:rPr>
          <w:rFonts w:ascii="Consolas" w:eastAsia="Times New Roman" w:hAnsi="Consolas" w:cs="Times New Roman"/>
          <w:color w:val="D4D4D4"/>
          <w:sz w:val="24"/>
          <w:szCs w:val="24"/>
          <w:lang w:eastAsia="en-IN" w:bidi="hi-IN"/>
        </w:rPr>
        <w:t>++)</w:t>
      </w:r>
    </w:p>
    <w:p w14:paraId="5A5DB8D1"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arr</w:t>
      </w:r>
      <w:proofErr w:type="spellEnd"/>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i</w:t>
      </w:r>
      <w:proofErr w:type="spellEnd"/>
      <w:r w:rsidRPr="005F23EC">
        <w:rPr>
          <w:rFonts w:ascii="Consolas" w:eastAsia="Times New Roman" w:hAnsi="Consolas" w:cs="Times New Roman"/>
          <w:color w:val="D4D4D4"/>
          <w:sz w:val="24"/>
          <w:szCs w:val="24"/>
          <w:lang w:eastAsia="en-IN" w:bidi="hi-IN"/>
        </w:rPr>
        <w:t>];</w:t>
      </w:r>
    </w:p>
    <w:p w14:paraId="5888208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ly</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w:t>
      </w:r>
    </w:p>
    <w:p w14:paraId="79551636"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n1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365</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ly</w:t>
      </w:r>
      <w:r w:rsidRPr="005F23EC">
        <w:rPr>
          <w:rFonts w:ascii="Consolas" w:eastAsia="Times New Roman" w:hAnsi="Consolas" w:cs="Times New Roman"/>
          <w:color w:val="D4D4D4"/>
          <w:sz w:val="24"/>
          <w:szCs w:val="24"/>
          <w:lang w:eastAsia="en-IN" w:bidi="hi-IN"/>
        </w:rPr>
        <w:t>;</w:t>
      </w:r>
    </w:p>
    <w:p w14:paraId="50420BC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p>
    <w:p w14:paraId="10CABC5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for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i</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i</w:t>
      </w:r>
      <w:r w:rsidRPr="005F23EC">
        <w:rPr>
          <w:rFonts w:ascii="Consolas" w:eastAsia="Times New Roman" w:hAnsi="Consolas" w:cs="Times New Roman"/>
          <w:color w:val="D4D4D4"/>
          <w:sz w:val="24"/>
          <w:szCs w:val="24"/>
          <w:lang w:eastAsia="en-IN" w:bidi="hi-IN"/>
        </w:rPr>
        <w:t>&lt;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i</w:t>
      </w:r>
      <w:r w:rsidRPr="005F23EC">
        <w:rPr>
          <w:rFonts w:ascii="Consolas" w:eastAsia="Times New Roman" w:hAnsi="Consolas" w:cs="Times New Roman"/>
          <w:color w:val="D4D4D4"/>
          <w:sz w:val="24"/>
          <w:szCs w:val="24"/>
          <w:lang w:eastAsia="en-IN" w:bidi="hi-IN"/>
        </w:rPr>
        <w:t>++)</w:t>
      </w:r>
    </w:p>
    <w:p w14:paraId="4CA92B4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arr</w:t>
      </w:r>
      <w:proofErr w:type="spellEnd"/>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9CDCFE"/>
          <w:sz w:val="24"/>
          <w:szCs w:val="24"/>
          <w:lang w:eastAsia="en-IN" w:bidi="hi-IN"/>
        </w:rPr>
        <w:t>i</w:t>
      </w:r>
      <w:proofErr w:type="spellEnd"/>
      <w:r w:rsidRPr="005F23EC">
        <w:rPr>
          <w:rFonts w:ascii="Consolas" w:eastAsia="Times New Roman" w:hAnsi="Consolas" w:cs="Times New Roman"/>
          <w:color w:val="D4D4D4"/>
          <w:sz w:val="24"/>
          <w:szCs w:val="24"/>
          <w:lang w:eastAsia="en-IN" w:bidi="hi-IN"/>
        </w:rPr>
        <w:t>];</w:t>
      </w:r>
    </w:p>
    <w:p w14:paraId="10EE276D"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9CDCFE"/>
          <w:sz w:val="24"/>
          <w:szCs w:val="24"/>
          <w:lang w:eastAsia="en-IN" w:bidi="hi-IN"/>
        </w:rPr>
        <w:t>ly</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4</w:t>
      </w:r>
      <w:r w:rsidRPr="005F23EC">
        <w:rPr>
          <w:rFonts w:ascii="Consolas" w:eastAsia="Times New Roman" w:hAnsi="Consolas" w:cs="Times New Roman"/>
          <w:color w:val="D4D4D4"/>
          <w:sz w:val="24"/>
          <w:szCs w:val="24"/>
          <w:lang w:eastAsia="en-IN" w:bidi="hi-IN"/>
        </w:rPr>
        <w:t>;</w:t>
      </w:r>
    </w:p>
    <w:p w14:paraId="1B6B31E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int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n2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B5CEA8"/>
          <w:sz w:val="24"/>
          <w:szCs w:val="24"/>
          <w:lang w:eastAsia="en-IN" w:bidi="hi-IN"/>
        </w:rPr>
        <w:t>365</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sum</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ly</w:t>
      </w:r>
      <w:r w:rsidRPr="005F23EC">
        <w:rPr>
          <w:rFonts w:ascii="Consolas" w:eastAsia="Times New Roman" w:hAnsi="Consolas" w:cs="Times New Roman"/>
          <w:color w:val="D4D4D4"/>
          <w:sz w:val="24"/>
          <w:szCs w:val="24"/>
          <w:lang w:eastAsia="en-IN" w:bidi="hi-IN"/>
        </w:rPr>
        <w:t>;</w:t>
      </w:r>
    </w:p>
    <w:p w14:paraId="7A66325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return</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n2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n1</w:t>
      </w:r>
      <w:r w:rsidRPr="005F23EC">
        <w:rPr>
          <w:rFonts w:ascii="Consolas" w:eastAsia="Times New Roman" w:hAnsi="Consolas" w:cs="Times New Roman"/>
          <w:color w:val="D4D4D4"/>
          <w:sz w:val="24"/>
          <w:szCs w:val="24"/>
          <w:lang w:eastAsia="en-IN" w:bidi="hi-IN"/>
        </w:rPr>
        <w:t>&gt;</w:t>
      </w:r>
      <w:r w:rsidRPr="005F23EC">
        <w:rPr>
          <w:rFonts w:ascii="Consolas" w:eastAsia="Times New Roman" w:hAnsi="Consolas" w:cs="Times New Roman"/>
          <w:color w:val="B5CEA8"/>
          <w:sz w:val="24"/>
          <w:szCs w:val="24"/>
          <w:lang w:eastAsia="en-IN" w:bidi="hi-IN"/>
        </w:rPr>
        <w:t>0</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n2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n1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n1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n2</w:t>
      </w:r>
      <w:r w:rsidRPr="005F23EC">
        <w:rPr>
          <w:rFonts w:ascii="Consolas" w:eastAsia="Times New Roman" w:hAnsi="Consolas" w:cs="Times New Roman"/>
          <w:color w:val="D4D4D4"/>
          <w:sz w:val="24"/>
          <w:szCs w:val="24"/>
          <w:lang w:eastAsia="en-IN" w:bidi="hi-IN"/>
        </w:rPr>
        <w:t>;</w:t>
      </w:r>
    </w:p>
    <w:p w14:paraId="3DA577F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0FF8021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569CD6"/>
          <w:sz w:val="24"/>
          <w:szCs w:val="24"/>
          <w:lang w:eastAsia="en-IN" w:bidi="hi-IN"/>
        </w:rPr>
        <w:t>void</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DCDCAA"/>
          <w:sz w:val="24"/>
          <w:szCs w:val="24"/>
          <w:lang w:eastAsia="en-IN" w:bidi="hi-IN"/>
        </w:rPr>
        <w:t>main</w:t>
      </w:r>
      <w:r w:rsidRPr="005F23EC">
        <w:rPr>
          <w:rFonts w:ascii="Consolas" w:eastAsia="Times New Roman" w:hAnsi="Consolas" w:cs="Times New Roman"/>
          <w:color w:val="D4D4D4"/>
          <w:sz w:val="24"/>
          <w:szCs w:val="24"/>
          <w:lang w:eastAsia="en-IN" w:bidi="hi-IN"/>
        </w:rPr>
        <w:t>()</w:t>
      </w:r>
    </w:p>
    <w:p w14:paraId="3875118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
    <w:p w14:paraId="7E2D8A4E"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341FC99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a date to check if its valid or not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286B93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lastRenderedPageBreak/>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day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57B843D"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proofErr w:type="spellEnd"/>
      <w:r w:rsidRPr="005F23EC">
        <w:rPr>
          <w:rFonts w:ascii="Consolas" w:eastAsia="Times New Roman" w:hAnsi="Consolas" w:cs="Times New Roman"/>
          <w:color w:val="D4D4D4"/>
          <w:sz w:val="24"/>
          <w:szCs w:val="24"/>
          <w:lang w:eastAsia="en-IN" w:bidi="hi-IN"/>
        </w:rPr>
        <w:t>);</w:t>
      </w:r>
    </w:p>
    <w:p w14:paraId="2E8CE02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month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6D809A7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proofErr w:type="spellEnd"/>
      <w:r w:rsidRPr="005F23EC">
        <w:rPr>
          <w:rFonts w:ascii="Consolas" w:eastAsia="Times New Roman" w:hAnsi="Consolas" w:cs="Times New Roman"/>
          <w:color w:val="D4D4D4"/>
          <w:sz w:val="24"/>
          <w:szCs w:val="24"/>
          <w:lang w:eastAsia="en-IN" w:bidi="hi-IN"/>
        </w:rPr>
        <w:t>);</w:t>
      </w:r>
    </w:p>
    <w:p w14:paraId="79B21CE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year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10B656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proofErr w:type="spellStart"/>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proofErr w:type="spellEnd"/>
      <w:r w:rsidRPr="005F23EC">
        <w:rPr>
          <w:rFonts w:ascii="Consolas" w:eastAsia="Times New Roman" w:hAnsi="Consolas" w:cs="Times New Roman"/>
          <w:color w:val="D4D4D4"/>
          <w:sz w:val="24"/>
          <w:szCs w:val="24"/>
          <w:lang w:eastAsia="en-IN" w:bidi="hi-IN"/>
        </w:rPr>
        <w:t>);</w:t>
      </w:r>
    </w:p>
    <w:p w14:paraId="6D3E86D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if</w:t>
      </w:r>
      <w:r w:rsidRPr="005F23EC">
        <w:rPr>
          <w:rFonts w:ascii="Consolas" w:eastAsia="Times New Roman" w:hAnsi="Consolas" w:cs="Times New Roman"/>
          <w:color w:val="D4D4D4"/>
          <w:sz w:val="24"/>
          <w:szCs w:val="24"/>
          <w:lang w:eastAsia="en-IN" w:bidi="hi-IN"/>
        </w:rPr>
        <w:t>(</w:t>
      </w:r>
      <w:proofErr w:type="spellStart"/>
      <w:r w:rsidRPr="005F23EC">
        <w:rPr>
          <w:rFonts w:ascii="Consolas" w:eastAsia="Times New Roman" w:hAnsi="Consolas" w:cs="Times New Roman"/>
          <w:color w:val="DCDCAA"/>
          <w:sz w:val="24"/>
          <w:szCs w:val="24"/>
          <w:lang w:eastAsia="en-IN" w:bidi="hi-IN"/>
        </w:rPr>
        <w:t>isValid</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12C7150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proofErr w:type="spellStart"/>
      <w:r w:rsidRPr="005F23EC">
        <w:rPr>
          <w:rFonts w:ascii="Consolas" w:eastAsia="Times New Roman" w:hAnsi="Consolas" w:cs="Times New Roman"/>
          <w:color w:val="CE9178"/>
          <w:sz w:val="24"/>
          <w:szCs w:val="24"/>
          <w:lang w:eastAsia="en-IN" w:bidi="hi-IN"/>
        </w:rPr>
        <w:t>Its</w:t>
      </w:r>
      <w:proofErr w:type="spellEnd"/>
      <w:r w:rsidRPr="005F23EC">
        <w:rPr>
          <w:rFonts w:ascii="Consolas" w:eastAsia="Times New Roman" w:hAnsi="Consolas" w:cs="Times New Roman"/>
          <w:color w:val="CE9178"/>
          <w:sz w:val="24"/>
          <w:szCs w:val="24"/>
          <w:lang w:eastAsia="en-IN" w:bidi="hi-IN"/>
        </w:rPr>
        <w:t> a Valid Date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7A7EBFBA"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C586C0"/>
          <w:sz w:val="24"/>
          <w:szCs w:val="24"/>
          <w:lang w:eastAsia="en-IN" w:bidi="hi-IN"/>
        </w:rPr>
        <w:t>else</w:t>
      </w:r>
    </w:p>
    <w:p w14:paraId="6B8E2B0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"It's an invalid date!</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81540B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NextDate</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D4D4D4"/>
          <w:sz w:val="24"/>
          <w:szCs w:val="24"/>
          <w:lang w:eastAsia="en-IN" w:bidi="hi-IN"/>
        </w:rPr>
        <w:t>);</w:t>
      </w:r>
    </w:p>
    <w:p w14:paraId="7261C8C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569CD6"/>
          <w:sz w:val="24"/>
          <w:szCs w:val="24"/>
          <w:lang w:eastAsia="en-IN" w:bidi="hi-IN"/>
        </w:rPr>
        <w:t>struct</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4EC9B0"/>
          <w:sz w:val="24"/>
          <w:szCs w:val="24"/>
          <w:lang w:eastAsia="en-IN" w:bidi="hi-IN"/>
        </w:rPr>
        <w:t>DATE</w:t>
      </w: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p>
    <w:p w14:paraId="2C619CD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two dates to find difference between them</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37CAD6D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Date 1</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7BA013A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day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71EAD9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p>
    <w:p w14:paraId="7EF604B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month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3F1FEDA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p>
    <w:p w14:paraId="46ECB4DF"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year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01E3B85D"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18248A19"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Date 2</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CD2B168"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day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49ECC8D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p>
    <w:p w14:paraId="1BE17C5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month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346C74E5"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p>
    <w:p w14:paraId="3FCD33C2"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printf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"Enter year : </w:t>
      </w:r>
      <w:r w:rsidRPr="005F23EC">
        <w:rPr>
          <w:rFonts w:ascii="Consolas" w:eastAsia="Times New Roman" w:hAnsi="Consolas" w:cs="Times New Roman"/>
          <w:color w:val="D7BA7D"/>
          <w:sz w:val="24"/>
          <w:szCs w:val="24"/>
          <w:lang w:eastAsia="en-IN" w:bidi="hi-IN"/>
        </w:rPr>
        <w:t>\n</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w:t>
      </w:r>
    </w:p>
    <w:p w14:paraId="3E4766A7"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proofErr w:type="spellStart"/>
      <w:r w:rsidRPr="005F23EC">
        <w:rPr>
          <w:rFonts w:ascii="Consolas" w:eastAsia="Times New Roman" w:hAnsi="Consolas" w:cs="Times New Roman"/>
          <w:color w:val="DCDCAA"/>
          <w:sz w:val="24"/>
          <w:szCs w:val="24"/>
          <w:lang w:eastAsia="en-IN" w:bidi="hi-IN"/>
        </w:rPr>
        <w:t>scanf</w:t>
      </w:r>
      <w:proofErr w:type="spellEnd"/>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D4D4D4"/>
          <w:sz w:val="24"/>
          <w:szCs w:val="24"/>
          <w:lang w:eastAsia="en-IN" w:bidi="hi-IN"/>
        </w:rPr>
        <w:t>,&amp;</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p>
    <w:p w14:paraId="5439F1F4"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   </w:t>
      </w:r>
      <w:r w:rsidRPr="005F23EC">
        <w:rPr>
          <w:rFonts w:ascii="Consolas" w:eastAsia="Times New Roman" w:hAnsi="Consolas" w:cs="Times New Roman"/>
          <w:color w:val="DCDCAA"/>
          <w:sz w:val="24"/>
          <w:szCs w:val="24"/>
          <w:lang w:eastAsia="en-IN" w:bidi="hi-IN"/>
        </w:rPr>
        <w:t>printf</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CE9178"/>
          <w:sz w:val="24"/>
          <w:szCs w:val="24"/>
          <w:lang w:eastAsia="en-IN" w:bidi="hi-IN"/>
        </w:rPr>
        <w:t>"Difference between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 and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 </w:t>
      </w:r>
      <w:proofErr w:type="gramStart"/>
      <w:r w:rsidRPr="005F23EC">
        <w:rPr>
          <w:rFonts w:ascii="Consolas" w:eastAsia="Times New Roman" w:hAnsi="Consolas" w:cs="Times New Roman"/>
          <w:color w:val="CE9178"/>
          <w:sz w:val="24"/>
          <w:szCs w:val="24"/>
          <w:lang w:eastAsia="en-IN" w:bidi="hi-IN"/>
        </w:rPr>
        <w:t>is</w:t>
      </w:r>
      <w:proofErr w:type="gramEnd"/>
      <w:r w:rsidRPr="005F23EC">
        <w:rPr>
          <w:rFonts w:ascii="Consolas" w:eastAsia="Times New Roman" w:hAnsi="Consolas" w:cs="Times New Roman"/>
          <w:color w:val="CE9178"/>
          <w:sz w:val="24"/>
          <w:szCs w:val="24"/>
          <w:lang w:eastAsia="en-IN" w:bidi="hi-IN"/>
        </w:rPr>
        <w:t> </w:t>
      </w:r>
      <w:r w:rsidRPr="005F23EC">
        <w:rPr>
          <w:rFonts w:ascii="Consolas" w:eastAsia="Times New Roman" w:hAnsi="Consolas" w:cs="Times New Roman"/>
          <w:color w:val="9CDCFE"/>
          <w:sz w:val="24"/>
          <w:szCs w:val="24"/>
          <w:lang w:eastAsia="en-IN" w:bidi="hi-IN"/>
        </w:rPr>
        <w:t>%d</w:t>
      </w:r>
      <w:r w:rsidRPr="005F23EC">
        <w:rPr>
          <w:rFonts w:ascii="Consolas" w:eastAsia="Times New Roman" w:hAnsi="Consolas" w:cs="Times New Roman"/>
          <w:color w:val="CE9178"/>
          <w:sz w:val="24"/>
          <w:szCs w:val="24"/>
          <w:lang w:eastAsia="en-IN" w:bidi="hi-IN"/>
        </w:rPr>
        <w:t>days"</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day</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month</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year</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DCDCAA"/>
          <w:sz w:val="24"/>
          <w:szCs w:val="24"/>
          <w:lang w:eastAsia="en-IN" w:bidi="hi-IN"/>
        </w:rPr>
        <w:t>Difference</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d1</w:t>
      </w:r>
      <w:r w:rsidRPr="005F23EC">
        <w:rPr>
          <w:rFonts w:ascii="Consolas" w:eastAsia="Times New Roman" w:hAnsi="Consolas" w:cs="Times New Roman"/>
          <w:color w:val="D4D4D4"/>
          <w:sz w:val="24"/>
          <w:szCs w:val="24"/>
          <w:lang w:eastAsia="en-IN" w:bidi="hi-IN"/>
        </w:rPr>
        <w:t>,</w:t>
      </w:r>
      <w:r w:rsidRPr="005F23EC">
        <w:rPr>
          <w:rFonts w:ascii="Consolas" w:eastAsia="Times New Roman" w:hAnsi="Consolas" w:cs="Times New Roman"/>
          <w:color w:val="9CDCFE"/>
          <w:sz w:val="24"/>
          <w:szCs w:val="24"/>
          <w:lang w:eastAsia="en-IN" w:bidi="hi-IN"/>
        </w:rPr>
        <w:t>d2</w:t>
      </w:r>
      <w:r w:rsidRPr="005F23EC">
        <w:rPr>
          <w:rFonts w:ascii="Consolas" w:eastAsia="Times New Roman" w:hAnsi="Consolas" w:cs="Times New Roman"/>
          <w:color w:val="D4D4D4"/>
          <w:sz w:val="24"/>
          <w:szCs w:val="24"/>
          <w:lang w:eastAsia="en-IN" w:bidi="hi-IN"/>
        </w:rPr>
        <w:t>));</w:t>
      </w:r>
    </w:p>
    <w:p w14:paraId="4E03FCF3"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p>
    <w:p w14:paraId="0A0BD1EB" w14:textId="77777777" w:rsidR="005F23EC" w:rsidRPr="005F23EC" w:rsidRDefault="005F23EC" w:rsidP="005F23EC">
      <w:pPr>
        <w:shd w:val="clear" w:color="auto" w:fill="1E1E1E"/>
        <w:spacing w:after="0" w:line="330" w:lineRule="atLeast"/>
        <w:rPr>
          <w:rFonts w:ascii="Consolas" w:eastAsia="Times New Roman" w:hAnsi="Consolas" w:cs="Times New Roman"/>
          <w:color w:val="D4D4D4"/>
          <w:sz w:val="24"/>
          <w:szCs w:val="24"/>
          <w:lang w:eastAsia="en-IN" w:bidi="hi-IN"/>
        </w:rPr>
      </w:pPr>
      <w:r w:rsidRPr="005F23EC">
        <w:rPr>
          <w:rFonts w:ascii="Consolas" w:eastAsia="Times New Roman" w:hAnsi="Consolas" w:cs="Times New Roman"/>
          <w:color w:val="D4D4D4"/>
          <w:sz w:val="24"/>
          <w:szCs w:val="24"/>
          <w:lang w:eastAsia="en-IN" w:bidi="hi-IN"/>
        </w:rPr>
        <w:t>}</w:t>
      </w:r>
    </w:p>
    <w:p w14:paraId="261A4337" w14:textId="0280DD78" w:rsidR="00DF56A9" w:rsidRDefault="00DF56A9" w:rsidP="0059738F">
      <w:pPr>
        <w:rPr>
          <w:b/>
          <w:bCs/>
        </w:rPr>
      </w:pPr>
    </w:p>
    <w:p w14:paraId="24BD07CE" w14:textId="0DC382B8" w:rsidR="005F23EC" w:rsidRDefault="005F23EC" w:rsidP="0059738F">
      <w:pPr>
        <w:rPr>
          <w:b/>
          <w:bCs/>
        </w:rPr>
      </w:pPr>
      <w:r>
        <w:rPr>
          <w:b/>
          <w:bCs/>
          <w:noProof/>
        </w:rPr>
        <w:lastRenderedPageBreak/>
        <w:drawing>
          <wp:inline distT="0" distB="0" distL="0" distR="0" wp14:anchorId="2E5F4161" wp14:editId="63C16819">
            <wp:extent cx="5524500" cy="55702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24500" cy="5570220"/>
                    </a:xfrm>
                    <a:prstGeom prst="rect">
                      <a:avLst/>
                    </a:prstGeom>
                    <a:noFill/>
                    <a:ln>
                      <a:noFill/>
                    </a:ln>
                  </pic:spPr>
                </pic:pic>
              </a:graphicData>
            </a:graphic>
          </wp:inline>
        </w:drawing>
      </w:r>
    </w:p>
    <w:p w14:paraId="22BB4D69" w14:textId="77777777" w:rsidR="006D0982" w:rsidRDefault="006D0982" w:rsidP="0059738F">
      <w:pPr>
        <w:rPr>
          <w:b/>
          <w:bCs/>
        </w:rPr>
      </w:pPr>
    </w:p>
    <w:p w14:paraId="599DF647" w14:textId="77777777" w:rsidR="00DF56A9" w:rsidRPr="0059738F" w:rsidRDefault="00DF56A9" w:rsidP="0059738F">
      <w:pPr>
        <w:rPr>
          <w:b/>
          <w:bCs/>
        </w:rPr>
      </w:pPr>
    </w:p>
    <w:p w14:paraId="545FF522" w14:textId="77777777" w:rsidR="0059738F" w:rsidRPr="0059738F" w:rsidRDefault="0059738F" w:rsidP="0059738F">
      <w:pPr>
        <w:rPr>
          <w:b/>
          <w:bCs/>
        </w:rPr>
      </w:pPr>
      <w:r w:rsidRPr="0059738F">
        <w:rPr>
          <w:b/>
          <w:bCs/>
        </w:rPr>
        <w:t>2. Define structure data type TRAIN_INFO. The type contains:</w:t>
      </w:r>
    </w:p>
    <w:p w14:paraId="004BF764" w14:textId="77777777" w:rsidR="0059738F" w:rsidRPr="0059738F" w:rsidRDefault="0059738F" w:rsidP="0059738F">
      <w:pPr>
        <w:rPr>
          <w:b/>
          <w:bCs/>
        </w:rPr>
      </w:pPr>
      <w:proofErr w:type="spellStart"/>
      <w:r w:rsidRPr="0059738F">
        <w:rPr>
          <w:b/>
          <w:bCs/>
        </w:rPr>
        <w:t>i</w:t>
      </w:r>
      <w:proofErr w:type="spellEnd"/>
      <w:r w:rsidRPr="0059738F">
        <w:rPr>
          <w:b/>
          <w:bCs/>
        </w:rPr>
        <w:t xml:space="preserve">. Train No: </w:t>
      </w:r>
      <w:proofErr w:type="spellStart"/>
      <w:r w:rsidRPr="0059738F">
        <w:rPr>
          <w:b/>
          <w:bCs/>
        </w:rPr>
        <w:t>interger</w:t>
      </w:r>
      <w:proofErr w:type="spellEnd"/>
      <w:r w:rsidRPr="0059738F">
        <w:rPr>
          <w:b/>
          <w:bCs/>
        </w:rPr>
        <w:t xml:space="preserve"> type</w:t>
      </w:r>
    </w:p>
    <w:p w14:paraId="7D5E693A" w14:textId="77777777" w:rsidR="0059738F" w:rsidRPr="0059738F" w:rsidRDefault="0059738F" w:rsidP="0059738F">
      <w:pPr>
        <w:rPr>
          <w:b/>
          <w:bCs/>
        </w:rPr>
      </w:pPr>
      <w:r w:rsidRPr="0059738F">
        <w:rPr>
          <w:b/>
          <w:bCs/>
        </w:rPr>
        <w:t>ii. Train name: string</w:t>
      </w:r>
    </w:p>
    <w:p w14:paraId="629588AF" w14:textId="3238454E" w:rsidR="00AB59B0" w:rsidRPr="0059738F" w:rsidRDefault="0059738F" w:rsidP="0059738F">
      <w:pPr>
        <w:rPr>
          <w:b/>
          <w:bCs/>
        </w:rPr>
      </w:pPr>
      <w:r w:rsidRPr="0059738F">
        <w:rPr>
          <w:b/>
          <w:bCs/>
        </w:rPr>
        <w:t>iii. Departure time: aggregate type TIME</w:t>
      </w:r>
    </w:p>
    <w:p w14:paraId="23BBDD60" w14:textId="77777777" w:rsidR="0059738F" w:rsidRPr="0059738F" w:rsidRDefault="0059738F" w:rsidP="0059738F">
      <w:pPr>
        <w:rPr>
          <w:b/>
          <w:bCs/>
        </w:rPr>
      </w:pPr>
      <w:r w:rsidRPr="0059738F">
        <w:rPr>
          <w:b/>
          <w:bCs/>
        </w:rPr>
        <w:t>iv. Arrival time: aggregate type TIME</w:t>
      </w:r>
    </w:p>
    <w:p w14:paraId="79287467" w14:textId="77777777" w:rsidR="0059738F" w:rsidRPr="0059738F" w:rsidRDefault="0059738F" w:rsidP="0059738F">
      <w:pPr>
        <w:rPr>
          <w:b/>
          <w:bCs/>
        </w:rPr>
      </w:pPr>
      <w:r w:rsidRPr="0059738F">
        <w:rPr>
          <w:b/>
          <w:bCs/>
        </w:rPr>
        <w:t>v. Start station: string</w:t>
      </w:r>
    </w:p>
    <w:p w14:paraId="20068D07" w14:textId="77777777" w:rsidR="0059738F" w:rsidRPr="0059738F" w:rsidRDefault="0059738F" w:rsidP="0059738F">
      <w:pPr>
        <w:rPr>
          <w:b/>
          <w:bCs/>
        </w:rPr>
      </w:pPr>
      <w:r w:rsidRPr="0059738F">
        <w:rPr>
          <w:b/>
          <w:bCs/>
        </w:rPr>
        <w:t>vi. End station: string</w:t>
      </w:r>
    </w:p>
    <w:p w14:paraId="365D17E4" w14:textId="77777777" w:rsidR="0059738F" w:rsidRPr="0059738F" w:rsidRDefault="0059738F" w:rsidP="0059738F">
      <w:pPr>
        <w:rPr>
          <w:b/>
          <w:bCs/>
        </w:rPr>
      </w:pPr>
      <w:r w:rsidRPr="0059738F">
        <w:rPr>
          <w:b/>
          <w:bCs/>
        </w:rPr>
        <w:t xml:space="preserve">The structure type TIME contains two integer members: hours and minute. Maintain a train </w:t>
      </w:r>
    </w:p>
    <w:p w14:paraId="2C6A5135" w14:textId="77777777" w:rsidR="0059738F" w:rsidRPr="0059738F" w:rsidRDefault="0059738F" w:rsidP="0059738F">
      <w:pPr>
        <w:rPr>
          <w:b/>
          <w:bCs/>
        </w:rPr>
      </w:pPr>
      <w:r w:rsidRPr="0059738F">
        <w:rPr>
          <w:b/>
          <w:bCs/>
        </w:rPr>
        <w:t>timetable and implement the following operations:</w:t>
      </w:r>
    </w:p>
    <w:p w14:paraId="05BA2DC2" w14:textId="77777777" w:rsidR="0059738F" w:rsidRPr="0059738F" w:rsidRDefault="0059738F" w:rsidP="0059738F">
      <w:pPr>
        <w:rPr>
          <w:b/>
          <w:bCs/>
        </w:rPr>
      </w:pPr>
      <w:proofErr w:type="spellStart"/>
      <w:r w:rsidRPr="0059738F">
        <w:rPr>
          <w:b/>
          <w:bCs/>
        </w:rPr>
        <w:lastRenderedPageBreak/>
        <w:t>i</w:t>
      </w:r>
      <w:proofErr w:type="spellEnd"/>
      <w:r w:rsidRPr="0059738F">
        <w:rPr>
          <w:b/>
          <w:bCs/>
        </w:rPr>
        <w:t xml:space="preserve">) List all the trains (sorted according to train number) that depart from particular </w:t>
      </w:r>
    </w:p>
    <w:p w14:paraId="527A143D" w14:textId="77777777" w:rsidR="0059738F" w:rsidRPr="0059738F" w:rsidRDefault="0059738F" w:rsidP="0059738F">
      <w:pPr>
        <w:rPr>
          <w:b/>
          <w:bCs/>
        </w:rPr>
      </w:pPr>
      <w:r w:rsidRPr="0059738F">
        <w:rPr>
          <w:b/>
          <w:bCs/>
        </w:rPr>
        <w:t>station.</w:t>
      </w:r>
    </w:p>
    <w:p w14:paraId="30673ACF" w14:textId="77777777" w:rsidR="0059738F" w:rsidRPr="0059738F" w:rsidRDefault="0059738F" w:rsidP="0059738F">
      <w:pPr>
        <w:rPr>
          <w:b/>
          <w:bCs/>
        </w:rPr>
      </w:pPr>
      <w:r w:rsidRPr="0059738F">
        <w:rPr>
          <w:b/>
          <w:bCs/>
        </w:rPr>
        <w:t>ii) List all the trains that depart from a particular station at particular point.</w:t>
      </w:r>
    </w:p>
    <w:p w14:paraId="0347D817" w14:textId="77777777" w:rsidR="0059738F" w:rsidRPr="0059738F" w:rsidRDefault="0059738F" w:rsidP="0059738F">
      <w:pPr>
        <w:rPr>
          <w:b/>
          <w:bCs/>
        </w:rPr>
      </w:pPr>
      <w:r w:rsidRPr="0059738F">
        <w:rPr>
          <w:b/>
          <w:bCs/>
        </w:rPr>
        <w:t xml:space="preserve">iii) List all the trains that depart from a particular station within next one hour of a given </w:t>
      </w:r>
    </w:p>
    <w:p w14:paraId="7639A95E" w14:textId="77777777" w:rsidR="0059738F" w:rsidRPr="0059738F" w:rsidRDefault="0059738F" w:rsidP="0059738F">
      <w:pPr>
        <w:rPr>
          <w:b/>
          <w:bCs/>
        </w:rPr>
      </w:pPr>
      <w:r w:rsidRPr="0059738F">
        <w:rPr>
          <w:b/>
          <w:bCs/>
        </w:rPr>
        <w:t>time.</w:t>
      </w:r>
    </w:p>
    <w:p w14:paraId="46DD0BCD" w14:textId="359E7BE1" w:rsidR="0059738F" w:rsidRDefault="0059738F" w:rsidP="0059738F">
      <w:pPr>
        <w:rPr>
          <w:b/>
          <w:bCs/>
        </w:rPr>
      </w:pPr>
      <w:r w:rsidRPr="0059738F">
        <w:rPr>
          <w:b/>
          <w:bCs/>
        </w:rPr>
        <w:t>iv) List all the trains between a pair of start station and end station.</w:t>
      </w:r>
    </w:p>
    <w:p w14:paraId="48E4C5D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#include</w:t>
      </w:r>
      <w:r>
        <w:rPr>
          <w:rFonts w:ascii="Consolas" w:eastAsia="Times New Roman" w:hAnsi="Consolas" w:cs="Times New Roman"/>
          <w:color w:val="569CD6"/>
          <w:lang w:eastAsia="en-IN"/>
        </w:rPr>
        <w:t> </w:t>
      </w:r>
      <w:r>
        <w:rPr>
          <w:rFonts w:ascii="Consolas" w:eastAsia="Times New Roman" w:hAnsi="Consolas" w:cs="Times New Roman"/>
          <w:color w:val="CE9178"/>
          <w:lang w:eastAsia="en-IN"/>
        </w:rPr>
        <w:t>&lt;</w:t>
      </w:r>
      <w:proofErr w:type="spellStart"/>
      <w:r>
        <w:rPr>
          <w:rFonts w:ascii="Consolas" w:eastAsia="Times New Roman" w:hAnsi="Consolas" w:cs="Times New Roman"/>
          <w:color w:val="CE9178"/>
          <w:lang w:eastAsia="en-IN"/>
        </w:rPr>
        <w:t>stdio.h</w:t>
      </w:r>
      <w:proofErr w:type="spellEnd"/>
      <w:r>
        <w:rPr>
          <w:rFonts w:ascii="Consolas" w:eastAsia="Times New Roman" w:hAnsi="Consolas" w:cs="Times New Roman"/>
          <w:color w:val="CE9178"/>
          <w:lang w:eastAsia="en-IN"/>
        </w:rPr>
        <w:t>&gt;</w:t>
      </w:r>
    </w:p>
    <w:p w14:paraId="0B85E23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#include</w:t>
      </w:r>
      <w:r>
        <w:rPr>
          <w:rFonts w:ascii="Consolas" w:eastAsia="Times New Roman" w:hAnsi="Consolas" w:cs="Times New Roman"/>
          <w:color w:val="569CD6"/>
          <w:lang w:eastAsia="en-IN"/>
        </w:rPr>
        <w:t> </w:t>
      </w:r>
      <w:r>
        <w:rPr>
          <w:rFonts w:ascii="Consolas" w:eastAsia="Times New Roman" w:hAnsi="Consolas" w:cs="Times New Roman"/>
          <w:color w:val="CE9178"/>
          <w:lang w:eastAsia="en-IN"/>
        </w:rPr>
        <w:t>&lt;</w:t>
      </w:r>
      <w:proofErr w:type="spellStart"/>
      <w:r>
        <w:rPr>
          <w:rFonts w:ascii="Consolas" w:eastAsia="Times New Roman" w:hAnsi="Consolas" w:cs="Times New Roman"/>
          <w:color w:val="CE9178"/>
          <w:lang w:eastAsia="en-IN"/>
        </w:rPr>
        <w:t>string.h</w:t>
      </w:r>
      <w:proofErr w:type="spellEnd"/>
      <w:r>
        <w:rPr>
          <w:rFonts w:ascii="Consolas" w:eastAsia="Times New Roman" w:hAnsi="Consolas" w:cs="Times New Roman"/>
          <w:color w:val="CE9178"/>
          <w:lang w:eastAsia="en-IN"/>
        </w:rPr>
        <w:t>&gt;</w:t>
      </w:r>
    </w:p>
    <w:p w14:paraId="2A44BC3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#include</w:t>
      </w:r>
      <w:r>
        <w:rPr>
          <w:rFonts w:ascii="Consolas" w:eastAsia="Times New Roman" w:hAnsi="Consolas" w:cs="Times New Roman"/>
          <w:color w:val="569CD6"/>
          <w:lang w:eastAsia="en-IN"/>
        </w:rPr>
        <w:t> </w:t>
      </w:r>
      <w:r>
        <w:rPr>
          <w:rFonts w:ascii="Consolas" w:eastAsia="Times New Roman" w:hAnsi="Consolas" w:cs="Times New Roman"/>
          <w:color w:val="CE9178"/>
          <w:lang w:eastAsia="en-IN"/>
        </w:rPr>
        <w:t>&lt;</w:t>
      </w:r>
      <w:proofErr w:type="spellStart"/>
      <w:r>
        <w:rPr>
          <w:rFonts w:ascii="Consolas" w:eastAsia="Times New Roman" w:hAnsi="Consolas" w:cs="Times New Roman"/>
          <w:color w:val="CE9178"/>
          <w:lang w:eastAsia="en-IN"/>
        </w:rPr>
        <w:t>stdlib.h</w:t>
      </w:r>
      <w:proofErr w:type="spellEnd"/>
      <w:r>
        <w:rPr>
          <w:rFonts w:ascii="Consolas" w:eastAsia="Times New Roman" w:hAnsi="Consolas" w:cs="Times New Roman"/>
          <w:color w:val="CE9178"/>
          <w:lang w:eastAsia="en-IN"/>
        </w:rPr>
        <w:t>&gt;</w:t>
      </w:r>
    </w:p>
    <w:p w14:paraId="29F5481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Time</w:t>
      </w:r>
    </w:p>
    <w:p w14:paraId="41DBB0D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41AEB3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w:t>
      </w:r>
    </w:p>
    <w:p w14:paraId="37BE53A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w:t>
      </w:r>
    </w:p>
    <w:p w14:paraId="1B9D049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1C6E30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p>
    <w:p w14:paraId="7600AE9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3373E2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train_no</w:t>
      </w:r>
      <w:proofErr w:type="spellEnd"/>
      <w:r>
        <w:rPr>
          <w:rFonts w:ascii="Consolas" w:eastAsia="Times New Roman" w:hAnsi="Consolas" w:cs="Times New Roman"/>
          <w:color w:val="D4D4D4"/>
          <w:lang w:eastAsia="en-IN"/>
        </w:rPr>
        <w:t>;</w:t>
      </w:r>
    </w:p>
    <w:p w14:paraId="49587A3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train_name</w:t>
      </w:r>
      <w:proofErr w:type="spellEnd"/>
      <w:r>
        <w:rPr>
          <w:rFonts w:ascii="Consolas" w:eastAsia="Times New Roman" w:hAnsi="Consolas" w:cs="Times New Roman"/>
          <w:color w:val="D4D4D4"/>
          <w:lang w:eastAsia="en-IN"/>
        </w:rPr>
        <w:t>[</w:t>
      </w:r>
      <w:r>
        <w:rPr>
          <w:rFonts w:ascii="Consolas" w:eastAsia="Times New Roman" w:hAnsi="Consolas" w:cs="Times New Roman"/>
          <w:color w:val="B5CEA8"/>
          <w:lang w:eastAsia="en-IN"/>
        </w:rPr>
        <w:t>50</w:t>
      </w:r>
      <w:r>
        <w:rPr>
          <w:rFonts w:ascii="Consolas" w:eastAsia="Times New Roman" w:hAnsi="Consolas" w:cs="Times New Roman"/>
          <w:color w:val="D4D4D4"/>
          <w:lang w:eastAsia="en-IN"/>
        </w:rPr>
        <w:t>];</w:t>
      </w:r>
    </w:p>
    <w:p w14:paraId="6256841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Time</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p>
    <w:p w14:paraId="2C15A7C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Time</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p>
    <w:p w14:paraId="55D2D6E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50</w:t>
      </w:r>
      <w:r>
        <w:rPr>
          <w:rFonts w:ascii="Consolas" w:eastAsia="Times New Roman" w:hAnsi="Consolas" w:cs="Times New Roman"/>
          <w:color w:val="D4D4D4"/>
          <w:lang w:eastAsia="en-IN"/>
        </w:rPr>
        <w:t>];</w:t>
      </w:r>
    </w:p>
    <w:p w14:paraId="148A888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end</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50</w:t>
      </w:r>
      <w:r>
        <w:rPr>
          <w:rFonts w:ascii="Consolas" w:eastAsia="Times New Roman" w:hAnsi="Consolas" w:cs="Times New Roman"/>
          <w:color w:val="D4D4D4"/>
          <w:lang w:eastAsia="en-IN"/>
        </w:rPr>
        <w:t>];</w:t>
      </w:r>
    </w:p>
    <w:p w14:paraId="21A4502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37A3A8F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void</w:t>
      </w:r>
      <w:r>
        <w:rPr>
          <w:rFonts w:ascii="Consolas" w:eastAsia="Times New Roman" w:hAnsi="Consolas" w:cs="Times New Roman"/>
          <w:color w:val="D4D4D4"/>
          <w:lang w:eastAsia="en-IN"/>
        </w:rPr>
        <w:t> </w:t>
      </w:r>
      <w:r>
        <w:rPr>
          <w:rFonts w:ascii="Consolas" w:eastAsia="Times New Roman" w:hAnsi="Consolas" w:cs="Times New Roman"/>
          <w:color w:val="DCDCAA"/>
          <w:lang w:eastAsia="en-IN"/>
        </w:rPr>
        <w:t>sort</w:t>
      </w:r>
      <w:r>
        <w:rPr>
          <w:rFonts w:ascii="Consolas" w:eastAsia="Times New Roman" w:hAnsi="Consolas" w:cs="Times New Roman"/>
          <w:color w:val="D4D4D4"/>
          <w:lang w:eastAsia="en-IN"/>
        </w:rPr>
        <w:t>(</w:t>
      </w: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569CD6"/>
          <w:lang w:eastAsia="en-IN"/>
        </w:rPr>
        <w:t>[]</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w:t>
      </w:r>
    </w:p>
    <w:p w14:paraId="1C96839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554332F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&lt;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0E06F1E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3B7B831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minindex</w:t>
      </w:r>
      <w:proofErr w:type="spellEnd"/>
      <w:r>
        <w:rPr>
          <w:rFonts w:ascii="Consolas" w:eastAsia="Times New Roman" w:hAnsi="Consolas" w:cs="Times New Roman"/>
          <w:color w:val="D4D4D4"/>
          <w:lang w:eastAsia="en-IN"/>
        </w:rPr>
        <w:t> =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0C60BE1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 =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 &lt;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proofErr w:type="spellEnd"/>
      <w:r>
        <w:rPr>
          <w:rFonts w:ascii="Consolas" w:eastAsia="Times New Roman" w:hAnsi="Consolas" w:cs="Times New Roman"/>
          <w:color w:val="D4D4D4"/>
          <w:lang w:eastAsia="en-IN"/>
        </w:rPr>
        <w:t>)</w:t>
      </w:r>
    </w:p>
    <w:p w14:paraId="7669E6D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57CA194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minindex</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train_no</w:t>
      </w:r>
      <w:proofErr w:type="spellEnd"/>
      <w:r>
        <w:rPr>
          <w:rFonts w:ascii="Consolas" w:eastAsia="Times New Roman" w:hAnsi="Consolas" w:cs="Times New Roman"/>
          <w:color w:val="D4D4D4"/>
          <w:lang w:eastAsia="en-IN"/>
        </w:rPr>
        <w:t> &gt;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train_no</w:t>
      </w:r>
      <w:proofErr w:type="spellEnd"/>
      <w:r>
        <w:rPr>
          <w:rFonts w:ascii="Consolas" w:eastAsia="Times New Roman" w:hAnsi="Consolas" w:cs="Times New Roman"/>
          <w:color w:val="D4D4D4"/>
          <w:lang w:eastAsia="en-IN"/>
        </w:rPr>
        <w:t>)</w:t>
      </w:r>
    </w:p>
    <w:p w14:paraId="7F37A75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51C389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9CDCFE"/>
          <w:lang w:eastAsia="en-IN"/>
        </w:rPr>
        <w:t>minindex</w:t>
      </w:r>
      <w:proofErr w:type="spellEnd"/>
      <w:r>
        <w:rPr>
          <w:rFonts w:ascii="Consolas" w:eastAsia="Times New Roman" w:hAnsi="Consolas" w:cs="Times New Roman"/>
          <w:color w:val="D4D4D4"/>
          <w:lang w:eastAsia="en-IN"/>
        </w:rPr>
        <w:t> = </w:t>
      </w:r>
      <w:r>
        <w:rPr>
          <w:rFonts w:ascii="Consolas" w:eastAsia="Times New Roman" w:hAnsi="Consolas" w:cs="Times New Roman"/>
          <w:color w:val="9CDCFE"/>
          <w:lang w:eastAsia="en-IN"/>
        </w:rPr>
        <w:t>j</w:t>
      </w:r>
      <w:r>
        <w:rPr>
          <w:rFonts w:ascii="Consolas" w:eastAsia="Times New Roman" w:hAnsi="Consolas" w:cs="Times New Roman"/>
          <w:color w:val="D4D4D4"/>
          <w:lang w:eastAsia="en-IN"/>
        </w:rPr>
        <w:t>;</w:t>
      </w:r>
    </w:p>
    <w:p w14:paraId="76B4778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045AABD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57E643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temp</w:t>
      </w:r>
      <w:r>
        <w:rPr>
          <w:rFonts w:ascii="Consolas" w:eastAsia="Times New Roman" w:hAnsi="Consolas" w:cs="Times New Roman"/>
          <w:color w:val="D4D4D4"/>
          <w:lang w:eastAsia="en-IN"/>
        </w:rPr>
        <w:t> =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minindex</w:t>
      </w:r>
      <w:proofErr w:type="spellEnd"/>
      <w:r>
        <w:rPr>
          <w:rFonts w:ascii="Consolas" w:eastAsia="Times New Roman" w:hAnsi="Consolas" w:cs="Times New Roman"/>
          <w:color w:val="D4D4D4"/>
          <w:lang w:eastAsia="en-IN"/>
        </w:rPr>
        <w:t>];</w:t>
      </w:r>
    </w:p>
    <w:p w14:paraId="7CD866E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minindex</w:t>
      </w:r>
      <w:proofErr w:type="spellEnd"/>
      <w:r>
        <w:rPr>
          <w:rFonts w:ascii="Consolas" w:eastAsia="Times New Roman" w:hAnsi="Consolas" w:cs="Times New Roman"/>
          <w:color w:val="D4D4D4"/>
          <w:lang w:eastAsia="en-IN"/>
        </w:rPr>
        <w:t>] =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14F0979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9CDCFE"/>
          <w:lang w:eastAsia="en-IN"/>
        </w:rPr>
        <w:t>temp</w:t>
      </w:r>
      <w:r>
        <w:rPr>
          <w:rFonts w:ascii="Consolas" w:eastAsia="Times New Roman" w:hAnsi="Consolas" w:cs="Times New Roman"/>
          <w:color w:val="D4D4D4"/>
          <w:lang w:eastAsia="en-IN"/>
        </w:rPr>
        <w:t>;</w:t>
      </w:r>
    </w:p>
    <w:p w14:paraId="6CF4567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4A51E0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D7E628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void</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print_train</w:t>
      </w:r>
      <w:proofErr w:type="spellEnd"/>
      <w:r>
        <w:rPr>
          <w:rFonts w:ascii="Consolas" w:eastAsia="Times New Roman" w:hAnsi="Consolas" w:cs="Times New Roman"/>
          <w:color w:val="D4D4D4"/>
          <w:lang w:eastAsia="en-IN"/>
        </w:rPr>
        <w:t>(</w:t>
      </w: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569CD6"/>
          <w:lang w:eastAsia="en-IN"/>
        </w:rPr>
        <w:t>[]</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w:t>
      </w:r>
    </w:p>
    <w:p w14:paraId="74971A2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3D42CA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sort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w:t>
      </w:r>
    </w:p>
    <w:p w14:paraId="5DC1E9B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"S.no</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TrainNo</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Train Name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depTime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ArrTime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Start</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End</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32F222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lastRenderedPageBreak/>
        <w:t>for</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&lt;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723D75B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3AD93DE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proofErr w:type="spellStart"/>
      <w:r>
        <w:rPr>
          <w:rFonts w:ascii="Consolas" w:eastAsia="Times New Roman" w:hAnsi="Consolas" w:cs="Times New Roman"/>
          <w:color w:val="D4D4D4"/>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p>
    <w:p w14:paraId="3B2893B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[i].</w:t>
      </w:r>
      <w:r>
        <w:rPr>
          <w:rFonts w:ascii="Consolas" w:eastAsia="Times New Roman" w:hAnsi="Consolas" w:cs="Times New Roman"/>
          <w:color w:val="9CDCFE"/>
          <w:lang w:eastAsia="en-IN"/>
        </w:rPr>
        <w:t>train_no</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[i].</w:t>
      </w:r>
      <w:r>
        <w:rPr>
          <w:rFonts w:ascii="Consolas" w:eastAsia="Times New Roman" w:hAnsi="Consolas" w:cs="Times New Roman"/>
          <w:color w:val="9CDCFE"/>
          <w:lang w:eastAsia="en-IN"/>
        </w:rPr>
        <w:t>train</w:t>
      </w:r>
      <w:r>
        <w:rPr>
          <w:rFonts w:ascii="Consolas" w:eastAsia="Times New Roman" w:hAnsi="Consolas" w:cs="Times New Roman"/>
          <w:color w:val="D4D4D4"/>
          <w:lang w:eastAsia="en-IN"/>
        </w:rPr>
        <w:t> name,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[i].</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[i].</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w:t>
      </w:r>
    </w:p>
    <w:p w14:paraId="1EB7DAA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D4D4D4"/>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D4D4D4"/>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D4D4D4"/>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D4D4D4"/>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end</w:t>
      </w:r>
      <w:r>
        <w:rPr>
          <w:rFonts w:ascii="Consolas" w:eastAsia="Times New Roman" w:hAnsi="Consolas" w:cs="Times New Roman"/>
          <w:color w:val="D4D4D4"/>
          <w:lang w:eastAsia="en-IN"/>
        </w:rPr>
        <w:t>);</w:t>
      </w:r>
    </w:p>
    <w:p w14:paraId="0E4C063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5976C1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D1B38D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void</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train_station</w:t>
      </w:r>
      <w:proofErr w:type="spellEnd"/>
      <w:r>
        <w:rPr>
          <w:rFonts w:ascii="Consolas" w:eastAsia="Times New Roman" w:hAnsi="Consolas" w:cs="Times New Roman"/>
          <w:color w:val="D4D4D4"/>
          <w:lang w:eastAsia="en-IN"/>
        </w:rPr>
        <w:t>(</w:t>
      </w: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569CD6"/>
          <w:lang w:eastAsia="en-IN"/>
        </w:rPr>
        <w:t>[]</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w:t>
      </w:r>
    </w:p>
    <w:p w14:paraId="4861C6E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A17C05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str</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30</w:t>
      </w:r>
      <w:r>
        <w:rPr>
          <w:rFonts w:ascii="Consolas" w:eastAsia="Times New Roman" w:hAnsi="Consolas" w:cs="Times New Roman"/>
          <w:color w:val="D4D4D4"/>
          <w:lang w:eastAsia="en-IN"/>
        </w:rPr>
        <w:t>];</w:t>
      </w:r>
    </w:p>
    <w:p w14:paraId="2C39B2B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the depart station for which you want to search for the trains: "</w:t>
      </w:r>
      <w:r>
        <w:rPr>
          <w:rFonts w:ascii="Consolas" w:eastAsia="Times New Roman" w:hAnsi="Consolas" w:cs="Times New Roman"/>
          <w:color w:val="D4D4D4"/>
          <w:lang w:eastAsia="en-IN"/>
        </w:rPr>
        <w:t>);</w:t>
      </w:r>
    </w:p>
    <w:p w14:paraId="3C895D9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%s</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str</w:t>
      </w:r>
      <w:r>
        <w:rPr>
          <w:rFonts w:ascii="Consolas" w:eastAsia="Times New Roman" w:hAnsi="Consolas" w:cs="Times New Roman"/>
          <w:color w:val="D4D4D4"/>
          <w:lang w:eastAsia="en-IN"/>
        </w:rPr>
        <w:t>);</w:t>
      </w:r>
    </w:p>
    <w:p w14:paraId="7CD908A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getchar</w:t>
      </w:r>
      <w:proofErr w:type="spellEnd"/>
      <w:r>
        <w:rPr>
          <w:rFonts w:ascii="Consolas" w:eastAsia="Times New Roman" w:hAnsi="Consolas" w:cs="Times New Roman"/>
          <w:color w:val="D4D4D4"/>
          <w:lang w:eastAsia="en-IN"/>
        </w:rPr>
        <w:t>();</w:t>
      </w:r>
    </w:p>
    <w:p w14:paraId="2D2EE15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found</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7A87904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"S.no</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TrainNo</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Train Name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depTime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ArrTime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Start</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End</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3DB62305"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&lt;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0F6A582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DC481C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strcmp</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76B345D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568B633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found</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p>
    <w:p w14:paraId="3C6AC0B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p>
    <w:p w14:paraId="666F6CF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train_no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train_name</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proofErr w:type="spellEnd"/>
      <w:r>
        <w:rPr>
          <w:rFonts w:ascii="Consolas" w:eastAsia="Times New Roman" w:hAnsi="Consolas" w:cs="Times New Roman"/>
          <w:color w:val="D4D4D4"/>
          <w:lang w:eastAsia="en-IN"/>
        </w:rPr>
        <w:t>,</w:t>
      </w:r>
    </w:p>
    <w:p w14:paraId="5BB3323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w:t>
      </w:r>
    </w:p>
    <w:p w14:paraId="0499571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end</w:t>
      </w:r>
      <w:r>
        <w:rPr>
          <w:rFonts w:ascii="Consolas" w:eastAsia="Times New Roman" w:hAnsi="Consolas" w:cs="Times New Roman"/>
          <w:color w:val="D4D4D4"/>
          <w:lang w:eastAsia="en-IN"/>
        </w:rPr>
        <w:t>);</w:t>
      </w:r>
    </w:p>
    <w:p w14:paraId="09AE1C2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77A594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BC1097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found</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2793CA2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BBF2A6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"No Data Available!</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1FCADBB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445C69D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854BC2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Time</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next_time</w:t>
      </w:r>
      <w:proofErr w:type="spellEnd"/>
      <w:r>
        <w:rPr>
          <w:rFonts w:ascii="Consolas" w:eastAsia="Times New Roman" w:hAnsi="Consolas" w:cs="Times New Roman"/>
          <w:color w:val="D4D4D4"/>
          <w:lang w:eastAsia="en-IN"/>
        </w:rPr>
        <w:t>(</w:t>
      </w: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Time</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
    <w:p w14:paraId="55C2678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E0B681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proofErr w:type="spellEnd"/>
      <w:r>
        <w:rPr>
          <w:rFonts w:ascii="Consolas" w:eastAsia="Times New Roman" w:hAnsi="Consolas" w:cs="Times New Roman"/>
          <w:color w:val="D4D4D4"/>
          <w:lang w:eastAsia="en-IN"/>
        </w:rPr>
        <w:t>==</w:t>
      </w:r>
      <w:r>
        <w:rPr>
          <w:rFonts w:ascii="Consolas" w:eastAsia="Times New Roman" w:hAnsi="Consolas" w:cs="Times New Roman"/>
          <w:color w:val="B5CEA8"/>
          <w:lang w:eastAsia="en-IN"/>
        </w:rPr>
        <w:t>23</w:t>
      </w:r>
      <w:r>
        <w:rPr>
          <w:rFonts w:ascii="Consolas" w:eastAsia="Times New Roman" w:hAnsi="Consolas" w:cs="Times New Roman"/>
          <w:color w:val="D4D4D4"/>
          <w:lang w:eastAsia="en-IN"/>
        </w:rPr>
        <w:t>)</w:t>
      </w:r>
    </w:p>
    <w:p w14:paraId="36A4E1F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E7EAA7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proofErr w:type="spellEnd"/>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0C5F2F6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3AA9C8C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else</w:t>
      </w:r>
    </w:p>
    <w:p w14:paraId="1E89202A"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proofErr w:type="spellEnd"/>
      <w:r>
        <w:rPr>
          <w:rFonts w:ascii="Consolas" w:eastAsia="Times New Roman" w:hAnsi="Consolas" w:cs="Times New Roman"/>
          <w:color w:val="D4D4D4"/>
          <w:lang w:eastAsia="en-IN"/>
        </w:rPr>
        <w:t>++;</w:t>
      </w:r>
    </w:p>
    <w:p w14:paraId="0DA3ADD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return</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
    <w:p w14:paraId="5B5209D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5508865"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void</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train_time</w:t>
      </w:r>
      <w:proofErr w:type="spellEnd"/>
      <w:r>
        <w:rPr>
          <w:rFonts w:ascii="Consolas" w:eastAsia="Times New Roman" w:hAnsi="Consolas" w:cs="Times New Roman"/>
          <w:color w:val="D4D4D4"/>
          <w:lang w:eastAsia="en-IN"/>
        </w:rPr>
        <w:t>(</w:t>
      </w: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569CD6"/>
          <w:lang w:eastAsia="en-IN"/>
        </w:rPr>
        <w:t>[]</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w:t>
      </w:r>
    </w:p>
    <w:p w14:paraId="2D8D7E3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8307AD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char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str</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30</w:t>
      </w:r>
      <w:r>
        <w:rPr>
          <w:rFonts w:ascii="Consolas" w:eastAsia="Times New Roman" w:hAnsi="Consolas" w:cs="Times New Roman"/>
          <w:color w:val="D4D4D4"/>
          <w:lang w:eastAsia="en-IN"/>
        </w:rPr>
        <w:t>];</w:t>
      </w:r>
    </w:p>
    <w:p w14:paraId="66E683E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lastRenderedPageBreak/>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Time</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t1</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t2</w:t>
      </w:r>
      <w:r>
        <w:rPr>
          <w:rFonts w:ascii="Consolas" w:eastAsia="Times New Roman" w:hAnsi="Consolas" w:cs="Times New Roman"/>
          <w:color w:val="D4D4D4"/>
          <w:lang w:eastAsia="en-IN"/>
        </w:rPr>
        <w:t>;</w:t>
      </w:r>
    </w:p>
    <w:p w14:paraId="345EBB9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the depart station for which you want to search for the trains: "</w:t>
      </w:r>
      <w:r>
        <w:rPr>
          <w:rFonts w:ascii="Consolas" w:eastAsia="Times New Roman" w:hAnsi="Consolas" w:cs="Times New Roman"/>
          <w:color w:val="D4D4D4"/>
          <w:lang w:eastAsia="en-IN"/>
        </w:rPr>
        <w:t>);</w:t>
      </w:r>
    </w:p>
    <w:p w14:paraId="314F49B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fflush</w:t>
      </w:r>
      <w:proofErr w:type="spellEnd"/>
      <w:r>
        <w:rPr>
          <w:rFonts w:ascii="Consolas" w:eastAsia="Times New Roman" w:hAnsi="Consolas" w:cs="Times New Roman"/>
          <w:color w:val="D4D4D4"/>
          <w:lang w:eastAsia="en-IN"/>
        </w:rPr>
        <w:t>(stdin);</w:t>
      </w:r>
    </w:p>
    <w:p w14:paraId="49CB3A8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%s</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str</w:t>
      </w:r>
      <w:r>
        <w:rPr>
          <w:rFonts w:ascii="Consolas" w:eastAsia="Times New Roman" w:hAnsi="Consolas" w:cs="Times New Roman"/>
          <w:color w:val="D4D4D4"/>
          <w:lang w:eastAsia="en-IN"/>
        </w:rPr>
        <w:t>);</w:t>
      </w:r>
    </w:p>
    <w:p w14:paraId="1492545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fflush</w:t>
      </w:r>
      <w:proofErr w:type="spellEnd"/>
      <w:r>
        <w:rPr>
          <w:rFonts w:ascii="Consolas" w:eastAsia="Times New Roman" w:hAnsi="Consolas" w:cs="Times New Roman"/>
          <w:color w:val="D4D4D4"/>
          <w:lang w:eastAsia="en-IN"/>
        </w:rPr>
        <w:t>(stdin);</w:t>
      </w:r>
    </w:p>
    <w:p w14:paraId="4CB9957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the hours and minutes for the time respectively: "</w:t>
      </w:r>
      <w:r>
        <w:rPr>
          <w:rFonts w:ascii="Consolas" w:eastAsia="Times New Roman" w:hAnsi="Consolas" w:cs="Times New Roman"/>
          <w:color w:val="D4D4D4"/>
          <w:lang w:eastAsia="en-IN"/>
        </w:rPr>
        <w:t>);</w:t>
      </w:r>
    </w:p>
    <w:p w14:paraId="06A8FC7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CE9178"/>
          <w:lang w:eastAsia="en-IN"/>
        </w:rPr>
        <w:t> </w:t>
      </w:r>
      <w:r>
        <w:rPr>
          <w:rFonts w:ascii="Consolas" w:eastAsia="Times New Roman" w:hAnsi="Consolas" w:cs="Times New Roman"/>
          <w:color w:val="9CDCFE"/>
          <w:lang w:eastAsia="en-IN"/>
        </w:rPr>
        <w:t>%d</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&amp;</w:t>
      </w:r>
      <w:r>
        <w:rPr>
          <w:rFonts w:ascii="Consolas" w:eastAsia="Times New Roman" w:hAnsi="Consolas" w:cs="Times New Roman"/>
          <w:color w:val="9CDCFE"/>
          <w:lang w:eastAsia="en-IN"/>
        </w:rPr>
        <w:t>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 &amp;</w:t>
      </w:r>
      <w:r>
        <w:rPr>
          <w:rFonts w:ascii="Consolas" w:eastAsia="Times New Roman" w:hAnsi="Consolas" w:cs="Times New Roman"/>
          <w:color w:val="9CDCFE"/>
          <w:lang w:eastAsia="en-IN"/>
        </w:rPr>
        <w:t>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w:t>
      </w:r>
    </w:p>
    <w:p w14:paraId="1BE9EDB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found</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785278A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"S.no</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TrainNo</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Train Name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depTime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ArrTime</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Start</w:t>
      </w:r>
      <w:r>
        <w:rPr>
          <w:rFonts w:ascii="Consolas" w:eastAsia="Times New Roman" w:hAnsi="Consolas" w:cs="Times New Roman"/>
          <w:color w:val="D7BA7D"/>
          <w:lang w:eastAsia="en-IN"/>
        </w:rPr>
        <w:t>\t\t</w:t>
      </w:r>
      <w:r>
        <w:rPr>
          <w:rFonts w:ascii="Consolas" w:eastAsia="Times New Roman" w:hAnsi="Consolas" w:cs="Times New Roman"/>
          <w:color w:val="CE9178"/>
          <w:lang w:eastAsia="en-IN"/>
        </w:rPr>
        <w:t>End</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0EEC58D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&lt;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1C1921C6"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0B31717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strcmp</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str</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02DA8F1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5B11DC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&lt;=</w:t>
      </w:r>
      <w:r>
        <w:rPr>
          <w:rFonts w:ascii="Consolas" w:eastAsia="Times New Roman" w:hAnsi="Consolas" w:cs="Times New Roman"/>
          <w:color w:val="B5CEA8"/>
          <w:lang w:eastAsia="en-IN"/>
        </w:rPr>
        <w:t>60</w:t>
      </w:r>
      <w:r>
        <w:rPr>
          <w:rFonts w:ascii="Consolas" w:eastAsia="Times New Roman" w:hAnsi="Consolas" w:cs="Times New Roman"/>
          <w:color w:val="D4D4D4"/>
          <w:lang w:eastAsia="en-IN"/>
        </w:rPr>
        <w:t>&amp;&amp;</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&gt;=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)&amp;&amp;(</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t1</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46D1529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75B154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found</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p>
    <w:p w14:paraId="2C4CCA4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\t\t</w:t>
      </w:r>
      <w:r>
        <w:rPr>
          <w:rFonts w:ascii="Consolas" w:eastAsia="Times New Roman" w:hAnsi="Consolas" w:cs="Times New Roman"/>
          <w:color w:val="9CDCFE"/>
          <w:lang w:eastAsia="en-IN"/>
        </w:rPr>
        <w:t>%s</w:t>
      </w:r>
      <w:r>
        <w:rPr>
          <w:rFonts w:ascii="Consolas" w:eastAsia="Times New Roman" w:hAnsi="Consolas" w:cs="Times New Roman"/>
          <w:color w:val="D7BA7D"/>
          <w:lang w:eastAsia="en-IN"/>
        </w:rPr>
        <w:t>\t\t</w:t>
      </w:r>
      <w:r>
        <w:rPr>
          <w:rFonts w:ascii="Consolas" w:eastAsia="Times New Roman" w:hAnsi="Consolas" w:cs="Times New Roman"/>
          <w:color w:val="9CDCFE"/>
          <w:lang w:eastAsia="en-IN"/>
        </w:rPr>
        <w:t>%d</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\t\t</w:t>
      </w:r>
      <w:r>
        <w:rPr>
          <w:rFonts w:ascii="Consolas" w:eastAsia="Times New Roman" w:hAnsi="Consolas" w:cs="Times New Roman"/>
          <w:color w:val="9CDCFE"/>
          <w:lang w:eastAsia="en-IN"/>
        </w:rPr>
        <w:t>%d</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\t\t</w:t>
      </w:r>
      <w:r>
        <w:rPr>
          <w:rFonts w:ascii="Consolas" w:eastAsia="Times New Roman" w:hAnsi="Consolas" w:cs="Times New Roman"/>
          <w:color w:val="9CDCFE"/>
          <w:lang w:eastAsia="en-IN"/>
        </w:rPr>
        <w:t>%s</w:t>
      </w:r>
      <w:r>
        <w:rPr>
          <w:rFonts w:ascii="Consolas" w:eastAsia="Times New Roman" w:hAnsi="Consolas" w:cs="Times New Roman"/>
          <w:color w:val="D7BA7D"/>
          <w:lang w:eastAsia="en-IN"/>
        </w:rPr>
        <w:t>\t\t</w:t>
      </w:r>
      <w:r>
        <w:rPr>
          <w:rFonts w:ascii="Consolas" w:eastAsia="Times New Roman" w:hAnsi="Consolas" w:cs="Times New Roman"/>
          <w:color w:val="9CDCFE"/>
          <w:lang w:eastAsia="en-IN"/>
        </w:rPr>
        <w:t>%s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train_no</w:t>
      </w:r>
      <w:r>
        <w:rPr>
          <w:rFonts w:ascii="Consolas" w:eastAsia="Times New Roman" w:hAnsi="Consolas" w:cs="Times New Roman"/>
          <w:color w:val="D4D4D4"/>
          <w:lang w:eastAsia="en-IN"/>
        </w:rPr>
        <w:t>, </w:t>
      </w:r>
    </w:p>
    <w:p w14:paraId="18F9763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train_name</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departure</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i</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hours</w:t>
      </w:r>
      <w:r>
        <w:rPr>
          <w:rFonts w:ascii="Consolas" w:eastAsia="Times New Roman" w:hAnsi="Consolas" w:cs="Times New Roman"/>
          <w:color w:val="D4D4D4"/>
          <w:lang w:eastAsia="en-IN"/>
        </w:rPr>
        <w:t>, </w:t>
      </w:r>
    </w:p>
    <w:p w14:paraId="3539D79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arrival</w:t>
      </w:r>
      <w:r>
        <w:rPr>
          <w:rFonts w:ascii="Consolas" w:eastAsia="Times New Roman" w:hAnsi="Consolas" w:cs="Times New Roman"/>
          <w:color w:val="D4D4D4"/>
          <w:lang w:eastAsia="en-IN"/>
        </w:rPr>
        <w:t>.</w:t>
      </w:r>
      <w:r>
        <w:rPr>
          <w:rFonts w:ascii="Consolas" w:eastAsia="Times New Roman" w:hAnsi="Consolas" w:cs="Times New Roman"/>
          <w:color w:val="9CDCFE"/>
          <w:lang w:eastAsia="en-IN"/>
        </w:rPr>
        <w:t>minutes</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end</w:t>
      </w:r>
      <w:r>
        <w:rPr>
          <w:rFonts w:ascii="Consolas" w:eastAsia="Times New Roman" w:hAnsi="Consolas" w:cs="Times New Roman"/>
          <w:color w:val="D4D4D4"/>
          <w:lang w:eastAsia="en-IN"/>
        </w:rPr>
        <w:t>);</w:t>
      </w:r>
    </w:p>
    <w:p w14:paraId="0710254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173E15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5980BA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550347E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if</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found</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79EB3585"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4F713B2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"No Data Available!</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45F65F1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7AAEA1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12E3746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void</w:t>
      </w:r>
      <w:r>
        <w:rPr>
          <w:rFonts w:ascii="Consolas" w:eastAsia="Times New Roman" w:hAnsi="Consolas" w:cs="Times New Roman"/>
          <w:color w:val="D4D4D4"/>
          <w:lang w:eastAsia="en-IN"/>
        </w:rPr>
        <w:t> </w:t>
      </w:r>
      <w:proofErr w:type="spellStart"/>
      <w:r>
        <w:rPr>
          <w:rFonts w:ascii="Consolas" w:eastAsia="Times New Roman" w:hAnsi="Consolas" w:cs="Times New Roman"/>
          <w:color w:val="DCDCAA"/>
          <w:lang w:eastAsia="en-IN"/>
        </w:rPr>
        <w:t>train_pair</w:t>
      </w:r>
      <w:proofErr w:type="spellEnd"/>
      <w:r>
        <w:rPr>
          <w:rFonts w:ascii="Consolas" w:eastAsia="Times New Roman" w:hAnsi="Consolas" w:cs="Times New Roman"/>
          <w:color w:val="D4D4D4"/>
          <w:lang w:eastAsia="en-IN"/>
        </w:rPr>
        <w:t>(</w:t>
      </w: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proofErr w:type="spellStart"/>
      <w:r>
        <w:rPr>
          <w:rFonts w:ascii="Consolas" w:eastAsia="Times New Roman" w:hAnsi="Consolas" w:cs="Times New Roman"/>
          <w:color w:val="4EC9B0"/>
          <w:lang w:eastAsia="en-IN"/>
        </w:rPr>
        <w:t>Train_Info</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569CD6"/>
          <w:lang w:eastAsia="en-IN"/>
        </w:rPr>
        <w:t>[]</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w:t>
      </w:r>
    </w:p>
    <w:p w14:paraId="3AF5A3E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C9CD05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"S.no</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CE9178"/>
          <w:lang w:eastAsia="en-IN"/>
        </w:rPr>
        <w:t>TrainNo</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CE9178"/>
          <w:lang w:eastAsia="en-IN"/>
        </w:rPr>
        <w:t>Train</w:t>
      </w:r>
      <w:proofErr w:type="spellEnd"/>
      <w:r>
        <w:rPr>
          <w:rFonts w:ascii="Consolas" w:eastAsia="Times New Roman" w:hAnsi="Consolas" w:cs="Times New Roman"/>
          <w:color w:val="CE9178"/>
          <w:lang w:eastAsia="en-IN"/>
        </w:rPr>
        <w:t> Name</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CE9178"/>
          <w:lang w:eastAsia="en-IN"/>
        </w:rPr>
        <w:t>Start</w:t>
      </w:r>
      <w:proofErr w:type="spellEnd"/>
      <w:r>
        <w:rPr>
          <w:rFonts w:ascii="Consolas" w:eastAsia="Times New Roman" w:hAnsi="Consolas" w:cs="Times New Roman"/>
          <w:color w:val="CE9178"/>
          <w:lang w:eastAsia="en-IN"/>
        </w:rPr>
        <w:t>-End</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26F299F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for</w:t>
      </w:r>
      <w:r>
        <w:rPr>
          <w:rFonts w:ascii="Consolas" w:eastAsia="Times New Roman" w:hAnsi="Consolas" w:cs="Times New Roman"/>
          <w:color w:val="D4D4D4"/>
          <w:lang w:eastAsia="en-IN"/>
        </w:rPr>
        <w:t> (</w:t>
      </w: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&lt; </w:t>
      </w:r>
      <w:r>
        <w:rPr>
          <w:rFonts w:ascii="Consolas" w:eastAsia="Times New Roman" w:hAnsi="Consolas" w:cs="Times New Roman"/>
          <w:color w:val="9CDCFE"/>
          <w:lang w:eastAsia="en-IN"/>
        </w:rPr>
        <w:t>size</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
    <w:p w14:paraId="440A51D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5AF31B5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%d</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D7BA7D"/>
          <w:lang w:eastAsia="en-IN"/>
        </w:rPr>
        <w:t>\t\</w:t>
      </w:r>
      <w:proofErr w:type="spellStart"/>
      <w:r>
        <w:rPr>
          <w:rFonts w:ascii="Consolas" w:eastAsia="Times New Roman" w:hAnsi="Consolas" w:cs="Times New Roman"/>
          <w:color w:val="D7BA7D"/>
          <w:lang w:eastAsia="en-IN"/>
        </w:rPr>
        <w:t>t</w:t>
      </w:r>
      <w:r>
        <w:rPr>
          <w:rFonts w:ascii="Consolas" w:eastAsia="Times New Roman" w:hAnsi="Consolas" w:cs="Times New Roman"/>
          <w:color w:val="9CDCFE"/>
          <w:lang w:eastAsia="en-IN"/>
        </w:rPr>
        <w:t>%s</w:t>
      </w:r>
      <w:proofErr w:type="spellEnd"/>
      <w:r>
        <w:rPr>
          <w:rFonts w:ascii="Consolas" w:eastAsia="Times New Roman" w:hAnsi="Consolas" w:cs="Times New Roman"/>
          <w:color w:val="CE9178"/>
          <w:lang w:eastAsia="en-IN"/>
        </w:rPr>
        <w:t>-</w:t>
      </w:r>
      <w:r>
        <w:rPr>
          <w:rFonts w:ascii="Consolas" w:eastAsia="Times New Roman" w:hAnsi="Consolas" w:cs="Times New Roman"/>
          <w:color w:val="9CDCFE"/>
          <w:lang w:eastAsia="en-IN"/>
        </w:rPr>
        <w:t>%s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 +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train_no</w:t>
      </w:r>
      <w:proofErr w:type="spellEnd"/>
      <w:r>
        <w:rPr>
          <w:rFonts w:ascii="Consolas" w:eastAsia="Times New Roman" w:hAnsi="Consolas" w:cs="Times New Roman"/>
          <w:color w:val="D4D4D4"/>
          <w:lang w:eastAsia="en-IN"/>
        </w:rPr>
        <w:t>,</w:t>
      </w:r>
    </w:p>
    <w:p w14:paraId="3B6BEDA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train_name</w:t>
      </w:r>
      <w:proofErr w:type="spellEnd"/>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start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proofErr w:type="spellStart"/>
      <w:r>
        <w:rPr>
          <w:rFonts w:ascii="Consolas" w:eastAsia="Times New Roman" w:hAnsi="Consolas" w:cs="Times New Roman"/>
          <w:color w:val="9CDCFE"/>
          <w:lang w:eastAsia="en-IN"/>
        </w:rPr>
        <w:t>i</w:t>
      </w:r>
      <w:proofErr w:type="spellEnd"/>
      <w:r>
        <w:rPr>
          <w:rFonts w:ascii="Consolas" w:eastAsia="Times New Roman" w:hAnsi="Consolas" w:cs="Times New Roman"/>
          <w:color w:val="D4D4D4"/>
          <w:lang w:eastAsia="en-IN"/>
        </w:rPr>
        <w:t>].</w:t>
      </w:r>
      <w:r>
        <w:rPr>
          <w:rFonts w:ascii="Consolas" w:eastAsia="Times New Roman" w:hAnsi="Consolas" w:cs="Times New Roman"/>
          <w:color w:val="9CDCFE"/>
          <w:lang w:eastAsia="en-IN"/>
        </w:rPr>
        <w:t>end</w:t>
      </w:r>
      <w:r>
        <w:rPr>
          <w:rFonts w:ascii="Consolas" w:eastAsia="Times New Roman" w:hAnsi="Consolas" w:cs="Times New Roman"/>
          <w:color w:val="D4D4D4"/>
          <w:lang w:eastAsia="en-IN"/>
        </w:rPr>
        <w:t>);</w:t>
      </w:r>
    </w:p>
    <w:p w14:paraId="368A24B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6CAE9D7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01DD135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DCDCAA"/>
          <w:lang w:eastAsia="en-IN"/>
        </w:rPr>
        <w:t>main</w:t>
      </w:r>
      <w:r>
        <w:rPr>
          <w:rFonts w:ascii="Consolas" w:eastAsia="Times New Roman" w:hAnsi="Consolas" w:cs="Times New Roman"/>
          <w:color w:val="D4D4D4"/>
          <w:lang w:eastAsia="en-IN"/>
        </w:rPr>
        <w:t>()</w:t>
      </w:r>
    </w:p>
    <w:p w14:paraId="193CA4F0"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46904FF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struct</w:t>
      </w:r>
      <w:r>
        <w:rPr>
          <w:rFonts w:ascii="Consolas" w:eastAsia="Times New Roman" w:hAnsi="Consolas" w:cs="Times New Roman"/>
          <w:color w:val="D4D4D4"/>
          <w:lang w:eastAsia="en-IN"/>
        </w:rPr>
        <w:t> </w:t>
      </w:r>
      <w:r>
        <w:rPr>
          <w:rFonts w:ascii="Consolas" w:eastAsia="Times New Roman" w:hAnsi="Consolas" w:cs="Times New Roman"/>
          <w:color w:val="4EC9B0"/>
          <w:lang w:eastAsia="en-IN"/>
        </w:rPr>
        <w:t>Train_Info</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t</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 = {</w:t>
      </w:r>
      <w:r>
        <w:rPr>
          <w:rFonts w:ascii="Consolas" w:eastAsia="Times New Roman" w:hAnsi="Consolas" w:cs="Times New Roman"/>
          <w:color w:val="B5CEA8"/>
          <w:lang w:eastAsia="en-IN"/>
        </w:rPr>
        <w:t>2647</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"Punjab Express"</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11</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15</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23</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15</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"Mohali"</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"Delhi"</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7456</w:t>
      </w:r>
      <w:r>
        <w:rPr>
          <w:rFonts w:ascii="Consolas" w:eastAsia="Times New Roman" w:hAnsi="Consolas" w:cs="Times New Roman"/>
          <w:color w:val="D4D4D4"/>
          <w:lang w:eastAsia="en-IN"/>
        </w:rPr>
        <w:t>, </w:t>
      </w:r>
    </w:p>
    <w:p w14:paraId="2958EA8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E9178"/>
          <w:lang w:eastAsia="en-IN"/>
        </w:rPr>
        <w:t>"Bombay Express"</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7</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15</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15</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6</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"Mumbai"</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"indore"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4516</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"Dakshin Express"</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12</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25</w:t>
      </w:r>
      <w:r>
        <w:rPr>
          <w:rFonts w:ascii="Consolas" w:eastAsia="Times New Roman" w:hAnsi="Consolas" w:cs="Times New Roman"/>
          <w:color w:val="D4D4D4"/>
          <w:lang w:eastAsia="en-IN"/>
        </w:rPr>
        <w:t>}, </w:t>
      </w:r>
    </w:p>
    <w:p w14:paraId="532B476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lastRenderedPageBreak/>
        <w:t>{</w:t>
      </w:r>
      <w:r>
        <w:rPr>
          <w:rFonts w:ascii="Consolas" w:eastAsia="Times New Roman" w:hAnsi="Consolas" w:cs="Times New Roman"/>
          <w:color w:val="B5CEA8"/>
          <w:lang w:eastAsia="en-IN"/>
        </w:rPr>
        <w:t>22</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45</w:t>
      </w:r>
      <w:r>
        <w:rPr>
          <w:rFonts w:ascii="Consolas" w:eastAsia="Times New Roman" w:hAnsi="Consolas" w:cs="Times New Roman"/>
          <w:color w:val="D4D4D4"/>
          <w:lang w:eastAsia="en-IN"/>
        </w:rPr>
        <w:t>}, </w:t>
      </w:r>
    </w:p>
    <w:p w14:paraId="3E5EA032"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E9178"/>
          <w:lang w:eastAsia="en-IN"/>
        </w:rPr>
        <w:t>"</w:t>
      </w:r>
      <w:proofErr w:type="spellStart"/>
      <w:r>
        <w:rPr>
          <w:rFonts w:ascii="Consolas" w:eastAsia="Times New Roman" w:hAnsi="Consolas" w:cs="Times New Roman"/>
          <w:color w:val="CE9178"/>
          <w:lang w:eastAsia="en-IN"/>
        </w:rPr>
        <w:t>chennai</w:t>
      </w:r>
      <w:proofErr w:type="spellEnd"/>
      <w:r>
        <w:rPr>
          <w:rFonts w:ascii="Consolas" w:eastAsia="Times New Roman" w:hAnsi="Consolas" w:cs="Times New Roman"/>
          <w:color w:val="CE9178"/>
          <w:lang w:eastAsia="en-IN"/>
        </w:rPr>
        <w:t>"</w:t>
      </w:r>
      <w:r>
        <w:rPr>
          <w:rFonts w:ascii="Consolas" w:eastAsia="Times New Roman" w:hAnsi="Consolas" w:cs="Times New Roman"/>
          <w:color w:val="D4D4D4"/>
          <w:lang w:eastAsia="en-IN"/>
        </w:rPr>
        <w:t>, </w:t>
      </w:r>
      <w:r>
        <w:rPr>
          <w:rFonts w:ascii="Consolas" w:eastAsia="Times New Roman" w:hAnsi="Consolas" w:cs="Times New Roman"/>
          <w:color w:val="CE9178"/>
          <w:lang w:eastAsia="en-IN"/>
        </w:rPr>
        <w:t>"Bangalore"</w:t>
      </w:r>
      <w:r>
        <w:rPr>
          <w:rFonts w:ascii="Consolas" w:eastAsia="Times New Roman" w:hAnsi="Consolas" w:cs="Times New Roman"/>
          <w:color w:val="D4D4D4"/>
          <w:lang w:eastAsia="en-IN"/>
        </w:rPr>
        <w:t>};</w:t>
      </w:r>
    </w:p>
    <w:p w14:paraId="4F3461F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while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p>
    <w:p w14:paraId="279F760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B80E6CE"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569CD6"/>
          <w:lang w:eastAsia="en-IN"/>
        </w:rPr>
        <w:t>int</w:t>
      </w:r>
      <w:r>
        <w:rPr>
          <w:rFonts w:ascii="Consolas" w:eastAsia="Times New Roman" w:hAnsi="Consolas" w:cs="Times New Roman"/>
          <w:color w:val="D4D4D4"/>
          <w:lang w:eastAsia="en-IN"/>
        </w:rPr>
        <w:t> </w:t>
      </w:r>
      <w:r>
        <w:rPr>
          <w:rFonts w:ascii="Consolas" w:eastAsia="Times New Roman" w:hAnsi="Consolas" w:cs="Times New Roman"/>
          <w:color w:val="9CDCFE"/>
          <w:lang w:eastAsia="en-IN"/>
        </w:rPr>
        <w:t>n</w:t>
      </w:r>
      <w:r>
        <w:rPr>
          <w:rFonts w:ascii="Consolas" w:eastAsia="Times New Roman" w:hAnsi="Consolas" w:cs="Times New Roman"/>
          <w:color w:val="D4D4D4"/>
          <w:lang w:eastAsia="en-IN"/>
        </w:rPr>
        <w:t>;</w:t>
      </w:r>
    </w:p>
    <w:p w14:paraId="0B234003" w14:textId="3003F915"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"-------Menu------</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25B5807"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printf</w:t>
      </w:r>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1 to List all the trains that depart from particular station.</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2 to List all the </w:t>
      </w:r>
    </w:p>
    <w:p w14:paraId="654CF36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E9178"/>
          <w:lang w:eastAsia="en-IN"/>
        </w:rPr>
        <w:t>trains that depart from a particular station at particular point.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3 to List all the trains that</w:t>
      </w:r>
    </w:p>
    <w:p w14:paraId="5423E2E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E9178"/>
          <w:lang w:eastAsia="en-IN"/>
        </w:rPr>
        <w:t>depart from a particular stationwithin next one hour of a given time.</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4 to List all the trains </w:t>
      </w:r>
    </w:p>
    <w:p w14:paraId="7FC5BD1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E9178"/>
          <w:lang w:eastAsia="en-IN"/>
        </w:rPr>
        <w:t>between a pair of start station and end station.</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5to exit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5FF42C7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"Enter your choice: "</w:t>
      </w:r>
      <w:r>
        <w:rPr>
          <w:rFonts w:ascii="Consolas" w:eastAsia="Times New Roman" w:hAnsi="Consolas" w:cs="Times New Roman"/>
          <w:color w:val="D4D4D4"/>
          <w:lang w:eastAsia="en-IN"/>
        </w:rPr>
        <w:t>);</w:t>
      </w:r>
    </w:p>
    <w:p w14:paraId="355BB17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scanf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9CDCFE"/>
          <w:lang w:eastAsia="en-IN"/>
        </w:rPr>
        <w:t>%d</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 &amp;n);</w:t>
      </w:r>
    </w:p>
    <w:p w14:paraId="19B41E50" w14:textId="3A7E56DE"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2DFBB51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switch</w:t>
      </w:r>
      <w:r>
        <w:rPr>
          <w:rFonts w:ascii="Consolas" w:eastAsia="Times New Roman" w:hAnsi="Consolas" w:cs="Times New Roman"/>
          <w:color w:val="D4D4D4"/>
          <w:lang w:eastAsia="en-IN"/>
        </w:rPr>
        <w:t> (n)</w:t>
      </w:r>
    </w:p>
    <w:p w14:paraId="2C5FC90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1B0649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1</w:t>
      </w:r>
      <w:r>
        <w:rPr>
          <w:rFonts w:ascii="Consolas" w:eastAsia="Times New Roman" w:hAnsi="Consolas" w:cs="Times New Roman"/>
          <w:color w:val="D4D4D4"/>
          <w:lang w:eastAsia="en-IN"/>
        </w:rPr>
        <w:t>:</w:t>
      </w:r>
    </w:p>
    <w:p w14:paraId="1710CF07" w14:textId="3A084B2B"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--Train Details---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7AE2F9E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print_train</w:t>
      </w:r>
      <w:proofErr w:type="spellEnd"/>
      <w:r>
        <w:rPr>
          <w:rFonts w:ascii="Consolas" w:eastAsia="Times New Roman" w:hAnsi="Consolas" w:cs="Times New Roman"/>
          <w:color w:val="D4D4D4"/>
          <w:lang w:eastAsia="en-IN"/>
        </w:rPr>
        <w:t>(t, </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w:t>
      </w:r>
    </w:p>
    <w:p w14:paraId="709A4C96" w14:textId="66806791"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A791AE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4309752B"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2</w:t>
      </w:r>
      <w:r>
        <w:rPr>
          <w:rFonts w:ascii="Consolas" w:eastAsia="Times New Roman" w:hAnsi="Consolas" w:cs="Times New Roman"/>
          <w:color w:val="D4D4D4"/>
          <w:lang w:eastAsia="en-IN"/>
        </w:rPr>
        <w:t>:</w:t>
      </w:r>
    </w:p>
    <w:p w14:paraId="5CE0D261" w14:textId="5963D8C8"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--Train Details---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37F3B253"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train_station</w:t>
      </w:r>
      <w:proofErr w:type="spellEnd"/>
      <w:r>
        <w:rPr>
          <w:rFonts w:ascii="Consolas" w:eastAsia="Times New Roman" w:hAnsi="Consolas" w:cs="Times New Roman"/>
          <w:color w:val="D4D4D4"/>
          <w:lang w:eastAsia="en-IN"/>
        </w:rPr>
        <w:t>(t, </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w:t>
      </w:r>
    </w:p>
    <w:p w14:paraId="1B0CE0E3" w14:textId="60A6B385"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581C29EC"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4B812B2F"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w:t>
      </w:r>
    </w:p>
    <w:p w14:paraId="35628BDB" w14:textId="2FAED178"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--Train Details--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209C2BF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train_time</w:t>
      </w:r>
      <w:proofErr w:type="spellEnd"/>
      <w:r>
        <w:rPr>
          <w:rFonts w:ascii="Consolas" w:eastAsia="Times New Roman" w:hAnsi="Consolas" w:cs="Times New Roman"/>
          <w:color w:val="D4D4D4"/>
          <w:lang w:eastAsia="en-IN"/>
        </w:rPr>
        <w:t>(t, </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w:t>
      </w:r>
    </w:p>
    <w:p w14:paraId="224FBA03" w14:textId="1DBA3B86"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79FD4A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79AE53D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4</w:t>
      </w:r>
      <w:r>
        <w:rPr>
          <w:rFonts w:ascii="Consolas" w:eastAsia="Times New Roman" w:hAnsi="Consolas" w:cs="Times New Roman"/>
          <w:color w:val="D4D4D4"/>
          <w:lang w:eastAsia="en-IN"/>
        </w:rPr>
        <w:t>:</w:t>
      </w:r>
    </w:p>
    <w:p w14:paraId="2FD3A0B9" w14:textId="4FA5910B"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-Train Details--</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4C99A7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train_pair</w:t>
      </w:r>
      <w:proofErr w:type="spellEnd"/>
      <w:r>
        <w:rPr>
          <w:rFonts w:ascii="Consolas" w:eastAsia="Times New Roman" w:hAnsi="Consolas" w:cs="Times New Roman"/>
          <w:color w:val="D4D4D4"/>
          <w:lang w:eastAsia="en-IN"/>
        </w:rPr>
        <w:t>(t, </w:t>
      </w:r>
      <w:r>
        <w:rPr>
          <w:rFonts w:ascii="Consolas" w:eastAsia="Times New Roman" w:hAnsi="Consolas" w:cs="Times New Roman"/>
          <w:color w:val="B5CEA8"/>
          <w:lang w:eastAsia="en-IN"/>
        </w:rPr>
        <w:t>3</w:t>
      </w:r>
      <w:r>
        <w:rPr>
          <w:rFonts w:ascii="Consolas" w:eastAsia="Times New Roman" w:hAnsi="Consolas" w:cs="Times New Roman"/>
          <w:color w:val="D4D4D4"/>
          <w:lang w:eastAsia="en-IN"/>
        </w:rPr>
        <w:t>);</w:t>
      </w:r>
    </w:p>
    <w:p w14:paraId="2537CF74" w14:textId="0D7F9171"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\t\t\t</w:t>
      </w:r>
      <w:r>
        <w:rPr>
          <w:rFonts w:ascii="Consolas" w:eastAsia="Times New Roman" w:hAnsi="Consolas" w:cs="Times New Roman"/>
          <w:color w:val="CE9178"/>
          <w:lang w:eastAsia="en-IN"/>
        </w:rPr>
        <w:t>-</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691E512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break</w:t>
      </w:r>
      <w:r>
        <w:rPr>
          <w:rFonts w:ascii="Consolas" w:eastAsia="Times New Roman" w:hAnsi="Consolas" w:cs="Times New Roman"/>
          <w:color w:val="D4D4D4"/>
          <w:lang w:eastAsia="en-IN"/>
        </w:rPr>
        <w:t>;</w:t>
      </w:r>
    </w:p>
    <w:p w14:paraId="4B1C5854"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case</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5</w:t>
      </w:r>
      <w:r>
        <w:rPr>
          <w:rFonts w:ascii="Consolas" w:eastAsia="Times New Roman" w:hAnsi="Consolas" w:cs="Times New Roman"/>
          <w:color w:val="D4D4D4"/>
          <w:lang w:eastAsia="en-IN"/>
        </w:rPr>
        <w:t>:</w:t>
      </w:r>
    </w:p>
    <w:p w14:paraId="19755E77" w14:textId="19A94317" w:rsidR="00204EE1" w:rsidRDefault="00204EE1" w:rsidP="00204EE1">
      <w:pPr>
        <w:shd w:val="clear" w:color="auto" w:fill="1E1E1E"/>
        <w:spacing w:after="0" w:line="285" w:lineRule="atLeast"/>
        <w:rPr>
          <w:rFonts w:ascii="Consolas" w:eastAsia="Times New Roman" w:hAnsi="Consolas" w:cs="Times New Roman"/>
          <w:color w:val="D4D4D4"/>
          <w:lang w:eastAsia="en-IN"/>
        </w:rPr>
      </w:pPr>
      <w:proofErr w:type="spellStart"/>
      <w:r>
        <w:rPr>
          <w:rFonts w:ascii="Consolas" w:eastAsia="Times New Roman" w:hAnsi="Consolas" w:cs="Times New Roman"/>
          <w:color w:val="DCDCAA"/>
          <w:lang w:eastAsia="en-IN"/>
        </w:rPr>
        <w:t>printf</w:t>
      </w:r>
      <w:proofErr w:type="spellEnd"/>
      <w:r>
        <w:rPr>
          <w:rFonts w:ascii="Consolas" w:eastAsia="Times New Roman" w:hAnsi="Consolas" w:cs="Times New Roman"/>
          <w:color w:val="D4D4D4"/>
          <w:lang w:eastAsia="en-IN"/>
        </w:rPr>
        <w:t>(</w:t>
      </w:r>
      <w:r>
        <w:rPr>
          <w:rFonts w:ascii="Consolas" w:eastAsia="Times New Roman" w:hAnsi="Consolas" w:cs="Times New Roman"/>
          <w:color w:val="CE9178"/>
          <w:lang w:eastAsia="en-IN"/>
        </w:rPr>
        <w:t>"Exiting !</w:t>
      </w:r>
      <w:r>
        <w:rPr>
          <w:rFonts w:ascii="Consolas" w:eastAsia="Times New Roman" w:hAnsi="Consolas" w:cs="Times New Roman"/>
          <w:color w:val="D7BA7D"/>
          <w:lang w:eastAsia="en-IN"/>
        </w:rPr>
        <w:t>\n</w:t>
      </w:r>
      <w:r>
        <w:rPr>
          <w:rFonts w:ascii="Consolas" w:eastAsia="Times New Roman" w:hAnsi="Consolas" w:cs="Times New Roman"/>
          <w:color w:val="CE9178"/>
          <w:lang w:eastAsia="en-IN"/>
        </w:rPr>
        <w:t>"</w:t>
      </w:r>
      <w:r>
        <w:rPr>
          <w:rFonts w:ascii="Consolas" w:eastAsia="Times New Roman" w:hAnsi="Consolas" w:cs="Times New Roman"/>
          <w:color w:val="D4D4D4"/>
          <w:lang w:eastAsia="en-IN"/>
        </w:rPr>
        <w:t>);</w:t>
      </w:r>
    </w:p>
    <w:p w14:paraId="46B5CDC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CDCAA"/>
          <w:lang w:eastAsia="en-IN"/>
        </w:rPr>
        <w:t>exit</w:t>
      </w:r>
      <w:r>
        <w:rPr>
          <w:rFonts w:ascii="Consolas" w:eastAsia="Times New Roman" w:hAnsi="Consolas" w:cs="Times New Roman"/>
          <w:color w:val="D4D4D4"/>
          <w:lang w:eastAsia="en-IN"/>
        </w:rPr>
        <w:t>(</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47A511C1"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22A7029D"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7C1C1148"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C586C0"/>
          <w:lang w:eastAsia="en-IN"/>
        </w:rPr>
        <w:t>return</w:t>
      </w:r>
      <w:r>
        <w:rPr>
          <w:rFonts w:ascii="Consolas" w:eastAsia="Times New Roman" w:hAnsi="Consolas" w:cs="Times New Roman"/>
          <w:color w:val="D4D4D4"/>
          <w:lang w:eastAsia="en-IN"/>
        </w:rPr>
        <w:t> </w:t>
      </w:r>
      <w:r>
        <w:rPr>
          <w:rFonts w:ascii="Consolas" w:eastAsia="Times New Roman" w:hAnsi="Consolas" w:cs="Times New Roman"/>
          <w:color w:val="B5CEA8"/>
          <w:lang w:eastAsia="en-IN"/>
        </w:rPr>
        <w:t>0</w:t>
      </w:r>
      <w:r>
        <w:rPr>
          <w:rFonts w:ascii="Consolas" w:eastAsia="Times New Roman" w:hAnsi="Consolas" w:cs="Times New Roman"/>
          <w:color w:val="D4D4D4"/>
          <w:lang w:eastAsia="en-IN"/>
        </w:rPr>
        <w:t>;</w:t>
      </w:r>
    </w:p>
    <w:p w14:paraId="5BCFE599" w14:textId="77777777" w:rsidR="00204EE1" w:rsidRDefault="00204EE1" w:rsidP="00204EE1">
      <w:pPr>
        <w:shd w:val="clear" w:color="auto" w:fill="1E1E1E"/>
        <w:spacing w:after="0" w:line="285" w:lineRule="atLeast"/>
        <w:rPr>
          <w:rFonts w:ascii="Consolas" w:eastAsia="Times New Roman" w:hAnsi="Consolas" w:cs="Times New Roman"/>
          <w:color w:val="D4D4D4"/>
          <w:lang w:eastAsia="en-IN"/>
        </w:rPr>
      </w:pPr>
      <w:r>
        <w:rPr>
          <w:rFonts w:ascii="Consolas" w:eastAsia="Times New Roman" w:hAnsi="Consolas" w:cs="Times New Roman"/>
          <w:color w:val="D4D4D4"/>
          <w:lang w:eastAsia="en-IN"/>
        </w:rPr>
        <w:t>}</w:t>
      </w:r>
    </w:p>
    <w:p w14:paraId="51A814E5" w14:textId="77777777" w:rsidR="00204EE1" w:rsidRDefault="00204EE1" w:rsidP="00204EE1">
      <w:pPr>
        <w:tabs>
          <w:tab w:val="left" w:pos="5467"/>
        </w:tabs>
        <w:rPr>
          <w:rFonts w:eastAsiaTheme="minorEastAsia"/>
          <w:lang w:val="en-US"/>
        </w:rPr>
      </w:pPr>
    </w:p>
    <w:p w14:paraId="383667C3" w14:textId="32C97757" w:rsidR="00204EE1" w:rsidRDefault="0087203E" w:rsidP="00204EE1">
      <w:pPr>
        <w:tabs>
          <w:tab w:val="left" w:pos="5467"/>
        </w:tabs>
        <w:rPr>
          <w:lang w:val="en-US"/>
        </w:rPr>
      </w:pPr>
      <w:r>
        <w:rPr>
          <w:noProof/>
          <w:lang w:val="en-US"/>
        </w:rPr>
        <w:lastRenderedPageBreak/>
        <w:drawing>
          <wp:inline distT="0" distB="0" distL="0" distR="0" wp14:anchorId="65C46879" wp14:editId="031AB61F">
            <wp:extent cx="5730240" cy="29184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14:paraId="1C032FCC" w14:textId="77777777" w:rsidR="00204EE1" w:rsidRPr="003F6D00" w:rsidRDefault="00204EE1" w:rsidP="0059738F">
      <w:pPr>
        <w:rPr>
          <w:b/>
          <w:bCs/>
        </w:rPr>
      </w:pPr>
    </w:p>
    <w:sectPr w:rsidR="00204EE1" w:rsidRPr="003F6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0C9A"/>
    <w:multiLevelType w:val="hybridMultilevel"/>
    <w:tmpl w:val="2544FC44"/>
    <w:lvl w:ilvl="0" w:tplc="46F0FB2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9015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3EEE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B4C0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7CED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4812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C8F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0622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6CD5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0542B3"/>
    <w:multiLevelType w:val="multilevel"/>
    <w:tmpl w:val="175ED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B9477D"/>
    <w:multiLevelType w:val="multilevel"/>
    <w:tmpl w:val="B18E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B934EE"/>
    <w:multiLevelType w:val="hybridMultilevel"/>
    <w:tmpl w:val="8B2C9A60"/>
    <w:lvl w:ilvl="0" w:tplc="CFB26F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3E59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688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4255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BC70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2F2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52AA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8667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8276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CF10D3"/>
    <w:multiLevelType w:val="multilevel"/>
    <w:tmpl w:val="1E8A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1171D7"/>
    <w:multiLevelType w:val="multilevel"/>
    <w:tmpl w:val="2EB0A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A8533E"/>
    <w:multiLevelType w:val="multilevel"/>
    <w:tmpl w:val="66A0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B72AAB"/>
    <w:multiLevelType w:val="multilevel"/>
    <w:tmpl w:val="342E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2"/>
  </w:num>
  <w:num w:numId="4">
    <w:abstractNumId w:val="1"/>
  </w:num>
  <w:num w:numId="5">
    <w:abstractNumId w:val="4"/>
  </w:num>
  <w:num w:numId="6">
    <w:abstractNumId w:val="7"/>
  </w:num>
  <w:num w:numId="7">
    <w:abstractNumId w:val="0"/>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HISHEK KUMAR">
    <w15:presenceInfo w15:providerId="Windows Live" w15:userId="007dba6d8bcecc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82"/>
    <w:rsid w:val="000415A0"/>
    <w:rsid w:val="0004495E"/>
    <w:rsid w:val="00044DD2"/>
    <w:rsid w:val="0007428E"/>
    <w:rsid w:val="000D5698"/>
    <w:rsid w:val="001141F8"/>
    <w:rsid w:val="00127E44"/>
    <w:rsid w:val="00142DD0"/>
    <w:rsid w:val="0018617F"/>
    <w:rsid w:val="00191CCF"/>
    <w:rsid w:val="001F433D"/>
    <w:rsid w:val="00204EE1"/>
    <w:rsid w:val="0022529F"/>
    <w:rsid w:val="002605E5"/>
    <w:rsid w:val="002D68BD"/>
    <w:rsid w:val="003371A5"/>
    <w:rsid w:val="00352AE5"/>
    <w:rsid w:val="003A0E16"/>
    <w:rsid w:val="003F6D00"/>
    <w:rsid w:val="0047631D"/>
    <w:rsid w:val="004F2E95"/>
    <w:rsid w:val="00510C05"/>
    <w:rsid w:val="005174DF"/>
    <w:rsid w:val="005478FC"/>
    <w:rsid w:val="00570B17"/>
    <w:rsid w:val="005813F3"/>
    <w:rsid w:val="00592567"/>
    <w:rsid w:val="0059738F"/>
    <w:rsid w:val="005F23EC"/>
    <w:rsid w:val="00641BE4"/>
    <w:rsid w:val="006508E3"/>
    <w:rsid w:val="0069776C"/>
    <w:rsid w:val="006B329C"/>
    <w:rsid w:val="006D0982"/>
    <w:rsid w:val="006D5BBD"/>
    <w:rsid w:val="00706FDE"/>
    <w:rsid w:val="00720E19"/>
    <w:rsid w:val="007439E3"/>
    <w:rsid w:val="00763A82"/>
    <w:rsid w:val="00781A6C"/>
    <w:rsid w:val="0079248A"/>
    <w:rsid w:val="00795952"/>
    <w:rsid w:val="007B1576"/>
    <w:rsid w:val="007C072B"/>
    <w:rsid w:val="007E2929"/>
    <w:rsid w:val="00821549"/>
    <w:rsid w:val="0087203E"/>
    <w:rsid w:val="008D65A1"/>
    <w:rsid w:val="009059B9"/>
    <w:rsid w:val="00984C65"/>
    <w:rsid w:val="00992A91"/>
    <w:rsid w:val="009961D0"/>
    <w:rsid w:val="009C7898"/>
    <w:rsid w:val="009E10C1"/>
    <w:rsid w:val="00A27C6C"/>
    <w:rsid w:val="00AB59B0"/>
    <w:rsid w:val="00AE2B04"/>
    <w:rsid w:val="00AE3ACD"/>
    <w:rsid w:val="00B10583"/>
    <w:rsid w:val="00BA1744"/>
    <w:rsid w:val="00BB10BF"/>
    <w:rsid w:val="00C053D2"/>
    <w:rsid w:val="00C14290"/>
    <w:rsid w:val="00C33BA4"/>
    <w:rsid w:val="00C824BF"/>
    <w:rsid w:val="00CD5C77"/>
    <w:rsid w:val="00CE4045"/>
    <w:rsid w:val="00D66B15"/>
    <w:rsid w:val="00D76466"/>
    <w:rsid w:val="00DC6808"/>
    <w:rsid w:val="00DE7458"/>
    <w:rsid w:val="00DF56A9"/>
    <w:rsid w:val="00E2178F"/>
    <w:rsid w:val="00E55521"/>
    <w:rsid w:val="00E563E1"/>
    <w:rsid w:val="00E65665"/>
    <w:rsid w:val="00EA1917"/>
    <w:rsid w:val="00ED737B"/>
    <w:rsid w:val="00F27A6E"/>
    <w:rsid w:val="00F409ED"/>
    <w:rsid w:val="00F952B6"/>
    <w:rsid w:val="00FA7A43"/>
    <w:rsid w:val="00FE2B5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52C8F"/>
  <w15:chartTrackingRefBased/>
  <w15:docId w15:val="{E0410F0C-3E4F-4742-B6F4-458E38B72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2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2B0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apple-tab-span">
    <w:name w:val="apple-tab-span"/>
    <w:basedOn w:val="DefaultParagraphFont"/>
    <w:rsid w:val="00AE2B04"/>
  </w:style>
  <w:style w:type="paragraph" w:styleId="Revision">
    <w:name w:val="Revision"/>
    <w:hidden/>
    <w:uiPriority w:val="99"/>
    <w:semiHidden/>
    <w:rsid w:val="00821549"/>
    <w:pPr>
      <w:spacing w:after="0" w:line="240" w:lineRule="auto"/>
    </w:pPr>
  </w:style>
  <w:style w:type="paragraph" w:styleId="ListParagraph">
    <w:name w:val="List Paragraph"/>
    <w:basedOn w:val="Normal"/>
    <w:uiPriority w:val="34"/>
    <w:qFormat/>
    <w:rsid w:val="00781A6C"/>
    <w:pPr>
      <w:ind w:left="720"/>
      <w:contextualSpacing/>
    </w:pPr>
  </w:style>
  <w:style w:type="paragraph" w:customStyle="1" w:styleId="msonormal0">
    <w:name w:val="msonormal"/>
    <w:basedOn w:val="Normal"/>
    <w:rsid w:val="00570B17"/>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118">
      <w:bodyDiv w:val="1"/>
      <w:marLeft w:val="0"/>
      <w:marRight w:val="0"/>
      <w:marTop w:val="0"/>
      <w:marBottom w:val="0"/>
      <w:divBdr>
        <w:top w:val="none" w:sz="0" w:space="0" w:color="auto"/>
        <w:left w:val="none" w:sz="0" w:space="0" w:color="auto"/>
        <w:bottom w:val="none" w:sz="0" w:space="0" w:color="auto"/>
        <w:right w:val="none" w:sz="0" w:space="0" w:color="auto"/>
      </w:divBdr>
      <w:divsChild>
        <w:div w:id="783812935">
          <w:marLeft w:val="0"/>
          <w:marRight w:val="0"/>
          <w:marTop w:val="0"/>
          <w:marBottom w:val="0"/>
          <w:divBdr>
            <w:top w:val="none" w:sz="0" w:space="0" w:color="auto"/>
            <w:left w:val="none" w:sz="0" w:space="0" w:color="auto"/>
            <w:bottom w:val="none" w:sz="0" w:space="0" w:color="auto"/>
            <w:right w:val="none" w:sz="0" w:space="0" w:color="auto"/>
          </w:divBdr>
          <w:divsChild>
            <w:div w:id="1007559017">
              <w:marLeft w:val="0"/>
              <w:marRight w:val="0"/>
              <w:marTop w:val="0"/>
              <w:marBottom w:val="0"/>
              <w:divBdr>
                <w:top w:val="none" w:sz="0" w:space="0" w:color="auto"/>
                <w:left w:val="none" w:sz="0" w:space="0" w:color="auto"/>
                <w:bottom w:val="none" w:sz="0" w:space="0" w:color="auto"/>
                <w:right w:val="none" w:sz="0" w:space="0" w:color="auto"/>
              </w:divBdr>
            </w:div>
            <w:div w:id="1355962257">
              <w:marLeft w:val="0"/>
              <w:marRight w:val="0"/>
              <w:marTop w:val="0"/>
              <w:marBottom w:val="0"/>
              <w:divBdr>
                <w:top w:val="none" w:sz="0" w:space="0" w:color="auto"/>
                <w:left w:val="none" w:sz="0" w:space="0" w:color="auto"/>
                <w:bottom w:val="none" w:sz="0" w:space="0" w:color="auto"/>
                <w:right w:val="none" w:sz="0" w:space="0" w:color="auto"/>
              </w:divBdr>
            </w:div>
            <w:div w:id="2066879328">
              <w:marLeft w:val="0"/>
              <w:marRight w:val="0"/>
              <w:marTop w:val="0"/>
              <w:marBottom w:val="0"/>
              <w:divBdr>
                <w:top w:val="none" w:sz="0" w:space="0" w:color="auto"/>
                <w:left w:val="none" w:sz="0" w:space="0" w:color="auto"/>
                <w:bottom w:val="none" w:sz="0" w:space="0" w:color="auto"/>
                <w:right w:val="none" w:sz="0" w:space="0" w:color="auto"/>
              </w:divBdr>
            </w:div>
            <w:div w:id="1734280650">
              <w:marLeft w:val="0"/>
              <w:marRight w:val="0"/>
              <w:marTop w:val="0"/>
              <w:marBottom w:val="0"/>
              <w:divBdr>
                <w:top w:val="none" w:sz="0" w:space="0" w:color="auto"/>
                <w:left w:val="none" w:sz="0" w:space="0" w:color="auto"/>
                <w:bottom w:val="none" w:sz="0" w:space="0" w:color="auto"/>
                <w:right w:val="none" w:sz="0" w:space="0" w:color="auto"/>
              </w:divBdr>
            </w:div>
            <w:div w:id="259990776">
              <w:marLeft w:val="0"/>
              <w:marRight w:val="0"/>
              <w:marTop w:val="0"/>
              <w:marBottom w:val="0"/>
              <w:divBdr>
                <w:top w:val="none" w:sz="0" w:space="0" w:color="auto"/>
                <w:left w:val="none" w:sz="0" w:space="0" w:color="auto"/>
                <w:bottom w:val="none" w:sz="0" w:space="0" w:color="auto"/>
                <w:right w:val="none" w:sz="0" w:space="0" w:color="auto"/>
              </w:divBdr>
            </w:div>
            <w:div w:id="1588927764">
              <w:marLeft w:val="0"/>
              <w:marRight w:val="0"/>
              <w:marTop w:val="0"/>
              <w:marBottom w:val="0"/>
              <w:divBdr>
                <w:top w:val="none" w:sz="0" w:space="0" w:color="auto"/>
                <w:left w:val="none" w:sz="0" w:space="0" w:color="auto"/>
                <w:bottom w:val="none" w:sz="0" w:space="0" w:color="auto"/>
                <w:right w:val="none" w:sz="0" w:space="0" w:color="auto"/>
              </w:divBdr>
            </w:div>
            <w:div w:id="324668445">
              <w:marLeft w:val="0"/>
              <w:marRight w:val="0"/>
              <w:marTop w:val="0"/>
              <w:marBottom w:val="0"/>
              <w:divBdr>
                <w:top w:val="none" w:sz="0" w:space="0" w:color="auto"/>
                <w:left w:val="none" w:sz="0" w:space="0" w:color="auto"/>
                <w:bottom w:val="none" w:sz="0" w:space="0" w:color="auto"/>
                <w:right w:val="none" w:sz="0" w:space="0" w:color="auto"/>
              </w:divBdr>
            </w:div>
            <w:div w:id="951864280">
              <w:marLeft w:val="0"/>
              <w:marRight w:val="0"/>
              <w:marTop w:val="0"/>
              <w:marBottom w:val="0"/>
              <w:divBdr>
                <w:top w:val="none" w:sz="0" w:space="0" w:color="auto"/>
                <w:left w:val="none" w:sz="0" w:space="0" w:color="auto"/>
                <w:bottom w:val="none" w:sz="0" w:space="0" w:color="auto"/>
                <w:right w:val="none" w:sz="0" w:space="0" w:color="auto"/>
              </w:divBdr>
            </w:div>
            <w:div w:id="744572301">
              <w:marLeft w:val="0"/>
              <w:marRight w:val="0"/>
              <w:marTop w:val="0"/>
              <w:marBottom w:val="0"/>
              <w:divBdr>
                <w:top w:val="none" w:sz="0" w:space="0" w:color="auto"/>
                <w:left w:val="none" w:sz="0" w:space="0" w:color="auto"/>
                <w:bottom w:val="none" w:sz="0" w:space="0" w:color="auto"/>
                <w:right w:val="none" w:sz="0" w:space="0" w:color="auto"/>
              </w:divBdr>
            </w:div>
            <w:div w:id="1347757202">
              <w:marLeft w:val="0"/>
              <w:marRight w:val="0"/>
              <w:marTop w:val="0"/>
              <w:marBottom w:val="0"/>
              <w:divBdr>
                <w:top w:val="none" w:sz="0" w:space="0" w:color="auto"/>
                <w:left w:val="none" w:sz="0" w:space="0" w:color="auto"/>
                <w:bottom w:val="none" w:sz="0" w:space="0" w:color="auto"/>
                <w:right w:val="none" w:sz="0" w:space="0" w:color="auto"/>
              </w:divBdr>
            </w:div>
            <w:div w:id="2250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95">
      <w:bodyDiv w:val="1"/>
      <w:marLeft w:val="0"/>
      <w:marRight w:val="0"/>
      <w:marTop w:val="0"/>
      <w:marBottom w:val="0"/>
      <w:divBdr>
        <w:top w:val="none" w:sz="0" w:space="0" w:color="auto"/>
        <w:left w:val="none" w:sz="0" w:space="0" w:color="auto"/>
        <w:bottom w:val="none" w:sz="0" w:space="0" w:color="auto"/>
        <w:right w:val="none" w:sz="0" w:space="0" w:color="auto"/>
      </w:divBdr>
      <w:divsChild>
        <w:div w:id="1854613590">
          <w:marLeft w:val="0"/>
          <w:marRight w:val="0"/>
          <w:marTop w:val="0"/>
          <w:marBottom w:val="0"/>
          <w:divBdr>
            <w:top w:val="none" w:sz="0" w:space="0" w:color="auto"/>
            <w:left w:val="none" w:sz="0" w:space="0" w:color="auto"/>
            <w:bottom w:val="none" w:sz="0" w:space="0" w:color="auto"/>
            <w:right w:val="none" w:sz="0" w:space="0" w:color="auto"/>
          </w:divBdr>
          <w:divsChild>
            <w:div w:id="1223565123">
              <w:marLeft w:val="0"/>
              <w:marRight w:val="0"/>
              <w:marTop w:val="0"/>
              <w:marBottom w:val="0"/>
              <w:divBdr>
                <w:top w:val="none" w:sz="0" w:space="0" w:color="auto"/>
                <w:left w:val="none" w:sz="0" w:space="0" w:color="auto"/>
                <w:bottom w:val="none" w:sz="0" w:space="0" w:color="auto"/>
                <w:right w:val="none" w:sz="0" w:space="0" w:color="auto"/>
              </w:divBdr>
            </w:div>
            <w:div w:id="1767265517">
              <w:marLeft w:val="0"/>
              <w:marRight w:val="0"/>
              <w:marTop w:val="0"/>
              <w:marBottom w:val="0"/>
              <w:divBdr>
                <w:top w:val="none" w:sz="0" w:space="0" w:color="auto"/>
                <w:left w:val="none" w:sz="0" w:space="0" w:color="auto"/>
                <w:bottom w:val="none" w:sz="0" w:space="0" w:color="auto"/>
                <w:right w:val="none" w:sz="0" w:space="0" w:color="auto"/>
              </w:divBdr>
            </w:div>
            <w:div w:id="791679566">
              <w:marLeft w:val="0"/>
              <w:marRight w:val="0"/>
              <w:marTop w:val="0"/>
              <w:marBottom w:val="0"/>
              <w:divBdr>
                <w:top w:val="none" w:sz="0" w:space="0" w:color="auto"/>
                <w:left w:val="none" w:sz="0" w:space="0" w:color="auto"/>
                <w:bottom w:val="none" w:sz="0" w:space="0" w:color="auto"/>
                <w:right w:val="none" w:sz="0" w:space="0" w:color="auto"/>
              </w:divBdr>
            </w:div>
            <w:div w:id="907423038">
              <w:marLeft w:val="0"/>
              <w:marRight w:val="0"/>
              <w:marTop w:val="0"/>
              <w:marBottom w:val="0"/>
              <w:divBdr>
                <w:top w:val="none" w:sz="0" w:space="0" w:color="auto"/>
                <w:left w:val="none" w:sz="0" w:space="0" w:color="auto"/>
                <w:bottom w:val="none" w:sz="0" w:space="0" w:color="auto"/>
                <w:right w:val="none" w:sz="0" w:space="0" w:color="auto"/>
              </w:divBdr>
            </w:div>
            <w:div w:id="1261987756">
              <w:marLeft w:val="0"/>
              <w:marRight w:val="0"/>
              <w:marTop w:val="0"/>
              <w:marBottom w:val="0"/>
              <w:divBdr>
                <w:top w:val="none" w:sz="0" w:space="0" w:color="auto"/>
                <w:left w:val="none" w:sz="0" w:space="0" w:color="auto"/>
                <w:bottom w:val="none" w:sz="0" w:space="0" w:color="auto"/>
                <w:right w:val="none" w:sz="0" w:space="0" w:color="auto"/>
              </w:divBdr>
            </w:div>
            <w:div w:id="1659766365">
              <w:marLeft w:val="0"/>
              <w:marRight w:val="0"/>
              <w:marTop w:val="0"/>
              <w:marBottom w:val="0"/>
              <w:divBdr>
                <w:top w:val="none" w:sz="0" w:space="0" w:color="auto"/>
                <w:left w:val="none" w:sz="0" w:space="0" w:color="auto"/>
                <w:bottom w:val="none" w:sz="0" w:space="0" w:color="auto"/>
                <w:right w:val="none" w:sz="0" w:space="0" w:color="auto"/>
              </w:divBdr>
            </w:div>
            <w:div w:id="540900053">
              <w:marLeft w:val="0"/>
              <w:marRight w:val="0"/>
              <w:marTop w:val="0"/>
              <w:marBottom w:val="0"/>
              <w:divBdr>
                <w:top w:val="none" w:sz="0" w:space="0" w:color="auto"/>
                <w:left w:val="none" w:sz="0" w:space="0" w:color="auto"/>
                <w:bottom w:val="none" w:sz="0" w:space="0" w:color="auto"/>
                <w:right w:val="none" w:sz="0" w:space="0" w:color="auto"/>
              </w:divBdr>
            </w:div>
            <w:div w:id="1700887632">
              <w:marLeft w:val="0"/>
              <w:marRight w:val="0"/>
              <w:marTop w:val="0"/>
              <w:marBottom w:val="0"/>
              <w:divBdr>
                <w:top w:val="none" w:sz="0" w:space="0" w:color="auto"/>
                <w:left w:val="none" w:sz="0" w:space="0" w:color="auto"/>
                <w:bottom w:val="none" w:sz="0" w:space="0" w:color="auto"/>
                <w:right w:val="none" w:sz="0" w:space="0" w:color="auto"/>
              </w:divBdr>
            </w:div>
            <w:div w:id="804271132">
              <w:marLeft w:val="0"/>
              <w:marRight w:val="0"/>
              <w:marTop w:val="0"/>
              <w:marBottom w:val="0"/>
              <w:divBdr>
                <w:top w:val="none" w:sz="0" w:space="0" w:color="auto"/>
                <w:left w:val="none" w:sz="0" w:space="0" w:color="auto"/>
                <w:bottom w:val="none" w:sz="0" w:space="0" w:color="auto"/>
                <w:right w:val="none" w:sz="0" w:space="0" w:color="auto"/>
              </w:divBdr>
            </w:div>
            <w:div w:id="813915587">
              <w:marLeft w:val="0"/>
              <w:marRight w:val="0"/>
              <w:marTop w:val="0"/>
              <w:marBottom w:val="0"/>
              <w:divBdr>
                <w:top w:val="none" w:sz="0" w:space="0" w:color="auto"/>
                <w:left w:val="none" w:sz="0" w:space="0" w:color="auto"/>
                <w:bottom w:val="none" w:sz="0" w:space="0" w:color="auto"/>
                <w:right w:val="none" w:sz="0" w:space="0" w:color="auto"/>
              </w:divBdr>
            </w:div>
            <w:div w:id="908736385">
              <w:marLeft w:val="0"/>
              <w:marRight w:val="0"/>
              <w:marTop w:val="0"/>
              <w:marBottom w:val="0"/>
              <w:divBdr>
                <w:top w:val="none" w:sz="0" w:space="0" w:color="auto"/>
                <w:left w:val="none" w:sz="0" w:space="0" w:color="auto"/>
                <w:bottom w:val="none" w:sz="0" w:space="0" w:color="auto"/>
                <w:right w:val="none" w:sz="0" w:space="0" w:color="auto"/>
              </w:divBdr>
            </w:div>
            <w:div w:id="1790322029">
              <w:marLeft w:val="0"/>
              <w:marRight w:val="0"/>
              <w:marTop w:val="0"/>
              <w:marBottom w:val="0"/>
              <w:divBdr>
                <w:top w:val="none" w:sz="0" w:space="0" w:color="auto"/>
                <w:left w:val="none" w:sz="0" w:space="0" w:color="auto"/>
                <w:bottom w:val="none" w:sz="0" w:space="0" w:color="auto"/>
                <w:right w:val="none" w:sz="0" w:space="0" w:color="auto"/>
              </w:divBdr>
            </w:div>
            <w:div w:id="1643804115">
              <w:marLeft w:val="0"/>
              <w:marRight w:val="0"/>
              <w:marTop w:val="0"/>
              <w:marBottom w:val="0"/>
              <w:divBdr>
                <w:top w:val="none" w:sz="0" w:space="0" w:color="auto"/>
                <w:left w:val="none" w:sz="0" w:space="0" w:color="auto"/>
                <w:bottom w:val="none" w:sz="0" w:space="0" w:color="auto"/>
                <w:right w:val="none" w:sz="0" w:space="0" w:color="auto"/>
              </w:divBdr>
            </w:div>
            <w:div w:id="1146821251">
              <w:marLeft w:val="0"/>
              <w:marRight w:val="0"/>
              <w:marTop w:val="0"/>
              <w:marBottom w:val="0"/>
              <w:divBdr>
                <w:top w:val="none" w:sz="0" w:space="0" w:color="auto"/>
                <w:left w:val="none" w:sz="0" w:space="0" w:color="auto"/>
                <w:bottom w:val="none" w:sz="0" w:space="0" w:color="auto"/>
                <w:right w:val="none" w:sz="0" w:space="0" w:color="auto"/>
              </w:divBdr>
            </w:div>
            <w:div w:id="773669676">
              <w:marLeft w:val="0"/>
              <w:marRight w:val="0"/>
              <w:marTop w:val="0"/>
              <w:marBottom w:val="0"/>
              <w:divBdr>
                <w:top w:val="none" w:sz="0" w:space="0" w:color="auto"/>
                <w:left w:val="none" w:sz="0" w:space="0" w:color="auto"/>
                <w:bottom w:val="none" w:sz="0" w:space="0" w:color="auto"/>
                <w:right w:val="none" w:sz="0" w:space="0" w:color="auto"/>
              </w:divBdr>
            </w:div>
            <w:div w:id="230165116">
              <w:marLeft w:val="0"/>
              <w:marRight w:val="0"/>
              <w:marTop w:val="0"/>
              <w:marBottom w:val="0"/>
              <w:divBdr>
                <w:top w:val="none" w:sz="0" w:space="0" w:color="auto"/>
                <w:left w:val="none" w:sz="0" w:space="0" w:color="auto"/>
                <w:bottom w:val="none" w:sz="0" w:space="0" w:color="auto"/>
                <w:right w:val="none" w:sz="0" w:space="0" w:color="auto"/>
              </w:divBdr>
            </w:div>
            <w:div w:id="1231307072">
              <w:marLeft w:val="0"/>
              <w:marRight w:val="0"/>
              <w:marTop w:val="0"/>
              <w:marBottom w:val="0"/>
              <w:divBdr>
                <w:top w:val="none" w:sz="0" w:space="0" w:color="auto"/>
                <w:left w:val="none" w:sz="0" w:space="0" w:color="auto"/>
                <w:bottom w:val="none" w:sz="0" w:space="0" w:color="auto"/>
                <w:right w:val="none" w:sz="0" w:space="0" w:color="auto"/>
              </w:divBdr>
            </w:div>
            <w:div w:id="1537935604">
              <w:marLeft w:val="0"/>
              <w:marRight w:val="0"/>
              <w:marTop w:val="0"/>
              <w:marBottom w:val="0"/>
              <w:divBdr>
                <w:top w:val="none" w:sz="0" w:space="0" w:color="auto"/>
                <w:left w:val="none" w:sz="0" w:space="0" w:color="auto"/>
                <w:bottom w:val="none" w:sz="0" w:space="0" w:color="auto"/>
                <w:right w:val="none" w:sz="0" w:space="0" w:color="auto"/>
              </w:divBdr>
            </w:div>
            <w:div w:id="1938564184">
              <w:marLeft w:val="0"/>
              <w:marRight w:val="0"/>
              <w:marTop w:val="0"/>
              <w:marBottom w:val="0"/>
              <w:divBdr>
                <w:top w:val="none" w:sz="0" w:space="0" w:color="auto"/>
                <w:left w:val="none" w:sz="0" w:space="0" w:color="auto"/>
                <w:bottom w:val="none" w:sz="0" w:space="0" w:color="auto"/>
                <w:right w:val="none" w:sz="0" w:space="0" w:color="auto"/>
              </w:divBdr>
            </w:div>
            <w:div w:id="1748191176">
              <w:marLeft w:val="0"/>
              <w:marRight w:val="0"/>
              <w:marTop w:val="0"/>
              <w:marBottom w:val="0"/>
              <w:divBdr>
                <w:top w:val="none" w:sz="0" w:space="0" w:color="auto"/>
                <w:left w:val="none" w:sz="0" w:space="0" w:color="auto"/>
                <w:bottom w:val="none" w:sz="0" w:space="0" w:color="auto"/>
                <w:right w:val="none" w:sz="0" w:space="0" w:color="auto"/>
              </w:divBdr>
            </w:div>
            <w:div w:id="1515072627">
              <w:marLeft w:val="0"/>
              <w:marRight w:val="0"/>
              <w:marTop w:val="0"/>
              <w:marBottom w:val="0"/>
              <w:divBdr>
                <w:top w:val="none" w:sz="0" w:space="0" w:color="auto"/>
                <w:left w:val="none" w:sz="0" w:space="0" w:color="auto"/>
                <w:bottom w:val="none" w:sz="0" w:space="0" w:color="auto"/>
                <w:right w:val="none" w:sz="0" w:space="0" w:color="auto"/>
              </w:divBdr>
            </w:div>
            <w:div w:id="1191529309">
              <w:marLeft w:val="0"/>
              <w:marRight w:val="0"/>
              <w:marTop w:val="0"/>
              <w:marBottom w:val="0"/>
              <w:divBdr>
                <w:top w:val="none" w:sz="0" w:space="0" w:color="auto"/>
                <w:left w:val="none" w:sz="0" w:space="0" w:color="auto"/>
                <w:bottom w:val="none" w:sz="0" w:space="0" w:color="auto"/>
                <w:right w:val="none" w:sz="0" w:space="0" w:color="auto"/>
              </w:divBdr>
            </w:div>
            <w:div w:id="1470173579">
              <w:marLeft w:val="0"/>
              <w:marRight w:val="0"/>
              <w:marTop w:val="0"/>
              <w:marBottom w:val="0"/>
              <w:divBdr>
                <w:top w:val="none" w:sz="0" w:space="0" w:color="auto"/>
                <w:left w:val="none" w:sz="0" w:space="0" w:color="auto"/>
                <w:bottom w:val="none" w:sz="0" w:space="0" w:color="auto"/>
                <w:right w:val="none" w:sz="0" w:space="0" w:color="auto"/>
              </w:divBdr>
            </w:div>
            <w:div w:id="458840229">
              <w:marLeft w:val="0"/>
              <w:marRight w:val="0"/>
              <w:marTop w:val="0"/>
              <w:marBottom w:val="0"/>
              <w:divBdr>
                <w:top w:val="none" w:sz="0" w:space="0" w:color="auto"/>
                <w:left w:val="none" w:sz="0" w:space="0" w:color="auto"/>
                <w:bottom w:val="none" w:sz="0" w:space="0" w:color="auto"/>
                <w:right w:val="none" w:sz="0" w:space="0" w:color="auto"/>
              </w:divBdr>
            </w:div>
            <w:div w:id="1711147672">
              <w:marLeft w:val="0"/>
              <w:marRight w:val="0"/>
              <w:marTop w:val="0"/>
              <w:marBottom w:val="0"/>
              <w:divBdr>
                <w:top w:val="none" w:sz="0" w:space="0" w:color="auto"/>
                <w:left w:val="none" w:sz="0" w:space="0" w:color="auto"/>
                <w:bottom w:val="none" w:sz="0" w:space="0" w:color="auto"/>
                <w:right w:val="none" w:sz="0" w:space="0" w:color="auto"/>
              </w:divBdr>
            </w:div>
            <w:div w:id="1679233578">
              <w:marLeft w:val="0"/>
              <w:marRight w:val="0"/>
              <w:marTop w:val="0"/>
              <w:marBottom w:val="0"/>
              <w:divBdr>
                <w:top w:val="none" w:sz="0" w:space="0" w:color="auto"/>
                <w:left w:val="none" w:sz="0" w:space="0" w:color="auto"/>
                <w:bottom w:val="none" w:sz="0" w:space="0" w:color="auto"/>
                <w:right w:val="none" w:sz="0" w:space="0" w:color="auto"/>
              </w:divBdr>
            </w:div>
            <w:div w:id="18318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516">
      <w:bodyDiv w:val="1"/>
      <w:marLeft w:val="0"/>
      <w:marRight w:val="0"/>
      <w:marTop w:val="0"/>
      <w:marBottom w:val="0"/>
      <w:divBdr>
        <w:top w:val="none" w:sz="0" w:space="0" w:color="auto"/>
        <w:left w:val="none" w:sz="0" w:space="0" w:color="auto"/>
        <w:bottom w:val="none" w:sz="0" w:space="0" w:color="auto"/>
        <w:right w:val="none" w:sz="0" w:space="0" w:color="auto"/>
      </w:divBdr>
      <w:divsChild>
        <w:div w:id="141894038">
          <w:marLeft w:val="0"/>
          <w:marRight w:val="0"/>
          <w:marTop w:val="0"/>
          <w:marBottom w:val="0"/>
          <w:divBdr>
            <w:top w:val="none" w:sz="0" w:space="0" w:color="auto"/>
            <w:left w:val="none" w:sz="0" w:space="0" w:color="auto"/>
            <w:bottom w:val="none" w:sz="0" w:space="0" w:color="auto"/>
            <w:right w:val="none" w:sz="0" w:space="0" w:color="auto"/>
          </w:divBdr>
          <w:divsChild>
            <w:div w:id="1524830599">
              <w:marLeft w:val="0"/>
              <w:marRight w:val="0"/>
              <w:marTop w:val="0"/>
              <w:marBottom w:val="0"/>
              <w:divBdr>
                <w:top w:val="none" w:sz="0" w:space="0" w:color="auto"/>
                <w:left w:val="none" w:sz="0" w:space="0" w:color="auto"/>
                <w:bottom w:val="none" w:sz="0" w:space="0" w:color="auto"/>
                <w:right w:val="none" w:sz="0" w:space="0" w:color="auto"/>
              </w:divBdr>
            </w:div>
            <w:div w:id="1931355856">
              <w:marLeft w:val="0"/>
              <w:marRight w:val="0"/>
              <w:marTop w:val="0"/>
              <w:marBottom w:val="0"/>
              <w:divBdr>
                <w:top w:val="none" w:sz="0" w:space="0" w:color="auto"/>
                <w:left w:val="none" w:sz="0" w:space="0" w:color="auto"/>
                <w:bottom w:val="none" w:sz="0" w:space="0" w:color="auto"/>
                <w:right w:val="none" w:sz="0" w:space="0" w:color="auto"/>
              </w:divBdr>
            </w:div>
            <w:div w:id="532769093">
              <w:marLeft w:val="0"/>
              <w:marRight w:val="0"/>
              <w:marTop w:val="0"/>
              <w:marBottom w:val="0"/>
              <w:divBdr>
                <w:top w:val="none" w:sz="0" w:space="0" w:color="auto"/>
                <w:left w:val="none" w:sz="0" w:space="0" w:color="auto"/>
                <w:bottom w:val="none" w:sz="0" w:space="0" w:color="auto"/>
                <w:right w:val="none" w:sz="0" w:space="0" w:color="auto"/>
              </w:divBdr>
            </w:div>
            <w:div w:id="822044417">
              <w:marLeft w:val="0"/>
              <w:marRight w:val="0"/>
              <w:marTop w:val="0"/>
              <w:marBottom w:val="0"/>
              <w:divBdr>
                <w:top w:val="none" w:sz="0" w:space="0" w:color="auto"/>
                <w:left w:val="none" w:sz="0" w:space="0" w:color="auto"/>
                <w:bottom w:val="none" w:sz="0" w:space="0" w:color="auto"/>
                <w:right w:val="none" w:sz="0" w:space="0" w:color="auto"/>
              </w:divBdr>
            </w:div>
            <w:div w:id="722601007">
              <w:marLeft w:val="0"/>
              <w:marRight w:val="0"/>
              <w:marTop w:val="0"/>
              <w:marBottom w:val="0"/>
              <w:divBdr>
                <w:top w:val="none" w:sz="0" w:space="0" w:color="auto"/>
                <w:left w:val="none" w:sz="0" w:space="0" w:color="auto"/>
                <w:bottom w:val="none" w:sz="0" w:space="0" w:color="auto"/>
                <w:right w:val="none" w:sz="0" w:space="0" w:color="auto"/>
              </w:divBdr>
            </w:div>
            <w:div w:id="3055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468">
      <w:bodyDiv w:val="1"/>
      <w:marLeft w:val="0"/>
      <w:marRight w:val="0"/>
      <w:marTop w:val="0"/>
      <w:marBottom w:val="0"/>
      <w:divBdr>
        <w:top w:val="none" w:sz="0" w:space="0" w:color="auto"/>
        <w:left w:val="none" w:sz="0" w:space="0" w:color="auto"/>
        <w:bottom w:val="none" w:sz="0" w:space="0" w:color="auto"/>
        <w:right w:val="none" w:sz="0" w:space="0" w:color="auto"/>
      </w:divBdr>
      <w:divsChild>
        <w:div w:id="1084687924">
          <w:marLeft w:val="0"/>
          <w:marRight w:val="0"/>
          <w:marTop w:val="0"/>
          <w:marBottom w:val="0"/>
          <w:divBdr>
            <w:top w:val="none" w:sz="0" w:space="0" w:color="auto"/>
            <w:left w:val="none" w:sz="0" w:space="0" w:color="auto"/>
            <w:bottom w:val="none" w:sz="0" w:space="0" w:color="auto"/>
            <w:right w:val="none" w:sz="0" w:space="0" w:color="auto"/>
          </w:divBdr>
          <w:divsChild>
            <w:div w:id="548957921">
              <w:marLeft w:val="0"/>
              <w:marRight w:val="0"/>
              <w:marTop w:val="0"/>
              <w:marBottom w:val="0"/>
              <w:divBdr>
                <w:top w:val="none" w:sz="0" w:space="0" w:color="auto"/>
                <w:left w:val="none" w:sz="0" w:space="0" w:color="auto"/>
                <w:bottom w:val="none" w:sz="0" w:space="0" w:color="auto"/>
                <w:right w:val="none" w:sz="0" w:space="0" w:color="auto"/>
              </w:divBdr>
            </w:div>
            <w:div w:id="1619990663">
              <w:marLeft w:val="0"/>
              <w:marRight w:val="0"/>
              <w:marTop w:val="0"/>
              <w:marBottom w:val="0"/>
              <w:divBdr>
                <w:top w:val="none" w:sz="0" w:space="0" w:color="auto"/>
                <w:left w:val="none" w:sz="0" w:space="0" w:color="auto"/>
                <w:bottom w:val="none" w:sz="0" w:space="0" w:color="auto"/>
                <w:right w:val="none" w:sz="0" w:space="0" w:color="auto"/>
              </w:divBdr>
            </w:div>
            <w:div w:id="2009752964">
              <w:marLeft w:val="0"/>
              <w:marRight w:val="0"/>
              <w:marTop w:val="0"/>
              <w:marBottom w:val="0"/>
              <w:divBdr>
                <w:top w:val="none" w:sz="0" w:space="0" w:color="auto"/>
                <w:left w:val="none" w:sz="0" w:space="0" w:color="auto"/>
                <w:bottom w:val="none" w:sz="0" w:space="0" w:color="auto"/>
                <w:right w:val="none" w:sz="0" w:space="0" w:color="auto"/>
              </w:divBdr>
            </w:div>
            <w:div w:id="231430246">
              <w:marLeft w:val="0"/>
              <w:marRight w:val="0"/>
              <w:marTop w:val="0"/>
              <w:marBottom w:val="0"/>
              <w:divBdr>
                <w:top w:val="none" w:sz="0" w:space="0" w:color="auto"/>
                <w:left w:val="none" w:sz="0" w:space="0" w:color="auto"/>
                <w:bottom w:val="none" w:sz="0" w:space="0" w:color="auto"/>
                <w:right w:val="none" w:sz="0" w:space="0" w:color="auto"/>
              </w:divBdr>
            </w:div>
            <w:div w:id="1923952983">
              <w:marLeft w:val="0"/>
              <w:marRight w:val="0"/>
              <w:marTop w:val="0"/>
              <w:marBottom w:val="0"/>
              <w:divBdr>
                <w:top w:val="none" w:sz="0" w:space="0" w:color="auto"/>
                <w:left w:val="none" w:sz="0" w:space="0" w:color="auto"/>
                <w:bottom w:val="none" w:sz="0" w:space="0" w:color="auto"/>
                <w:right w:val="none" w:sz="0" w:space="0" w:color="auto"/>
              </w:divBdr>
            </w:div>
            <w:div w:id="1557811287">
              <w:marLeft w:val="0"/>
              <w:marRight w:val="0"/>
              <w:marTop w:val="0"/>
              <w:marBottom w:val="0"/>
              <w:divBdr>
                <w:top w:val="none" w:sz="0" w:space="0" w:color="auto"/>
                <w:left w:val="none" w:sz="0" w:space="0" w:color="auto"/>
                <w:bottom w:val="none" w:sz="0" w:space="0" w:color="auto"/>
                <w:right w:val="none" w:sz="0" w:space="0" w:color="auto"/>
              </w:divBdr>
            </w:div>
            <w:div w:id="825442156">
              <w:marLeft w:val="0"/>
              <w:marRight w:val="0"/>
              <w:marTop w:val="0"/>
              <w:marBottom w:val="0"/>
              <w:divBdr>
                <w:top w:val="none" w:sz="0" w:space="0" w:color="auto"/>
                <w:left w:val="none" w:sz="0" w:space="0" w:color="auto"/>
                <w:bottom w:val="none" w:sz="0" w:space="0" w:color="auto"/>
                <w:right w:val="none" w:sz="0" w:space="0" w:color="auto"/>
              </w:divBdr>
            </w:div>
            <w:div w:id="490222777">
              <w:marLeft w:val="0"/>
              <w:marRight w:val="0"/>
              <w:marTop w:val="0"/>
              <w:marBottom w:val="0"/>
              <w:divBdr>
                <w:top w:val="none" w:sz="0" w:space="0" w:color="auto"/>
                <w:left w:val="none" w:sz="0" w:space="0" w:color="auto"/>
                <w:bottom w:val="none" w:sz="0" w:space="0" w:color="auto"/>
                <w:right w:val="none" w:sz="0" w:space="0" w:color="auto"/>
              </w:divBdr>
            </w:div>
            <w:div w:id="1032148257">
              <w:marLeft w:val="0"/>
              <w:marRight w:val="0"/>
              <w:marTop w:val="0"/>
              <w:marBottom w:val="0"/>
              <w:divBdr>
                <w:top w:val="none" w:sz="0" w:space="0" w:color="auto"/>
                <w:left w:val="none" w:sz="0" w:space="0" w:color="auto"/>
                <w:bottom w:val="none" w:sz="0" w:space="0" w:color="auto"/>
                <w:right w:val="none" w:sz="0" w:space="0" w:color="auto"/>
              </w:divBdr>
            </w:div>
            <w:div w:id="2092695850">
              <w:marLeft w:val="0"/>
              <w:marRight w:val="0"/>
              <w:marTop w:val="0"/>
              <w:marBottom w:val="0"/>
              <w:divBdr>
                <w:top w:val="none" w:sz="0" w:space="0" w:color="auto"/>
                <w:left w:val="none" w:sz="0" w:space="0" w:color="auto"/>
                <w:bottom w:val="none" w:sz="0" w:space="0" w:color="auto"/>
                <w:right w:val="none" w:sz="0" w:space="0" w:color="auto"/>
              </w:divBdr>
            </w:div>
            <w:div w:id="715549036">
              <w:marLeft w:val="0"/>
              <w:marRight w:val="0"/>
              <w:marTop w:val="0"/>
              <w:marBottom w:val="0"/>
              <w:divBdr>
                <w:top w:val="none" w:sz="0" w:space="0" w:color="auto"/>
                <w:left w:val="none" w:sz="0" w:space="0" w:color="auto"/>
                <w:bottom w:val="none" w:sz="0" w:space="0" w:color="auto"/>
                <w:right w:val="none" w:sz="0" w:space="0" w:color="auto"/>
              </w:divBdr>
            </w:div>
            <w:div w:id="2084983871">
              <w:marLeft w:val="0"/>
              <w:marRight w:val="0"/>
              <w:marTop w:val="0"/>
              <w:marBottom w:val="0"/>
              <w:divBdr>
                <w:top w:val="none" w:sz="0" w:space="0" w:color="auto"/>
                <w:left w:val="none" w:sz="0" w:space="0" w:color="auto"/>
                <w:bottom w:val="none" w:sz="0" w:space="0" w:color="auto"/>
                <w:right w:val="none" w:sz="0" w:space="0" w:color="auto"/>
              </w:divBdr>
            </w:div>
            <w:div w:id="326634340">
              <w:marLeft w:val="0"/>
              <w:marRight w:val="0"/>
              <w:marTop w:val="0"/>
              <w:marBottom w:val="0"/>
              <w:divBdr>
                <w:top w:val="none" w:sz="0" w:space="0" w:color="auto"/>
                <w:left w:val="none" w:sz="0" w:space="0" w:color="auto"/>
                <w:bottom w:val="none" w:sz="0" w:space="0" w:color="auto"/>
                <w:right w:val="none" w:sz="0" w:space="0" w:color="auto"/>
              </w:divBdr>
            </w:div>
            <w:div w:id="2004623077">
              <w:marLeft w:val="0"/>
              <w:marRight w:val="0"/>
              <w:marTop w:val="0"/>
              <w:marBottom w:val="0"/>
              <w:divBdr>
                <w:top w:val="none" w:sz="0" w:space="0" w:color="auto"/>
                <w:left w:val="none" w:sz="0" w:space="0" w:color="auto"/>
                <w:bottom w:val="none" w:sz="0" w:space="0" w:color="auto"/>
                <w:right w:val="none" w:sz="0" w:space="0" w:color="auto"/>
              </w:divBdr>
            </w:div>
            <w:div w:id="1012606931">
              <w:marLeft w:val="0"/>
              <w:marRight w:val="0"/>
              <w:marTop w:val="0"/>
              <w:marBottom w:val="0"/>
              <w:divBdr>
                <w:top w:val="none" w:sz="0" w:space="0" w:color="auto"/>
                <w:left w:val="none" w:sz="0" w:space="0" w:color="auto"/>
                <w:bottom w:val="none" w:sz="0" w:space="0" w:color="auto"/>
                <w:right w:val="none" w:sz="0" w:space="0" w:color="auto"/>
              </w:divBdr>
            </w:div>
            <w:div w:id="1707294748">
              <w:marLeft w:val="0"/>
              <w:marRight w:val="0"/>
              <w:marTop w:val="0"/>
              <w:marBottom w:val="0"/>
              <w:divBdr>
                <w:top w:val="none" w:sz="0" w:space="0" w:color="auto"/>
                <w:left w:val="none" w:sz="0" w:space="0" w:color="auto"/>
                <w:bottom w:val="none" w:sz="0" w:space="0" w:color="auto"/>
                <w:right w:val="none" w:sz="0" w:space="0" w:color="auto"/>
              </w:divBdr>
            </w:div>
            <w:div w:id="192117598">
              <w:marLeft w:val="0"/>
              <w:marRight w:val="0"/>
              <w:marTop w:val="0"/>
              <w:marBottom w:val="0"/>
              <w:divBdr>
                <w:top w:val="none" w:sz="0" w:space="0" w:color="auto"/>
                <w:left w:val="none" w:sz="0" w:space="0" w:color="auto"/>
                <w:bottom w:val="none" w:sz="0" w:space="0" w:color="auto"/>
                <w:right w:val="none" w:sz="0" w:space="0" w:color="auto"/>
              </w:divBdr>
            </w:div>
            <w:div w:id="1630546735">
              <w:marLeft w:val="0"/>
              <w:marRight w:val="0"/>
              <w:marTop w:val="0"/>
              <w:marBottom w:val="0"/>
              <w:divBdr>
                <w:top w:val="none" w:sz="0" w:space="0" w:color="auto"/>
                <w:left w:val="none" w:sz="0" w:space="0" w:color="auto"/>
                <w:bottom w:val="none" w:sz="0" w:space="0" w:color="auto"/>
                <w:right w:val="none" w:sz="0" w:space="0" w:color="auto"/>
              </w:divBdr>
            </w:div>
            <w:div w:id="947614916">
              <w:marLeft w:val="0"/>
              <w:marRight w:val="0"/>
              <w:marTop w:val="0"/>
              <w:marBottom w:val="0"/>
              <w:divBdr>
                <w:top w:val="none" w:sz="0" w:space="0" w:color="auto"/>
                <w:left w:val="none" w:sz="0" w:space="0" w:color="auto"/>
                <w:bottom w:val="none" w:sz="0" w:space="0" w:color="auto"/>
                <w:right w:val="none" w:sz="0" w:space="0" w:color="auto"/>
              </w:divBdr>
            </w:div>
            <w:div w:id="622422047">
              <w:marLeft w:val="0"/>
              <w:marRight w:val="0"/>
              <w:marTop w:val="0"/>
              <w:marBottom w:val="0"/>
              <w:divBdr>
                <w:top w:val="none" w:sz="0" w:space="0" w:color="auto"/>
                <w:left w:val="none" w:sz="0" w:space="0" w:color="auto"/>
                <w:bottom w:val="none" w:sz="0" w:space="0" w:color="auto"/>
                <w:right w:val="none" w:sz="0" w:space="0" w:color="auto"/>
              </w:divBdr>
            </w:div>
            <w:div w:id="4550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558">
      <w:bodyDiv w:val="1"/>
      <w:marLeft w:val="0"/>
      <w:marRight w:val="0"/>
      <w:marTop w:val="0"/>
      <w:marBottom w:val="0"/>
      <w:divBdr>
        <w:top w:val="none" w:sz="0" w:space="0" w:color="auto"/>
        <w:left w:val="none" w:sz="0" w:space="0" w:color="auto"/>
        <w:bottom w:val="none" w:sz="0" w:space="0" w:color="auto"/>
        <w:right w:val="none" w:sz="0" w:space="0" w:color="auto"/>
      </w:divBdr>
      <w:divsChild>
        <w:div w:id="92096824">
          <w:marLeft w:val="0"/>
          <w:marRight w:val="0"/>
          <w:marTop w:val="0"/>
          <w:marBottom w:val="0"/>
          <w:divBdr>
            <w:top w:val="none" w:sz="0" w:space="0" w:color="auto"/>
            <w:left w:val="none" w:sz="0" w:space="0" w:color="auto"/>
            <w:bottom w:val="none" w:sz="0" w:space="0" w:color="auto"/>
            <w:right w:val="none" w:sz="0" w:space="0" w:color="auto"/>
          </w:divBdr>
          <w:divsChild>
            <w:div w:id="1964539427">
              <w:marLeft w:val="0"/>
              <w:marRight w:val="0"/>
              <w:marTop w:val="0"/>
              <w:marBottom w:val="0"/>
              <w:divBdr>
                <w:top w:val="none" w:sz="0" w:space="0" w:color="auto"/>
                <w:left w:val="none" w:sz="0" w:space="0" w:color="auto"/>
                <w:bottom w:val="none" w:sz="0" w:space="0" w:color="auto"/>
                <w:right w:val="none" w:sz="0" w:space="0" w:color="auto"/>
              </w:divBdr>
            </w:div>
            <w:div w:id="1134563791">
              <w:marLeft w:val="0"/>
              <w:marRight w:val="0"/>
              <w:marTop w:val="0"/>
              <w:marBottom w:val="0"/>
              <w:divBdr>
                <w:top w:val="none" w:sz="0" w:space="0" w:color="auto"/>
                <w:left w:val="none" w:sz="0" w:space="0" w:color="auto"/>
                <w:bottom w:val="none" w:sz="0" w:space="0" w:color="auto"/>
                <w:right w:val="none" w:sz="0" w:space="0" w:color="auto"/>
              </w:divBdr>
            </w:div>
            <w:div w:id="1156411356">
              <w:marLeft w:val="0"/>
              <w:marRight w:val="0"/>
              <w:marTop w:val="0"/>
              <w:marBottom w:val="0"/>
              <w:divBdr>
                <w:top w:val="none" w:sz="0" w:space="0" w:color="auto"/>
                <w:left w:val="none" w:sz="0" w:space="0" w:color="auto"/>
                <w:bottom w:val="none" w:sz="0" w:space="0" w:color="auto"/>
                <w:right w:val="none" w:sz="0" w:space="0" w:color="auto"/>
              </w:divBdr>
            </w:div>
            <w:div w:id="1737895813">
              <w:marLeft w:val="0"/>
              <w:marRight w:val="0"/>
              <w:marTop w:val="0"/>
              <w:marBottom w:val="0"/>
              <w:divBdr>
                <w:top w:val="none" w:sz="0" w:space="0" w:color="auto"/>
                <w:left w:val="none" w:sz="0" w:space="0" w:color="auto"/>
                <w:bottom w:val="none" w:sz="0" w:space="0" w:color="auto"/>
                <w:right w:val="none" w:sz="0" w:space="0" w:color="auto"/>
              </w:divBdr>
            </w:div>
            <w:div w:id="500514433">
              <w:marLeft w:val="0"/>
              <w:marRight w:val="0"/>
              <w:marTop w:val="0"/>
              <w:marBottom w:val="0"/>
              <w:divBdr>
                <w:top w:val="none" w:sz="0" w:space="0" w:color="auto"/>
                <w:left w:val="none" w:sz="0" w:space="0" w:color="auto"/>
                <w:bottom w:val="none" w:sz="0" w:space="0" w:color="auto"/>
                <w:right w:val="none" w:sz="0" w:space="0" w:color="auto"/>
              </w:divBdr>
            </w:div>
            <w:div w:id="70004914">
              <w:marLeft w:val="0"/>
              <w:marRight w:val="0"/>
              <w:marTop w:val="0"/>
              <w:marBottom w:val="0"/>
              <w:divBdr>
                <w:top w:val="none" w:sz="0" w:space="0" w:color="auto"/>
                <w:left w:val="none" w:sz="0" w:space="0" w:color="auto"/>
                <w:bottom w:val="none" w:sz="0" w:space="0" w:color="auto"/>
                <w:right w:val="none" w:sz="0" w:space="0" w:color="auto"/>
              </w:divBdr>
            </w:div>
            <w:div w:id="1044329910">
              <w:marLeft w:val="0"/>
              <w:marRight w:val="0"/>
              <w:marTop w:val="0"/>
              <w:marBottom w:val="0"/>
              <w:divBdr>
                <w:top w:val="none" w:sz="0" w:space="0" w:color="auto"/>
                <w:left w:val="none" w:sz="0" w:space="0" w:color="auto"/>
                <w:bottom w:val="none" w:sz="0" w:space="0" w:color="auto"/>
                <w:right w:val="none" w:sz="0" w:space="0" w:color="auto"/>
              </w:divBdr>
            </w:div>
            <w:div w:id="421494704">
              <w:marLeft w:val="0"/>
              <w:marRight w:val="0"/>
              <w:marTop w:val="0"/>
              <w:marBottom w:val="0"/>
              <w:divBdr>
                <w:top w:val="none" w:sz="0" w:space="0" w:color="auto"/>
                <w:left w:val="none" w:sz="0" w:space="0" w:color="auto"/>
                <w:bottom w:val="none" w:sz="0" w:space="0" w:color="auto"/>
                <w:right w:val="none" w:sz="0" w:space="0" w:color="auto"/>
              </w:divBdr>
            </w:div>
            <w:div w:id="816186699">
              <w:marLeft w:val="0"/>
              <w:marRight w:val="0"/>
              <w:marTop w:val="0"/>
              <w:marBottom w:val="0"/>
              <w:divBdr>
                <w:top w:val="none" w:sz="0" w:space="0" w:color="auto"/>
                <w:left w:val="none" w:sz="0" w:space="0" w:color="auto"/>
                <w:bottom w:val="none" w:sz="0" w:space="0" w:color="auto"/>
                <w:right w:val="none" w:sz="0" w:space="0" w:color="auto"/>
              </w:divBdr>
            </w:div>
            <w:div w:id="365837485">
              <w:marLeft w:val="0"/>
              <w:marRight w:val="0"/>
              <w:marTop w:val="0"/>
              <w:marBottom w:val="0"/>
              <w:divBdr>
                <w:top w:val="none" w:sz="0" w:space="0" w:color="auto"/>
                <w:left w:val="none" w:sz="0" w:space="0" w:color="auto"/>
                <w:bottom w:val="none" w:sz="0" w:space="0" w:color="auto"/>
                <w:right w:val="none" w:sz="0" w:space="0" w:color="auto"/>
              </w:divBdr>
            </w:div>
            <w:div w:id="1686983567">
              <w:marLeft w:val="0"/>
              <w:marRight w:val="0"/>
              <w:marTop w:val="0"/>
              <w:marBottom w:val="0"/>
              <w:divBdr>
                <w:top w:val="none" w:sz="0" w:space="0" w:color="auto"/>
                <w:left w:val="none" w:sz="0" w:space="0" w:color="auto"/>
                <w:bottom w:val="none" w:sz="0" w:space="0" w:color="auto"/>
                <w:right w:val="none" w:sz="0" w:space="0" w:color="auto"/>
              </w:divBdr>
            </w:div>
            <w:div w:id="832719985">
              <w:marLeft w:val="0"/>
              <w:marRight w:val="0"/>
              <w:marTop w:val="0"/>
              <w:marBottom w:val="0"/>
              <w:divBdr>
                <w:top w:val="none" w:sz="0" w:space="0" w:color="auto"/>
                <w:left w:val="none" w:sz="0" w:space="0" w:color="auto"/>
                <w:bottom w:val="none" w:sz="0" w:space="0" w:color="auto"/>
                <w:right w:val="none" w:sz="0" w:space="0" w:color="auto"/>
              </w:divBdr>
            </w:div>
            <w:div w:id="602422302">
              <w:marLeft w:val="0"/>
              <w:marRight w:val="0"/>
              <w:marTop w:val="0"/>
              <w:marBottom w:val="0"/>
              <w:divBdr>
                <w:top w:val="none" w:sz="0" w:space="0" w:color="auto"/>
                <w:left w:val="none" w:sz="0" w:space="0" w:color="auto"/>
                <w:bottom w:val="none" w:sz="0" w:space="0" w:color="auto"/>
                <w:right w:val="none" w:sz="0" w:space="0" w:color="auto"/>
              </w:divBdr>
            </w:div>
            <w:div w:id="1579903172">
              <w:marLeft w:val="0"/>
              <w:marRight w:val="0"/>
              <w:marTop w:val="0"/>
              <w:marBottom w:val="0"/>
              <w:divBdr>
                <w:top w:val="none" w:sz="0" w:space="0" w:color="auto"/>
                <w:left w:val="none" w:sz="0" w:space="0" w:color="auto"/>
                <w:bottom w:val="none" w:sz="0" w:space="0" w:color="auto"/>
                <w:right w:val="none" w:sz="0" w:space="0" w:color="auto"/>
              </w:divBdr>
            </w:div>
            <w:div w:id="1103066681">
              <w:marLeft w:val="0"/>
              <w:marRight w:val="0"/>
              <w:marTop w:val="0"/>
              <w:marBottom w:val="0"/>
              <w:divBdr>
                <w:top w:val="none" w:sz="0" w:space="0" w:color="auto"/>
                <w:left w:val="none" w:sz="0" w:space="0" w:color="auto"/>
                <w:bottom w:val="none" w:sz="0" w:space="0" w:color="auto"/>
                <w:right w:val="none" w:sz="0" w:space="0" w:color="auto"/>
              </w:divBdr>
            </w:div>
            <w:div w:id="51585278">
              <w:marLeft w:val="0"/>
              <w:marRight w:val="0"/>
              <w:marTop w:val="0"/>
              <w:marBottom w:val="0"/>
              <w:divBdr>
                <w:top w:val="none" w:sz="0" w:space="0" w:color="auto"/>
                <w:left w:val="none" w:sz="0" w:space="0" w:color="auto"/>
                <w:bottom w:val="none" w:sz="0" w:space="0" w:color="auto"/>
                <w:right w:val="none" w:sz="0" w:space="0" w:color="auto"/>
              </w:divBdr>
            </w:div>
            <w:div w:id="1132479244">
              <w:marLeft w:val="0"/>
              <w:marRight w:val="0"/>
              <w:marTop w:val="0"/>
              <w:marBottom w:val="0"/>
              <w:divBdr>
                <w:top w:val="none" w:sz="0" w:space="0" w:color="auto"/>
                <w:left w:val="none" w:sz="0" w:space="0" w:color="auto"/>
                <w:bottom w:val="none" w:sz="0" w:space="0" w:color="auto"/>
                <w:right w:val="none" w:sz="0" w:space="0" w:color="auto"/>
              </w:divBdr>
            </w:div>
            <w:div w:id="1011221481">
              <w:marLeft w:val="0"/>
              <w:marRight w:val="0"/>
              <w:marTop w:val="0"/>
              <w:marBottom w:val="0"/>
              <w:divBdr>
                <w:top w:val="none" w:sz="0" w:space="0" w:color="auto"/>
                <w:left w:val="none" w:sz="0" w:space="0" w:color="auto"/>
                <w:bottom w:val="none" w:sz="0" w:space="0" w:color="auto"/>
                <w:right w:val="none" w:sz="0" w:space="0" w:color="auto"/>
              </w:divBdr>
            </w:div>
            <w:div w:id="364449754">
              <w:marLeft w:val="0"/>
              <w:marRight w:val="0"/>
              <w:marTop w:val="0"/>
              <w:marBottom w:val="0"/>
              <w:divBdr>
                <w:top w:val="none" w:sz="0" w:space="0" w:color="auto"/>
                <w:left w:val="none" w:sz="0" w:space="0" w:color="auto"/>
                <w:bottom w:val="none" w:sz="0" w:space="0" w:color="auto"/>
                <w:right w:val="none" w:sz="0" w:space="0" w:color="auto"/>
              </w:divBdr>
            </w:div>
            <w:div w:id="682436892">
              <w:marLeft w:val="0"/>
              <w:marRight w:val="0"/>
              <w:marTop w:val="0"/>
              <w:marBottom w:val="0"/>
              <w:divBdr>
                <w:top w:val="none" w:sz="0" w:space="0" w:color="auto"/>
                <w:left w:val="none" w:sz="0" w:space="0" w:color="auto"/>
                <w:bottom w:val="none" w:sz="0" w:space="0" w:color="auto"/>
                <w:right w:val="none" w:sz="0" w:space="0" w:color="auto"/>
              </w:divBdr>
            </w:div>
            <w:div w:id="939534569">
              <w:marLeft w:val="0"/>
              <w:marRight w:val="0"/>
              <w:marTop w:val="0"/>
              <w:marBottom w:val="0"/>
              <w:divBdr>
                <w:top w:val="none" w:sz="0" w:space="0" w:color="auto"/>
                <w:left w:val="none" w:sz="0" w:space="0" w:color="auto"/>
                <w:bottom w:val="none" w:sz="0" w:space="0" w:color="auto"/>
                <w:right w:val="none" w:sz="0" w:space="0" w:color="auto"/>
              </w:divBdr>
            </w:div>
            <w:div w:id="353729005">
              <w:marLeft w:val="0"/>
              <w:marRight w:val="0"/>
              <w:marTop w:val="0"/>
              <w:marBottom w:val="0"/>
              <w:divBdr>
                <w:top w:val="none" w:sz="0" w:space="0" w:color="auto"/>
                <w:left w:val="none" w:sz="0" w:space="0" w:color="auto"/>
                <w:bottom w:val="none" w:sz="0" w:space="0" w:color="auto"/>
                <w:right w:val="none" w:sz="0" w:space="0" w:color="auto"/>
              </w:divBdr>
            </w:div>
            <w:div w:id="444085938">
              <w:marLeft w:val="0"/>
              <w:marRight w:val="0"/>
              <w:marTop w:val="0"/>
              <w:marBottom w:val="0"/>
              <w:divBdr>
                <w:top w:val="none" w:sz="0" w:space="0" w:color="auto"/>
                <w:left w:val="none" w:sz="0" w:space="0" w:color="auto"/>
                <w:bottom w:val="none" w:sz="0" w:space="0" w:color="auto"/>
                <w:right w:val="none" w:sz="0" w:space="0" w:color="auto"/>
              </w:divBdr>
            </w:div>
            <w:div w:id="1790662619">
              <w:marLeft w:val="0"/>
              <w:marRight w:val="0"/>
              <w:marTop w:val="0"/>
              <w:marBottom w:val="0"/>
              <w:divBdr>
                <w:top w:val="none" w:sz="0" w:space="0" w:color="auto"/>
                <w:left w:val="none" w:sz="0" w:space="0" w:color="auto"/>
                <w:bottom w:val="none" w:sz="0" w:space="0" w:color="auto"/>
                <w:right w:val="none" w:sz="0" w:space="0" w:color="auto"/>
              </w:divBdr>
            </w:div>
            <w:div w:id="4050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603">
      <w:bodyDiv w:val="1"/>
      <w:marLeft w:val="0"/>
      <w:marRight w:val="0"/>
      <w:marTop w:val="0"/>
      <w:marBottom w:val="0"/>
      <w:divBdr>
        <w:top w:val="none" w:sz="0" w:space="0" w:color="auto"/>
        <w:left w:val="none" w:sz="0" w:space="0" w:color="auto"/>
        <w:bottom w:val="none" w:sz="0" w:space="0" w:color="auto"/>
        <w:right w:val="none" w:sz="0" w:space="0" w:color="auto"/>
      </w:divBdr>
    </w:div>
    <w:div w:id="14353667">
      <w:bodyDiv w:val="1"/>
      <w:marLeft w:val="0"/>
      <w:marRight w:val="0"/>
      <w:marTop w:val="0"/>
      <w:marBottom w:val="0"/>
      <w:divBdr>
        <w:top w:val="none" w:sz="0" w:space="0" w:color="auto"/>
        <w:left w:val="none" w:sz="0" w:space="0" w:color="auto"/>
        <w:bottom w:val="none" w:sz="0" w:space="0" w:color="auto"/>
        <w:right w:val="none" w:sz="0" w:space="0" w:color="auto"/>
      </w:divBdr>
      <w:divsChild>
        <w:div w:id="1249658905">
          <w:marLeft w:val="0"/>
          <w:marRight w:val="0"/>
          <w:marTop w:val="0"/>
          <w:marBottom w:val="0"/>
          <w:divBdr>
            <w:top w:val="none" w:sz="0" w:space="0" w:color="auto"/>
            <w:left w:val="none" w:sz="0" w:space="0" w:color="auto"/>
            <w:bottom w:val="none" w:sz="0" w:space="0" w:color="auto"/>
            <w:right w:val="none" w:sz="0" w:space="0" w:color="auto"/>
          </w:divBdr>
          <w:divsChild>
            <w:div w:id="681054602">
              <w:marLeft w:val="0"/>
              <w:marRight w:val="0"/>
              <w:marTop w:val="0"/>
              <w:marBottom w:val="0"/>
              <w:divBdr>
                <w:top w:val="none" w:sz="0" w:space="0" w:color="auto"/>
                <w:left w:val="none" w:sz="0" w:space="0" w:color="auto"/>
                <w:bottom w:val="none" w:sz="0" w:space="0" w:color="auto"/>
                <w:right w:val="none" w:sz="0" w:space="0" w:color="auto"/>
              </w:divBdr>
            </w:div>
            <w:div w:id="1519850426">
              <w:marLeft w:val="0"/>
              <w:marRight w:val="0"/>
              <w:marTop w:val="0"/>
              <w:marBottom w:val="0"/>
              <w:divBdr>
                <w:top w:val="none" w:sz="0" w:space="0" w:color="auto"/>
                <w:left w:val="none" w:sz="0" w:space="0" w:color="auto"/>
                <w:bottom w:val="none" w:sz="0" w:space="0" w:color="auto"/>
                <w:right w:val="none" w:sz="0" w:space="0" w:color="auto"/>
              </w:divBdr>
            </w:div>
            <w:div w:id="1174295205">
              <w:marLeft w:val="0"/>
              <w:marRight w:val="0"/>
              <w:marTop w:val="0"/>
              <w:marBottom w:val="0"/>
              <w:divBdr>
                <w:top w:val="none" w:sz="0" w:space="0" w:color="auto"/>
                <w:left w:val="none" w:sz="0" w:space="0" w:color="auto"/>
                <w:bottom w:val="none" w:sz="0" w:space="0" w:color="auto"/>
                <w:right w:val="none" w:sz="0" w:space="0" w:color="auto"/>
              </w:divBdr>
            </w:div>
            <w:div w:id="647708048">
              <w:marLeft w:val="0"/>
              <w:marRight w:val="0"/>
              <w:marTop w:val="0"/>
              <w:marBottom w:val="0"/>
              <w:divBdr>
                <w:top w:val="none" w:sz="0" w:space="0" w:color="auto"/>
                <w:left w:val="none" w:sz="0" w:space="0" w:color="auto"/>
                <w:bottom w:val="none" w:sz="0" w:space="0" w:color="auto"/>
                <w:right w:val="none" w:sz="0" w:space="0" w:color="auto"/>
              </w:divBdr>
            </w:div>
            <w:div w:id="1382097972">
              <w:marLeft w:val="0"/>
              <w:marRight w:val="0"/>
              <w:marTop w:val="0"/>
              <w:marBottom w:val="0"/>
              <w:divBdr>
                <w:top w:val="none" w:sz="0" w:space="0" w:color="auto"/>
                <w:left w:val="none" w:sz="0" w:space="0" w:color="auto"/>
                <w:bottom w:val="none" w:sz="0" w:space="0" w:color="auto"/>
                <w:right w:val="none" w:sz="0" w:space="0" w:color="auto"/>
              </w:divBdr>
            </w:div>
            <w:div w:id="1747845204">
              <w:marLeft w:val="0"/>
              <w:marRight w:val="0"/>
              <w:marTop w:val="0"/>
              <w:marBottom w:val="0"/>
              <w:divBdr>
                <w:top w:val="none" w:sz="0" w:space="0" w:color="auto"/>
                <w:left w:val="none" w:sz="0" w:space="0" w:color="auto"/>
                <w:bottom w:val="none" w:sz="0" w:space="0" w:color="auto"/>
                <w:right w:val="none" w:sz="0" w:space="0" w:color="auto"/>
              </w:divBdr>
            </w:div>
            <w:div w:id="216160756">
              <w:marLeft w:val="0"/>
              <w:marRight w:val="0"/>
              <w:marTop w:val="0"/>
              <w:marBottom w:val="0"/>
              <w:divBdr>
                <w:top w:val="none" w:sz="0" w:space="0" w:color="auto"/>
                <w:left w:val="none" w:sz="0" w:space="0" w:color="auto"/>
                <w:bottom w:val="none" w:sz="0" w:space="0" w:color="auto"/>
                <w:right w:val="none" w:sz="0" w:space="0" w:color="auto"/>
              </w:divBdr>
            </w:div>
            <w:div w:id="2058581843">
              <w:marLeft w:val="0"/>
              <w:marRight w:val="0"/>
              <w:marTop w:val="0"/>
              <w:marBottom w:val="0"/>
              <w:divBdr>
                <w:top w:val="none" w:sz="0" w:space="0" w:color="auto"/>
                <w:left w:val="none" w:sz="0" w:space="0" w:color="auto"/>
                <w:bottom w:val="none" w:sz="0" w:space="0" w:color="auto"/>
                <w:right w:val="none" w:sz="0" w:space="0" w:color="auto"/>
              </w:divBdr>
            </w:div>
            <w:div w:id="1705210054">
              <w:marLeft w:val="0"/>
              <w:marRight w:val="0"/>
              <w:marTop w:val="0"/>
              <w:marBottom w:val="0"/>
              <w:divBdr>
                <w:top w:val="none" w:sz="0" w:space="0" w:color="auto"/>
                <w:left w:val="none" w:sz="0" w:space="0" w:color="auto"/>
                <w:bottom w:val="none" w:sz="0" w:space="0" w:color="auto"/>
                <w:right w:val="none" w:sz="0" w:space="0" w:color="auto"/>
              </w:divBdr>
            </w:div>
            <w:div w:id="190725067">
              <w:marLeft w:val="0"/>
              <w:marRight w:val="0"/>
              <w:marTop w:val="0"/>
              <w:marBottom w:val="0"/>
              <w:divBdr>
                <w:top w:val="none" w:sz="0" w:space="0" w:color="auto"/>
                <w:left w:val="none" w:sz="0" w:space="0" w:color="auto"/>
                <w:bottom w:val="none" w:sz="0" w:space="0" w:color="auto"/>
                <w:right w:val="none" w:sz="0" w:space="0" w:color="auto"/>
              </w:divBdr>
            </w:div>
            <w:div w:id="1813601021">
              <w:marLeft w:val="0"/>
              <w:marRight w:val="0"/>
              <w:marTop w:val="0"/>
              <w:marBottom w:val="0"/>
              <w:divBdr>
                <w:top w:val="none" w:sz="0" w:space="0" w:color="auto"/>
                <w:left w:val="none" w:sz="0" w:space="0" w:color="auto"/>
                <w:bottom w:val="none" w:sz="0" w:space="0" w:color="auto"/>
                <w:right w:val="none" w:sz="0" w:space="0" w:color="auto"/>
              </w:divBdr>
            </w:div>
            <w:div w:id="1106314634">
              <w:marLeft w:val="0"/>
              <w:marRight w:val="0"/>
              <w:marTop w:val="0"/>
              <w:marBottom w:val="0"/>
              <w:divBdr>
                <w:top w:val="none" w:sz="0" w:space="0" w:color="auto"/>
                <w:left w:val="none" w:sz="0" w:space="0" w:color="auto"/>
                <w:bottom w:val="none" w:sz="0" w:space="0" w:color="auto"/>
                <w:right w:val="none" w:sz="0" w:space="0" w:color="auto"/>
              </w:divBdr>
            </w:div>
            <w:div w:id="74594717">
              <w:marLeft w:val="0"/>
              <w:marRight w:val="0"/>
              <w:marTop w:val="0"/>
              <w:marBottom w:val="0"/>
              <w:divBdr>
                <w:top w:val="none" w:sz="0" w:space="0" w:color="auto"/>
                <w:left w:val="none" w:sz="0" w:space="0" w:color="auto"/>
                <w:bottom w:val="none" w:sz="0" w:space="0" w:color="auto"/>
                <w:right w:val="none" w:sz="0" w:space="0" w:color="auto"/>
              </w:divBdr>
            </w:div>
            <w:div w:id="1670332117">
              <w:marLeft w:val="0"/>
              <w:marRight w:val="0"/>
              <w:marTop w:val="0"/>
              <w:marBottom w:val="0"/>
              <w:divBdr>
                <w:top w:val="none" w:sz="0" w:space="0" w:color="auto"/>
                <w:left w:val="none" w:sz="0" w:space="0" w:color="auto"/>
                <w:bottom w:val="none" w:sz="0" w:space="0" w:color="auto"/>
                <w:right w:val="none" w:sz="0" w:space="0" w:color="auto"/>
              </w:divBdr>
            </w:div>
            <w:div w:id="165369543">
              <w:marLeft w:val="0"/>
              <w:marRight w:val="0"/>
              <w:marTop w:val="0"/>
              <w:marBottom w:val="0"/>
              <w:divBdr>
                <w:top w:val="none" w:sz="0" w:space="0" w:color="auto"/>
                <w:left w:val="none" w:sz="0" w:space="0" w:color="auto"/>
                <w:bottom w:val="none" w:sz="0" w:space="0" w:color="auto"/>
                <w:right w:val="none" w:sz="0" w:space="0" w:color="auto"/>
              </w:divBdr>
            </w:div>
            <w:div w:id="966276119">
              <w:marLeft w:val="0"/>
              <w:marRight w:val="0"/>
              <w:marTop w:val="0"/>
              <w:marBottom w:val="0"/>
              <w:divBdr>
                <w:top w:val="none" w:sz="0" w:space="0" w:color="auto"/>
                <w:left w:val="none" w:sz="0" w:space="0" w:color="auto"/>
                <w:bottom w:val="none" w:sz="0" w:space="0" w:color="auto"/>
                <w:right w:val="none" w:sz="0" w:space="0" w:color="auto"/>
              </w:divBdr>
            </w:div>
            <w:div w:id="1667900290">
              <w:marLeft w:val="0"/>
              <w:marRight w:val="0"/>
              <w:marTop w:val="0"/>
              <w:marBottom w:val="0"/>
              <w:divBdr>
                <w:top w:val="none" w:sz="0" w:space="0" w:color="auto"/>
                <w:left w:val="none" w:sz="0" w:space="0" w:color="auto"/>
                <w:bottom w:val="none" w:sz="0" w:space="0" w:color="auto"/>
                <w:right w:val="none" w:sz="0" w:space="0" w:color="auto"/>
              </w:divBdr>
            </w:div>
            <w:div w:id="984893056">
              <w:marLeft w:val="0"/>
              <w:marRight w:val="0"/>
              <w:marTop w:val="0"/>
              <w:marBottom w:val="0"/>
              <w:divBdr>
                <w:top w:val="none" w:sz="0" w:space="0" w:color="auto"/>
                <w:left w:val="none" w:sz="0" w:space="0" w:color="auto"/>
                <w:bottom w:val="none" w:sz="0" w:space="0" w:color="auto"/>
                <w:right w:val="none" w:sz="0" w:space="0" w:color="auto"/>
              </w:divBdr>
            </w:div>
            <w:div w:id="1271861857">
              <w:marLeft w:val="0"/>
              <w:marRight w:val="0"/>
              <w:marTop w:val="0"/>
              <w:marBottom w:val="0"/>
              <w:divBdr>
                <w:top w:val="none" w:sz="0" w:space="0" w:color="auto"/>
                <w:left w:val="none" w:sz="0" w:space="0" w:color="auto"/>
                <w:bottom w:val="none" w:sz="0" w:space="0" w:color="auto"/>
                <w:right w:val="none" w:sz="0" w:space="0" w:color="auto"/>
              </w:divBdr>
            </w:div>
            <w:div w:id="326639579">
              <w:marLeft w:val="0"/>
              <w:marRight w:val="0"/>
              <w:marTop w:val="0"/>
              <w:marBottom w:val="0"/>
              <w:divBdr>
                <w:top w:val="none" w:sz="0" w:space="0" w:color="auto"/>
                <w:left w:val="none" w:sz="0" w:space="0" w:color="auto"/>
                <w:bottom w:val="none" w:sz="0" w:space="0" w:color="auto"/>
                <w:right w:val="none" w:sz="0" w:space="0" w:color="auto"/>
              </w:divBdr>
            </w:div>
            <w:div w:id="481849290">
              <w:marLeft w:val="0"/>
              <w:marRight w:val="0"/>
              <w:marTop w:val="0"/>
              <w:marBottom w:val="0"/>
              <w:divBdr>
                <w:top w:val="none" w:sz="0" w:space="0" w:color="auto"/>
                <w:left w:val="none" w:sz="0" w:space="0" w:color="auto"/>
                <w:bottom w:val="none" w:sz="0" w:space="0" w:color="auto"/>
                <w:right w:val="none" w:sz="0" w:space="0" w:color="auto"/>
              </w:divBdr>
            </w:div>
            <w:div w:id="889413864">
              <w:marLeft w:val="0"/>
              <w:marRight w:val="0"/>
              <w:marTop w:val="0"/>
              <w:marBottom w:val="0"/>
              <w:divBdr>
                <w:top w:val="none" w:sz="0" w:space="0" w:color="auto"/>
                <w:left w:val="none" w:sz="0" w:space="0" w:color="auto"/>
                <w:bottom w:val="none" w:sz="0" w:space="0" w:color="auto"/>
                <w:right w:val="none" w:sz="0" w:space="0" w:color="auto"/>
              </w:divBdr>
            </w:div>
            <w:div w:id="909194545">
              <w:marLeft w:val="0"/>
              <w:marRight w:val="0"/>
              <w:marTop w:val="0"/>
              <w:marBottom w:val="0"/>
              <w:divBdr>
                <w:top w:val="none" w:sz="0" w:space="0" w:color="auto"/>
                <w:left w:val="none" w:sz="0" w:space="0" w:color="auto"/>
                <w:bottom w:val="none" w:sz="0" w:space="0" w:color="auto"/>
                <w:right w:val="none" w:sz="0" w:space="0" w:color="auto"/>
              </w:divBdr>
            </w:div>
            <w:div w:id="986977083">
              <w:marLeft w:val="0"/>
              <w:marRight w:val="0"/>
              <w:marTop w:val="0"/>
              <w:marBottom w:val="0"/>
              <w:divBdr>
                <w:top w:val="none" w:sz="0" w:space="0" w:color="auto"/>
                <w:left w:val="none" w:sz="0" w:space="0" w:color="auto"/>
                <w:bottom w:val="none" w:sz="0" w:space="0" w:color="auto"/>
                <w:right w:val="none" w:sz="0" w:space="0" w:color="auto"/>
              </w:divBdr>
            </w:div>
            <w:div w:id="1255550544">
              <w:marLeft w:val="0"/>
              <w:marRight w:val="0"/>
              <w:marTop w:val="0"/>
              <w:marBottom w:val="0"/>
              <w:divBdr>
                <w:top w:val="none" w:sz="0" w:space="0" w:color="auto"/>
                <w:left w:val="none" w:sz="0" w:space="0" w:color="auto"/>
                <w:bottom w:val="none" w:sz="0" w:space="0" w:color="auto"/>
                <w:right w:val="none" w:sz="0" w:space="0" w:color="auto"/>
              </w:divBdr>
            </w:div>
            <w:div w:id="1022323424">
              <w:marLeft w:val="0"/>
              <w:marRight w:val="0"/>
              <w:marTop w:val="0"/>
              <w:marBottom w:val="0"/>
              <w:divBdr>
                <w:top w:val="none" w:sz="0" w:space="0" w:color="auto"/>
                <w:left w:val="none" w:sz="0" w:space="0" w:color="auto"/>
                <w:bottom w:val="none" w:sz="0" w:space="0" w:color="auto"/>
                <w:right w:val="none" w:sz="0" w:space="0" w:color="auto"/>
              </w:divBdr>
            </w:div>
            <w:div w:id="695696205">
              <w:marLeft w:val="0"/>
              <w:marRight w:val="0"/>
              <w:marTop w:val="0"/>
              <w:marBottom w:val="0"/>
              <w:divBdr>
                <w:top w:val="none" w:sz="0" w:space="0" w:color="auto"/>
                <w:left w:val="none" w:sz="0" w:space="0" w:color="auto"/>
                <w:bottom w:val="none" w:sz="0" w:space="0" w:color="auto"/>
                <w:right w:val="none" w:sz="0" w:space="0" w:color="auto"/>
              </w:divBdr>
            </w:div>
            <w:div w:id="1597134251">
              <w:marLeft w:val="0"/>
              <w:marRight w:val="0"/>
              <w:marTop w:val="0"/>
              <w:marBottom w:val="0"/>
              <w:divBdr>
                <w:top w:val="none" w:sz="0" w:space="0" w:color="auto"/>
                <w:left w:val="none" w:sz="0" w:space="0" w:color="auto"/>
                <w:bottom w:val="none" w:sz="0" w:space="0" w:color="auto"/>
                <w:right w:val="none" w:sz="0" w:space="0" w:color="auto"/>
              </w:divBdr>
            </w:div>
            <w:div w:id="348415201">
              <w:marLeft w:val="0"/>
              <w:marRight w:val="0"/>
              <w:marTop w:val="0"/>
              <w:marBottom w:val="0"/>
              <w:divBdr>
                <w:top w:val="none" w:sz="0" w:space="0" w:color="auto"/>
                <w:left w:val="none" w:sz="0" w:space="0" w:color="auto"/>
                <w:bottom w:val="none" w:sz="0" w:space="0" w:color="auto"/>
                <w:right w:val="none" w:sz="0" w:space="0" w:color="auto"/>
              </w:divBdr>
            </w:div>
            <w:div w:id="642541868">
              <w:marLeft w:val="0"/>
              <w:marRight w:val="0"/>
              <w:marTop w:val="0"/>
              <w:marBottom w:val="0"/>
              <w:divBdr>
                <w:top w:val="none" w:sz="0" w:space="0" w:color="auto"/>
                <w:left w:val="none" w:sz="0" w:space="0" w:color="auto"/>
                <w:bottom w:val="none" w:sz="0" w:space="0" w:color="auto"/>
                <w:right w:val="none" w:sz="0" w:space="0" w:color="auto"/>
              </w:divBdr>
            </w:div>
            <w:div w:id="1593120069">
              <w:marLeft w:val="0"/>
              <w:marRight w:val="0"/>
              <w:marTop w:val="0"/>
              <w:marBottom w:val="0"/>
              <w:divBdr>
                <w:top w:val="none" w:sz="0" w:space="0" w:color="auto"/>
                <w:left w:val="none" w:sz="0" w:space="0" w:color="auto"/>
                <w:bottom w:val="none" w:sz="0" w:space="0" w:color="auto"/>
                <w:right w:val="none" w:sz="0" w:space="0" w:color="auto"/>
              </w:divBdr>
            </w:div>
            <w:div w:id="294868899">
              <w:marLeft w:val="0"/>
              <w:marRight w:val="0"/>
              <w:marTop w:val="0"/>
              <w:marBottom w:val="0"/>
              <w:divBdr>
                <w:top w:val="none" w:sz="0" w:space="0" w:color="auto"/>
                <w:left w:val="none" w:sz="0" w:space="0" w:color="auto"/>
                <w:bottom w:val="none" w:sz="0" w:space="0" w:color="auto"/>
                <w:right w:val="none" w:sz="0" w:space="0" w:color="auto"/>
              </w:divBdr>
            </w:div>
            <w:div w:id="519470817">
              <w:marLeft w:val="0"/>
              <w:marRight w:val="0"/>
              <w:marTop w:val="0"/>
              <w:marBottom w:val="0"/>
              <w:divBdr>
                <w:top w:val="none" w:sz="0" w:space="0" w:color="auto"/>
                <w:left w:val="none" w:sz="0" w:space="0" w:color="auto"/>
                <w:bottom w:val="none" w:sz="0" w:space="0" w:color="auto"/>
                <w:right w:val="none" w:sz="0" w:space="0" w:color="auto"/>
              </w:divBdr>
            </w:div>
            <w:div w:id="946275773">
              <w:marLeft w:val="0"/>
              <w:marRight w:val="0"/>
              <w:marTop w:val="0"/>
              <w:marBottom w:val="0"/>
              <w:divBdr>
                <w:top w:val="none" w:sz="0" w:space="0" w:color="auto"/>
                <w:left w:val="none" w:sz="0" w:space="0" w:color="auto"/>
                <w:bottom w:val="none" w:sz="0" w:space="0" w:color="auto"/>
                <w:right w:val="none" w:sz="0" w:space="0" w:color="auto"/>
              </w:divBdr>
            </w:div>
            <w:div w:id="1001203296">
              <w:marLeft w:val="0"/>
              <w:marRight w:val="0"/>
              <w:marTop w:val="0"/>
              <w:marBottom w:val="0"/>
              <w:divBdr>
                <w:top w:val="none" w:sz="0" w:space="0" w:color="auto"/>
                <w:left w:val="none" w:sz="0" w:space="0" w:color="auto"/>
                <w:bottom w:val="none" w:sz="0" w:space="0" w:color="auto"/>
                <w:right w:val="none" w:sz="0" w:space="0" w:color="auto"/>
              </w:divBdr>
            </w:div>
            <w:div w:id="1080903920">
              <w:marLeft w:val="0"/>
              <w:marRight w:val="0"/>
              <w:marTop w:val="0"/>
              <w:marBottom w:val="0"/>
              <w:divBdr>
                <w:top w:val="none" w:sz="0" w:space="0" w:color="auto"/>
                <w:left w:val="none" w:sz="0" w:space="0" w:color="auto"/>
                <w:bottom w:val="none" w:sz="0" w:space="0" w:color="auto"/>
                <w:right w:val="none" w:sz="0" w:space="0" w:color="auto"/>
              </w:divBdr>
            </w:div>
            <w:div w:id="800268701">
              <w:marLeft w:val="0"/>
              <w:marRight w:val="0"/>
              <w:marTop w:val="0"/>
              <w:marBottom w:val="0"/>
              <w:divBdr>
                <w:top w:val="none" w:sz="0" w:space="0" w:color="auto"/>
                <w:left w:val="none" w:sz="0" w:space="0" w:color="auto"/>
                <w:bottom w:val="none" w:sz="0" w:space="0" w:color="auto"/>
                <w:right w:val="none" w:sz="0" w:space="0" w:color="auto"/>
              </w:divBdr>
            </w:div>
            <w:div w:id="205872447">
              <w:marLeft w:val="0"/>
              <w:marRight w:val="0"/>
              <w:marTop w:val="0"/>
              <w:marBottom w:val="0"/>
              <w:divBdr>
                <w:top w:val="none" w:sz="0" w:space="0" w:color="auto"/>
                <w:left w:val="none" w:sz="0" w:space="0" w:color="auto"/>
                <w:bottom w:val="none" w:sz="0" w:space="0" w:color="auto"/>
                <w:right w:val="none" w:sz="0" w:space="0" w:color="auto"/>
              </w:divBdr>
            </w:div>
            <w:div w:id="1699507434">
              <w:marLeft w:val="0"/>
              <w:marRight w:val="0"/>
              <w:marTop w:val="0"/>
              <w:marBottom w:val="0"/>
              <w:divBdr>
                <w:top w:val="none" w:sz="0" w:space="0" w:color="auto"/>
                <w:left w:val="none" w:sz="0" w:space="0" w:color="auto"/>
                <w:bottom w:val="none" w:sz="0" w:space="0" w:color="auto"/>
                <w:right w:val="none" w:sz="0" w:space="0" w:color="auto"/>
              </w:divBdr>
            </w:div>
            <w:div w:id="2076276027">
              <w:marLeft w:val="0"/>
              <w:marRight w:val="0"/>
              <w:marTop w:val="0"/>
              <w:marBottom w:val="0"/>
              <w:divBdr>
                <w:top w:val="none" w:sz="0" w:space="0" w:color="auto"/>
                <w:left w:val="none" w:sz="0" w:space="0" w:color="auto"/>
                <w:bottom w:val="none" w:sz="0" w:space="0" w:color="auto"/>
                <w:right w:val="none" w:sz="0" w:space="0" w:color="auto"/>
              </w:divBdr>
            </w:div>
            <w:div w:id="2054646952">
              <w:marLeft w:val="0"/>
              <w:marRight w:val="0"/>
              <w:marTop w:val="0"/>
              <w:marBottom w:val="0"/>
              <w:divBdr>
                <w:top w:val="none" w:sz="0" w:space="0" w:color="auto"/>
                <w:left w:val="none" w:sz="0" w:space="0" w:color="auto"/>
                <w:bottom w:val="none" w:sz="0" w:space="0" w:color="auto"/>
                <w:right w:val="none" w:sz="0" w:space="0" w:color="auto"/>
              </w:divBdr>
            </w:div>
            <w:div w:id="2121334991">
              <w:marLeft w:val="0"/>
              <w:marRight w:val="0"/>
              <w:marTop w:val="0"/>
              <w:marBottom w:val="0"/>
              <w:divBdr>
                <w:top w:val="none" w:sz="0" w:space="0" w:color="auto"/>
                <w:left w:val="none" w:sz="0" w:space="0" w:color="auto"/>
                <w:bottom w:val="none" w:sz="0" w:space="0" w:color="auto"/>
                <w:right w:val="none" w:sz="0" w:space="0" w:color="auto"/>
              </w:divBdr>
            </w:div>
            <w:div w:id="64227474">
              <w:marLeft w:val="0"/>
              <w:marRight w:val="0"/>
              <w:marTop w:val="0"/>
              <w:marBottom w:val="0"/>
              <w:divBdr>
                <w:top w:val="none" w:sz="0" w:space="0" w:color="auto"/>
                <w:left w:val="none" w:sz="0" w:space="0" w:color="auto"/>
                <w:bottom w:val="none" w:sz="0" w:space="0" w:color="auto"/>
                <w:right w:val="none" w:sz="0" w:space="0" w:color="auto"/>
              </w:divBdr>
            </w:div>
            <w:div w:id="1465078569">
              <w:marLeft w:val="0"/>
              <w:marRight w:val="0"/>
              <w:marTop w:val="0"/>
              <w:marBottom w:val="0"/>
              <w:divBdr>
                <w:top w:val="none" w:sz="0" w:space="0" w:color="auto"/>
                <w:left w:val="none" w:sz="0" w:space="0" w:color="auto"/>
                <w:bottom w:val="none" w:sz="0" w:space="0" w:color="auto"/>
                <w:right w:val="none" w:sz="0" w:space="0" w:color="auto"/>
              </w:divBdr>
            </w:div>
            <w:div w:id="2065372278">
              <w:marLeft w:val="0"/>
              <w:marRight w:val="0"/>
              <w:marTop w:val="0"/>
              <w:marBottom w:val="0"/>
              <w:divBdr>
                <w:top w:val="none" w:sz="0" w:space="0" w:color="auto"/>
                <w:left w:val="none" w:sz="0" w:space="0" w:color="auto"/>
                <w:bottom w:val="none" w:sz="0" w:space="0" w:color="auto"/>
                <w:right w:val="none" w:sz="0" w:space="0" w:color="auto"/>
              </w:divBdr>
            </w:div>
            <w:div w:id="2717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5848">
      <w:bodyDiv w:val="1"/>
      <w:marLeft w:val="0"/>
      <w:marRight w:val="0"/>
      <w:marTop w:val="0"/>
      <w:marBottom w:val="0"/>
      <w:divBdr>
        <w:top w:val="none" w:sz="0" w:space="0" w:color="auto"/>
        <w:left w:val="none" w:sz="0" w:space="0" w:color="auto"/>
        <w:bottom w:val="none" w:sz="0" w:space="0" w:color="auto"/>
        <w:right w:val="none" w:sz="0" w:space="0" w:color="auto"/>
      </w:divBdr>
      <w:divsChild>
        <w:div w:id="966355281">
          <w:marLeft w:val="0"/>
          <w:marRight w:val="0"/>
          <w:marTop w:val="0"/>
          <w:marBottom w:val="0"/>
          <w:divBdr>
            <w:top w:val="none" w:sz="0" w:space="0" w:color="auto"/>
            <w:left w:val="none" w:sz="0" w:space="0" w:color="auto"/>
            <w:bottom w:val="none" w:sz="0" w:space="0" w:color="auto"/>
            <w:right w:val="none" w:sz="0" w:space="0" w:color="auto"/>
          </w:divBdr>
          <w:divsChild>
            <w:div w:id="2012902378">
              <w:marLeft w:val="0"/>
              <w:marRight w:val="0"/>
              <w:marTop w:val="0"/>
              <w:marBottom w:val="0"/>
              <w:divBdr>
                <w:top w:val="none" w:sz="0" w:space="0" w:color="auto"/>
                <w:left w:val="none" w:sz="0" w:space="0" w:color="auto"/>
                <w:bottom w:val="none" w:sz="0" w:space="0" w:color="auto"/>
                <w:right w:val="none" w:sz="0" w:space="0" w:color="auto"/>
              </w:divBdr>
            </w:div>
            <w:div w:id="117840706">
              <w:marLeft w:val="0"/>
              <w:marRight w:val="0"/>
              <w:marTop w:val="0"/>
              <w:marBottom w:val="0"/>
              <w:divBdr>
                <w:top w:val="none" w:sz="0" w:space="0" w:color="auto"/>
                <w:left w:val="none" w:sz="0" w:space="0" w:color="auto"/>
                <w:bottom w:val="none" w:sz="0" w:space="0" w:color="auto"/>
                <w:right w:val="none" w:sz="0" w:space="0" w:color="auto"/>
              </w:divBdr>
            </w:div>
            <w:div w:id="1228610292">
              <w:marLeft w:val="0"/>
              <w:marRight w:val="0"/>
              <w:marTop w:val="0"/>
              <w:marBottom w:val="0"/>
              <w:divBdr>
                <w:top w:val="none" w:sz="0" w:space="0" w:color="auto"/>
                <w:left w:val="none" w:sz="0" w:space="0" w:color="auto"/>
                <w:bottom w:val="none" w:sz="0" w:space="0" w:color="auto"/>
                <w:right w:val="none" w:sz="0" w:space="0" w:color="auto"/>
              </w:divBdr>
            </w:div>
            <w:div w:id="603851339">
              <w:marLeft w:val="0"/>
              <w:marRight w:val="0"/>
              <w:marTop w:val="0"/>
              <w:marBottom w:val="0"/>
              <w:divBdr>
                <w:top w:val="none" w:sz="0" w:space="0" w:color="auto"/>
                <w:left w:val="none" w:sz="0" w:space="0" w:color="auto"/>
                <w:bottom w:val="none" w:sz="0" w:space="0" w:color="auto"/>
                <w:right w:val="none" w:sz="0" w:space="0" w:color="auto"/>
              </w:divBdr>
            </w:div>
            <w:div w:id="1510678606">
              <w:marLeft w:val="0"/>
              <w:marRight w:val="0"/>
              <w:marTop w:val="0"/>
              <w:marBottom w:val="0"/>
              <w:divBdr>
                <w:top w:val="none" w:sz="0" w:space="0" w:color="auto"/>
                <w:left w:val="none" w:sz="0" w:space="0" w:color="auto"/>
                <w:bottom w:val="none" w:sz="0" w:space="0" w:color="auto"/>
                <w:right w:val="none" w:sz="0" w:space="0" w:color="auto"/>
              </w:divBdr>
            </w:div>
            <w:div w:id="1959288910">
              <w:marLeft w:val="0"/>
              <w:marRight w:val="0"/>
              <w:marTop w:val="0"/>
              <w:marBottom w:val="0"/>
              <w:divBdr>
                <w:top w:val="none" w:sz="0" w:space="0" w:color="auto"/>
                <w:left w:val="none" w:sz="0" w:space="0" w:color="auto"/>
                <w:bottom w:val="none" w:sz="0" w:space="0" w:color="auto"/>
                <w:right w:val="none" w:sz="0" w:space="0" w:color="auto"/>
              </w:divBdr>
            </w:div>
            <w:div w:id="1141387605">
              <w:marLeft w:val="0"/>
              <w:marRight w:val="0"/>
              <w:marTop w:val="0"/>
              <w:marBottom w:val="0"/>
              <w:divBdr>
                <w:top w:val="none" w:sz="0" w:space="0" w:color="auto"/>
                <w:left w:val="none" w:sz="0" w:space="0" w:color="auto"/>
                <w:bottom w:val="none" w:sz="0" w:space="0" w:color="auto"/>
                <w:right w:val="none" w:sz="0" w:space="0" w:color="auto"/>
              </w:divBdr>
            </w:div>
            <w:div w:id="411701620">
              <w:marLeft w:val="0"/>
              <w:marRight w:val="0"/>
              <w:marTop w:val="0"/>
              <w:marBottom w:val="0"/>
              <w:divBdr>
                <w:top w:val="none" w:sz="0" w:space="0" w:color="auto"/>
                <w:left w:val="none" w:sz="0" w:space="0" w:color="auto"/>
                <w:bottom w:val="none" w:sz="0" w:space="0" w:color="auto"/>
                <w:right w:val="none" w:sz="0" w:space="0" w:color="auto"/>
              </w:divBdr>
            </w:div>
            <w:div w:id="700129868">
              <w:marLeft w:val="0"/>
              <w:marRight w:val="0"/>
              <w:marTop w:val="0"/>
              <w:marBottom w:val="0"/>
              <w:divBdr>
                <w:top w:val="none" w:sz="0" w:space="0" w:color="auto"/>
                <w:left w:val="none" w:sz="0" w:space="0" w:color="auto"/>
                <w:bottom w:val="none" w:sz="0" w:space="0" w:color="auto"/>
                <w:right w:val="none" w:sz="0" w:space="0" w:color="auto"/>
              </w:divBdr>
            </w:div>
            <w:div w:id="1491600858">
              <w:marLeft w:val="0"/>
              <w:marRight w:val="0"/>
              <w:marTop w:val="0"/>
              <w:marBottom w:val="0"/>
              <w:divBdr>
                <w:top w:val="none" w:sz="0" w:space="0" w:color="auto"/>
                <w:left w:val="none" w:sz="0" w:space="0" w:color="auto"/>
                <w:bottom w:val="none" w:sz="0" w:space="0" w:color="auto"/>
                <w:right w:val="none" w:sz="0" w:space="0" w:color="auto"/>
              </w:divBdr>
            </w:div>
            <w:div w:id="88938803">
              <w:marLeft w:val="0"/>
              <w:marRight w:val="0"/>
              <w:marTop w:val="0"/>
              <w:marBottom w:val="0"/>
              <w:divBdr>
                <w:top w:val="none" w:sz="0" w:space="0" w:color="auto"/>
                <w:left w:val="none" w:sz="0" w:space="0" w:color="auto"/>
                <w:bottom w:val="none" w:sz="0" w:space="0" w:color="auto"/>
                <w:right w:val="none" w:sz="0" w:space="0" w:color="auto"/>
              </w:divBdr>
            </w:div>
            <w:div w:id="1259800805">
              <w:marLeft w:val="0"/>
              <w:marRight w:val="0"/>
              <w:marTop w:val="0"/>
              <w:marBottom w:val="0"/>
              <w:divBdr>
                <w:top w:val="none" w:sz="0" w:space="0" w:color="auto"/>
                <w:left w:val="none" w:sz="0" w:space="0" w:color="auto"/>
                <w:bottom w:val="none" w:sz="0" w:space="0" w:color="auto"/>
                <w:right w:val="none" w:sz="0" w:space="0" w:color="auto"/>
              </w:divBdr>
            </w:div>
            <w:div w:id="1145662562">
              <w:marLeft w:val="0"/>
              <w:marRight w:val="0"/>
              <w:marTop w:val="0"/>
              <w:marBottom w:val="0"/>
              <w:divBdr>
                <w:top w:val="none" w:sz="0" w:space="0" w:color="auto"/>
                <w:left w:val="none" w:sz="0" w:space="0" w:color="auto"/>
                <w:bottom w:val="none" w:sz="0" w:space="0" w:color="auto"/>
                <w:right w:val="none" w:sz="0" w:space="0" w:color="auto"/>
              </w:divBdr>
            </w:div>
            <w:div w:id="296617563">
              <w:marLeft w:val="0"/>
              <w:marRight w:val="0"/>
              <w:marTop w:val="0"/>
              <w:marBottom w:val="0"/>
              <w:divBdr>
                <w:top w:val="none" w:sz="0" w:space="0" w:color="auto"/>
                <w:left w:val="none" w:sz="0" w:space="0" w:color="auto"/>
                <w:bottom w:val="none" w:sz="0" w:space="0" w:color="auto"/>
                <w:right w:val="none" w:sz="0" w:space="0" w:color="auto"/>
              </w:divBdr>
            </w:div>
            <w:div w:id="1774789535">
              <w:marLeft w:val="0"/>
              <w:marRight w:val="0"/>
              <w:marTop w:val="0"/>
              <w:marBottom w:val="0"/>
              <w:divBdr>
                <w:top w:val="none" w:sz="0" w:space="0" w:color="auto"/>
                <w:left w:val="none" w:sz="0" w:space="0" w:color="auto"/>
                <w:bottom w:val="none" w:sz="0" w:space="0" w:color="auto"/>
                <w:right w:val="none" w:sz="0" w:space="0" w:color="auto"/>
              </w:divBdr>
            </w:div>
            <w:div w:id="229578126">
              <w:marLeft w:val="0"/>
              <w:marRight w:val="0"/>
              <w:marTop w:val="0"/>
              <w:marBottom w:val="0"/>
              <w:divBdr>
                <w:top w:val="none" w:sz="0" w:space="0" w:color="auto"/>
                <w:left w:val="none" w:sz="0" w:space="0" w:color="auto"/>
                <w:bottom w:val="none" w:sz="0" w:space="0" w:color="auto"/>
                <w:right w:val="none" w:sz="0" w:space="0" w:color="auto"/>
              </w:divBdr>
            </w:div>
            <w:div w:id="1792824948">
              <w:marLeft w:val="0"/>
              <w:marRight w:val="0"/>
              <w:marTop w:val="0"/>
              <w:marBottom w:val="0"/>
              <w:divBdr>
                <w:top w:val="none" w:sz="0" w:space="0" w:color="auto"/>
                <w:left w:val="none" w:sz="0" w:space="0" w:color="auto"/>
                <w:bottom w:val="none" w:sz="0" w:space="0" w:color="auto"/>
                <w:right w:val="none" w:sz="0" w:space="0" w:color="auto"/>
              </w:divBdr>
            </w:div>
            <w:div w:id="1012417822">
              <w:marLeft w:val="0"/>
              <w:marRight w:val="0"/>
              <w:marTop w:val="0"/>
              <w:marBottom w:val="0"/>
              <w:divBdr>
                <w:top w:val="none" w:sz="0" w:space="0" w:color="auto"/>
                <w:left w:val="none" w:sz="0" w:space="0" w:color="auto"/>
                <w:bottom w:val="none" w:sz="0" w:space="0" w:color="auto"/>
                <w:right w:val="none" w:sz="0" w:space="0" w:color="auto"/>
              </w:divBdr>
            </w:div>
            <w:div w:id="958803235">
              <w:marLeft w:val="0"/>
              <w:marRight w:val="0"/>
              <w:marTop w:val="0"/>
              <w:marBottom w:val="0"/>
              <w:divBdr>
                <w:top w:val="none" w:sz="0" w:space="0" w:color="auto"/>
                <w:left w:val="none" w:sz="0" w:space="0" w:color="auto"/>
                <w:bottom w:val="none" w:sz="0" w:space="0" w:color="auto"/>
                <w:right w:val="none" w:sz="0" w:space="0" w:color="auto"/>
              </w:divBdr>
            </w:div>
            <w:div w:id="480123169">
              <w:marLeft w:val="0"/>
              <w:marRight w:val="0"/>
              <w:marTop w:val="0"/>
              <w:marBottom w:val="0"/>
              <w:divBdr>
                <w:top w:val="none" w:sz="0" w:space="0" w:color="auto"/>
                <w:left w:val="none" w:sz="0" w:space="0" w:color="auto"/>
                <w:bottom w:val="none" w:sz="0" w:space="0" w:color="auto"/>
                <w:right w:val="none" w:sz="0" w:space="0" w:color="auto"/>
              </w:divBdr>
            </w:div>
            <w:div w:id="478425384">
              <w:marLeft w:val="0"/>
              <w:marRight w:val="0"/>
              <w:marTop w:val="0"/>
              <w:marBottom w:val="0"/>
              <w:divBdr>
                <w:top w:val="none" w:sz="0" w:space="0" w:color="auto"/>
                <w:left w:val="none" w:sz="0" w:space="0" w:color="auto"/>
                <w:bottom w:val="none" w:sz="0" w:space="0" w:color="auto"/>
                <w:right w:val="none" w:sz="0" w:space="0" w:color="auto"/>
              </w:divBdr>
            </w:div>
            <w:div w:id="16461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7417">
      <w:bodyDiv w:val="1"/>
      <w:marLeft w:val="0"/>
      <w:marRight w:val="0"/>
      <w:marTop w:val="0"/>
      <w:marBottom w:val="0"/>
      <w:divBdr>
        <w:top w:val="none" w:sz="0" w:space="0" w:color="auto"/>
        <w:left w:val="none" w:sz="0" w:space="0" w:color="auto"/>
        <w:bottom w:val="none" w:sz="0" w:space="0" w:color="auto"/>
        <w:right w:val="none" w:sz="0" w:space="0" w:color="auto"/>
      </w:divBdr>
      <w:divsChild>
        <w:div w:id="637108043">
          <w:marLeft w:val="0"/>
          <w:marRight w:val="0"/>
          <w:marTop w:val="0"/>
          <w:marBottom w:val="0"/>
          <w:divBdr>
            <w:top w:val="none" w:sz="0" w:space="0" w:color="auto"/>
            <w:left w:val="none" w:sz="0" w:space="0" w:color="auto"/>
            <w:bottom w:val="none" w:sz="0" w:space="0" w:color="auto"/>
            <w:right w:val="none" w:sz="0" w:space="0" w:color="auto"/>
          </w:divBdr>
          <w:divsChild>
            <w:div w:id="860775104">
              <w:marLeft w:val="0"/>
              <w:marRight w:val="0"/>
              <w:marTop w:val="0"/>
              <w:marBottom w:val="0"/>
              <w:divBdr>
                <w:top w:val="none" w:sz="0" w:space="0" w:color="auto"/>
                <w:left w:val="none" w:sz="0" w:space="0" w:color="auto"/>
                <w:bottom w:val="none" w:sz="0" w:space="0" w:color="auto"/>
                <w:right w:val="none" w:sz="0" w:space="0" w:color="auto"/>
              </w:divBdr>
            </w:div>
            <w:div w:id="35130881">
              <w:marLeft w:val="0"/>
              <w:marRight w:val="0"/>
              <w:marTop w:val="0"/>
              <w:marBottom w:val="0"/>
              <w:divBdr>
                <w:top w:val="none" w:sz="0" w:space="0" w:color="auto"/>
                <w:left w:val="none" w:sz="0" w:space="0" w:color="auto"/>
                <w:bottom w:val="none" w:sz="0" w:space="0" w:color="auto"/>
                <w:right w:val="none" w:sz="0" w:space="0" w:color="auto"/>
              </w:divBdr>
            </w:div>
            <w:div w:id="1533686699">
              <w:marLeft w:val="0"/>
              <w:marRight w:val="0"/>
              <w:marTop w:val="0"/>
              <w:marBottom w:val="0"/>
              <w:divBdr>
                <w:top w:val="none" w:sz="0" w:space="0" w:color="auto"/>
                <w:left w:val="none" w:sz="0" w:space="0" w:color="auto"/>
                <w:bottom w:val="none" w:sz="0" w:space="0" w:color="auto"/>
                <w:right w:val="none" w:sz="0" w:space="0" w:color="auto"/>
              </w:divBdr>
            </w:div>
            <w:div w:id="884289343">
              <w:marLeft w:val="0"/>
              <w:marRight w:val="0"/>
              <w:marTop w:val="0"/>
              <w:marBottom w:val="0"/>
              <w:divBdr>
                <w:top w:val="none" w:sz="0" w:space="0" w:color="auto"/>
                <w:left w:val="none" w:sz="0" w:space="0" w:color="auto"/>
                <w:bottom w:val="none" w:sz="0" w:space="0" w:color="auto"/>
                <w:right w:val="none" w:sz="0" w:space="0" w:color="auto"/>
              </w:divBdr>
            </w:div>
            <w:div w:id="119421896">
              <w:marLeft w:val="0"/>
              <w:marRight w:val="0"/>
              <w:marTop w:val="0"/>
              <w:marBottom w:val="0"/>
              <w:divBdr>
                <w:top w:val="none" w:sz="0" w:space="0" w:color="auto"/>
                <w:left w:val="none" w:sz="0" w:space="0" w:color="auto"/>
                <w:bottom w:val="none" w:sz="0" w:space="0" w:color="auto"/>
                <w:right w:val="none" w:sz="0" w:space="0" w:color="auto"/>
              </w:divBdr>
            </w:div>
            <w:div w:id="338239769">
              <w:marLeft w:val="0"/>
              <w:marRight w:val="0"/>
              <w:marTop w:val="0"/>
              <w:marBottom w:val="0"/>
              <w:divBdr>
                <w:top w:val="none" w:sz="0" w:space="0" w:color="auto"/>
                <w:left w:val="none" w:sz="0" w:space="0" w:color="auto"/>
                <w:bottom w:val="none" w:sz="0" w:space="0" w:color="auto"/>
                <w:right w:val="none" w:sz="0" w:space="0" w:color="auto"/>
              </w:divBdr>
            </w:div>
            <w:div w:id="1496652911">
              <w:marLeft w:val="0"/>
              <w:marRight w:val="0"/>
              <w:marTop w:val="0"/>
              <w:marBottom w:val="0"/>
              <w:divBdr>
                <w:top w:val="none" w:sz="0" w:space="0" w:color="auto"/>
                <w:left w:val="none" w:sz="0" w:space="0" w:color="auto"/>
                <w:bottom w:val="none" w:sz="0" w:space="0" w:color="auto"/>
                <w:right w:val="none" w:sz="0" w:space="0" w:color="auto"/>
              </w:divBdr>
            </w:div>
            <w:div w:id="1574201104">
              <w:marLeft w:val="0"/>
              <w:marRight w:val="0"/>
              <w:marTop w:val="0"/>
              <w:marBottom w:val="0"/>
              <w:divBdr>
                <w:top w:val="none" w:sz="0" w:space="0" w:color="auto"/>
                <w:left w:val="none" w:sz="0" w:space="0" w:color="auto"/>
                <w:bottom w:val="none" w:sz="0" w:space="0" w:color="auto"/>
                <w:right w:val="none" w:sz="0" w:space="0" w:color="auto"/>
              </w:divBdr>
            </w:div>
            <w:div w:id="1723211039">
              <w:marLeft w:val="0"/>
              <w:marRight w:val="0"/>
              <w:marTop w:val="0"/>
              <w:marBottom w:val="0"/>
              <w:divBdr>
                <w:top w:val="none" w:sz="0" w:space="0" w:color="auto"/>
                <w:left w:val="none" w:sz="0" w:space="0" w:color="auto"/>
                <w:bottom w:val="none" w:sz="0" w:space="0" w:color="auto"/>
                <w:right w:val="none" w:sz="0" w:space="0" w:color="auto"/>
              </w:divBdr>
            </w:div>
            <w:div w:id="1154830515">
              <w:marLeft w:val="0"/>
              <w:marRight w:val="0"/>
              <w:marTop w:val="0"/>
              <w:marBottom w:val="0"/>
              <w:divBdr>
                <w:top w:val="none" w:sz="0" w:space="0" w:color="auto"/>
                <w:left w:val="none" w:sz="0" w:space="0" w:color="auto"/>
                <w:bottom w:val="none" w:sz="0" w:space="0" w:color="auto"/>
                <w:right w:val="none" w:sz="0" w:space="0" w:color="auto"/>
              </w:divBdr>
            </w:div>
            <w:div w:id="2004234369">
              <w:marLeft w:val="0"/>
              <w:marRight w:val="0"/>
              <w:marTop w:val="0"/>
              <w:marBottom w:val="0"/>
              <w:divBdr>
                <w:top w:val="none" w:sz="0" w:space="0" w:color="auto"/>
                <w:left w:val="none" w:sz="0" w:space="0" w:color="auto"/>
                <w:bottom w:val="none" w:sz="0" w:space="0" w:color="auto"/>
                <w:right w:val="none" w:sz="0" w:space="0" w:color="auto"/>
              </w:divBdr>
            </w:div>
            <w:div w:id="1440490814">
              <w:marLeft w:val="0"/>
              <w:marRight w:val="0"/>
              <w:marTop w:val="0"/>
              <w:marBottom w:val="0"/>
              <w:divBdr>
                <w:top w:val="none" w:sz="0" w:space="0" w:color="auto"/>
                <w:left w:val="none" w:sz="0" w:space="0" w:color="auto"/>
                <w:bottom w:val="none" w:sz="0" w:space="0" w:color="auto"/>
                <w:right w:val="none" w:sz="0" w:space="0" w:color="auto"/>
              </w:divBdr>
            </w:div>
            <w:div w:id="1522010377">
              <w:marLeft w:val="0"/>
              <w:marRight w:val="0"/>
              <w:marTop w:val="0"/>
              <w:marBottom w:val="0"/>
              <w:divBdr>
                <w:top w:val="none" w:sz="0" w:space="0" w:color="auto"/>
                <w:left w:val="none" w:sz="0" w:space="0" w:color="auto"/>
                <w:bottom w:val="none" w:sz="0" w:space="0" w:color="auto"/>
                <w:right w:val="none" w:sz="0" w:space="0" w:color="auto"/>
              </w:divBdr>
            </w:div>
            <w:div w:id="466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1336">
      <w:bodyDiv w:val="1"/>
      <w:marLeft w:val="0"/>
      <w:marRight w:val="0"/>
      <w:marTop w:val="0"/>
      <w:marBottom w:val="0"/>
      <w:divBdr>
        <w:top w:val="none" w:sz="0" w:space="0" w:color="auto"/>
        <w:left w:val="none" w:sz="0" w:space="0" w:color="auto"/>
        <w:bottom w:val="none" w:sz="0" w:space="0" w:color="auto"/>
        <w:right w:val="none" w:sz="0" w:space="0" w:color="auto"/>
      </w:divBdr>
      <w:divsChild>
        <w:div w:id="620183159">
          <w:marLeft w:val="0"/>
          <w:marRight w:val="0"/>
          <w:marTop w:val="0"/>
          <w:marBottom w:val="0"/>
          <w:divBdr>
            <w:top w:val="none" w:sz="0" w:space="0" w:color="auto"/>
            <w:left w:val="none" w:sz="0" w:space="0" w:color="auto"/>
            <w:bottom w:val="none" w:sz="0" w:space="0" w:color="auto"/>
            <w:right w:val="none" w:sz="0" w:space="0" w:color="auto"/>
          </w:divBdr>
          <w:divsChild>
            <w:div w:id="2112623816">
              <w:marLeft w:val="0"/>
              <w:marRight w:val="0"/>
              <w:marTop w:val="0"/>
              <w:marBottom w:val="0"/>
              <w:divBdr>
                <w:top w:val="none" w:sz="0" w:space="0" w:color="auto"/>
                <w:left w:val="none" w:sz="0" w:space="0" w:color="auto"/>
                <w:bottom w:val="none" w:sz="0" w:space="0" w:color="auto"/>
                <w:right w:val="none" w:sz="0" w:space="0" w:color="auto"/>
              </w:divBdr>
            </w:div>
            <w:div w:id="1012534772">
              <w:marLeft w:val="0"/>
              <w:marRight w:val="0"/>
              <w:marTop w:val="0"/>
              <w:marBottom w:val="0"/>
              <w:divBdr>
                <w:top w:val="none" w:sz="0" w:space="0" w:color="auto"/>
                <w:left w:val="none" w:sz="0" w:space="0" w:color="auto"/>
                <w:bottom w:val="none" w:sz="0" w:space="0" w:color="auto"/>
                <w:right w:val="none" w:sz="0" w:space="0" w:color="auto"/>
              </w:divBdr>
            </w:div>
            <w:div w:id="1598634196">
              <w:marLeft w:val="0"/>
              <w:marRight w:val="0"/>
              <w:marTop w:val="0"/>
              <w:marBottom w:val="0"/>
              <w:divBdr>
                <w:top w:val="none" w:sz="0" w:space="0" w:color="auto"/>
                <w:left w:val="none" w:sz="0" w:space="0" w:color="auto"/>
                <w:bottom w:val="none" w:sz="0" w:space="0" w:color="auto"/>
                <w:right w:val="none" w:sz="0" w:space="0" w:color="auto"/>
              </w:divBdr>
            </w:div>
            <w:div w:id="1094547784">
              <w:marLeft w:val="0"/>
              <w:marRight w:val="0"/>
              <w:marTop w:val="0"/>
              <w:marBottom w:val="0"/>
              <w:divBdr>
                <w:top w:val="none" w:sz="0" w:space="0" w:color="auto"/>
                <w:left w:val="none" w:sz="0" w:space="0" w:color="auto"/>
                <w:bottom w:val="none" w:sz="0" w:space="0" w:color="auto"/>
                <w:right w:val="none" w:sz="0" w:space="0" w:color="auto"/>
              </w:divBdr>
            </w:div>
            <w:div w:id="1621455365">
              <w:marLeft w:val="0"/>
              <w:marRight w:val="0"/>
              <w:marTop w:val="0"/>
              <w:marBottom w:val="0"/>
              <w:divBdr>
                <w:top w:val="none" w:sz="0" w:space="0" w:color="auto"/>
                <w:left w:val="none" w:sz="0" w:space="0" w:color="auto"/>
                <w:bottom w:val="none" w:sz="0" w:space="0" w:color="auto"/>
                <w:right w:val="none" w:sz="0" w:space="0" w:color="auto"/>
              </w:divBdr>
            </w:div>
            <w:div w:id="1591156312">
              <w:marLeft w:val="0"/>
              <w:marRight w:val="0"/>
              <w:marTop w:val="0"/>
              <w:marBottom w:val="0"/>
              <w:divBdr>
                <w:top w:val="none" w:sz="0" w:space="0" w:color="auto"/>
                <w:left w:val="none" w:sz="0" w:space="0" w:color="auto"/>
                <w:bottom w:val="none" w:sz="0" w:space="0" w:color="auto"/>
                <w:right w:val="none" w:sz="0" w:space="0" w:color="auto"/>
              </w:divBdr>
            </w:div>
            <w:div w:id="932981289">
              <w:marLeft w:val="0"/>
              <w:marRight w:val="0"/>
              <w:marTop w:val="0"/>
              <w:marBottom w:val="0"/>
              <w:divBdr>
                <w:top w:val="none" w:sz="0" w:space="0" w:color="auto"/>
                <w:left w:val="none" w:sz="0" w:space="0" w:color="auto"/>
                <w:bottom w:val="none" w:sz="0" w:space="0" w:color="auto"/>
                <w:right w:val="none" w:sz="0" w:space="0" w:color="auto"/>
              </w:divBdr>
            </w:div>
            <w:div w:id="1967392596">
              <w:marLeft w:val="0"/>
              <w:marRight w:val="0"/>
              <w:marTop w:val="0"/>
              <w:marBottom w:val="0"/>
              <w:divBdr>
                <w:top w:val="none" w:sz="0" w:space="0" w:color="auto"/>
                <w:left w:val="none" w:sz="0" w:space="0" w:color="auto"/>
                <w:bottom w:val="none" w:sz="0" w:space="0" w:color="auto"/>
                <w:right w:val="none" w:sz="0" w:space="0" w:color="auto"/>
              </w:divBdr>
            </w:div>
            <w:div w:id="651452314">
              <w:marLeft w:val="0"/>
              <w:marRight w:val="0"/>
              <w:marTop w:val="0"/>
              <w:marBottom w:val="0"/>
              <w:divBdr>
                <w:top w:val="none" w:sz="0" w:space="0" w:color="auto"/>
                <w:left w:val="none" w:sz="0" w:space="0" w:color="auto"/>
                <w:bottom w:val="none" w:sz="0" w:space="0" w:color="auto"/>
                <w:right w:val="none" w:sz="0" w:space="0" w:color="auto"/>
              </w:divBdr>
            </w:div>
            <w:div w:id="869731415">
              <w:marLeft w:val="0"/>
              <w:marRight w:val="0"/>
              <w:marTop w:val="0"/>
              <w:marBottom w:val="0"/>
              <w:divBdr>
                <w:top w:val="none" w:sz="0" w:space="0" w:color="auto"/>
                <w:left w:val="none" w:sz="0" w:space="0" w:color="auto"/>
                <w:bottom w:val="none" w:sz="0" w:space="0" w:color="auto"/>
                <w:right w:val="none" w:sz="0" w:space="0" w:color="auto"/>
              </w:divBdr>
            </w:div>
            <w:div w:id="2116752726">
              <w:marLeft w:val="0"/>
              <w:marRight w:val="0"/>
              <w:marTop w:val="0"/>
              <w:marBottom w:val="0"/>
              <w:divBdr>
                <w:top w:val="none" w:sz="0" w:space="0" w:color="auto"/>
                <w:left w:val="none" w:sz="0" w:space="0" w:color="auto"/>
                <w:bottom w:val="none" w:sz="0" w:space="0" w:color="auto"/>
                <w:right w:val="none" w:sz="0" w:space="0" w:color="auto"/>
              </w:divBdr>
            </w:div>
            <w:div w:id="5717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3636">
      <w:bodyDiv w:val="1"/>
      <w:marLeft w:val="0"/>
      <w:marRight w:val="0"/>
      <w:marTop w:val="0"/>
      <w:marBottom w:val="0"/>
      <w:divBdr>
        <w:top w:val="none" w:sz="0" w:space="0" w:color="auto"/>
        <w:left w:val="none" w:sz="0" w:space="0" w:color="auto"/>
        <w:bottom w:val="none" w:sz="0" w:space="0" w:color="auto"/>
        <w:right w:val="none" w:sz="0" w:space="0" w:color="auto"/>
      </w:divBdr>
      <w:divsChild>
        <w:div w:id="1666200856">
          <w:marLeft w:val="0"/>
          <w:marRight w:val="0"/>
          <w:marTop w:val="0"/>
          <w:marBottom w:val="0"/>
          <w:divBdr>
            <w:top w:val="none" w:sz="0" w:space="0" w:color="auto"/>
            <w:left w:val="none" w:sz="0" w:space="0" w:color="auto"/>
            <w:bottom w:val="none" w:sz="0" w:space="0" w:color="auto"/>
            <w:right w:val="none" w:sz="0" w:space="0" w:color="auto"/>
          </w:divBdr>
          <w:divsChild>
            <w:div w:id="814102822">
              <w:marLeft w:val="0"/>
              <w:marRight w:val="0"/>
              <w:marTop w:val="0"/>
              <w:marBottom w:val="0"/>
              <w:divBdr>
                <w:top w:val="none" w:sz="0" w:space="0" w:color="auto"/>
                <w:left w:val="none" w:sz="0" w:space="0" w:color="auto"/>
                <w:bottom w:val="none" w:sz="0" w:space="0" w:color="auto"/>
                <w:right w:val="none" w:sz="0" w:space="0" w:color="auto"/>
              </w:divBdr>
            </w:div>
            <w:div w:id="266621685">
              <w:marLeft w:val="0"/>
              <w:marRight w:val="0"/>
              <w:marTop w:val="0"/>
              <w:marBottom w:val="0"/>
              <w:divBdr>
                <w:top w:val="none" w:sz="0" w:space="0" w:color="auto"/>
                <w:left w:val="none" w:sz="0" w:space="0" w:color="auto"/>
                <w:bottom w:val="none" w:sz="0" w:space="0" w:color="auto"/>
                <w:right w:val="none" w:sz="0" w:space="0" w:color="auto"/>
              </w:divBdr>
            </w:div>
            <w:div w:id="672340913">
              <w:marLeft w:val="0"/>
              <w:marRight w:val="0"/>
              <w:marTop w:val="0"/>
              <w:marBottom w:val="0"/>
              <w:divBdr>
                <w:top w:val="none" w:sz="0" w:space="0" w:color="auto"/>
                <w:left w:val="none" w:sz="0" w:space="0" w:color="auto"/>
                <w:bottom w:val="none" w:sz="0" w:space="0" w:color="auto"/>
                <w:right w:val="none" w:sz="0" w:space="0" w:color="auto"/>
              </w:divBdr>
            </w:div>
            <w:div w:id="1513181410">
              <w:marLeft w:val="0"/>
              <w:marRight w:val="0"/>
              <w:marTop w:val="0"/>
              <w:marBottom w:val="0"/>
              <w:divBdr>
                <w:top w:val="none" w:sz="0" w:space="0" w:color="auto"/>
                <w:left w:val="none" w:sz="0" w:space="0" w:color="auto"/>
                <w:bottom w:val="none" w:sz="0" w:space="0" w:color="auto"/>
                <w:right w:val="none" w:sz="0" w:space="0" w:color="auto"/>
              </w:divBdr>
            </w:div>
            <w:div w:id="203913171">
              <w:marLeft w:val="0"/>
              <w:marRight w:val="0"/>
              <w:marTop w:val="0"/>
              <w:marBottom w:val="0"/>
              <w:divBdr>
                <w:top w:val="none" w:sz="0" w:space="0" w:color="auto"/>
                <w:left w:val="none" w:sz="0" w:space="0" w:color="auto"/>
                <w:bottom w:val="none" w:sz="0" w:space="0" w:color="auto"/>
                <w:right w:val="none" w:sz="0" w:space="0" w:color="auto"/>
              </w:divBdr>
            </w:div>
            <w:div w:id="355270996">
              <w:marLeft w:val="0"/>
              <w:marRight w:val="0"/>
              <w:marTop w:val="0"/>
              <w:marBottom w:val="0"/>
              <w:divBdr>
                <w:top w:val="none" w:sz="0" w:space="0" w:color="auto"/>
                <w:left w:val="none" w:sz="0" w:space="0" w:color="auto"/>
                <w:bottom w:val="none" w:sz="0" w:space="0" w:color="auto"/>
                <w:right w:val="none" w:sz="0" w:space="0" w:color="auto"/>
              </w:divBdr>
            </w:div>
            <w:div w:id="2055302169">
              <w:marLeft w:val="0"/>
              <w:marRight w:val="0"/>
              <w:marTop w:val="0"/>
              <w:marBottom w:val="0"/>
              <w:divBdr>
                <w:top w:val="none" w:sz="0" w:space="0" w:color="auto"/>
                <w:left w:val="none" w:sz="0" w:space="0" w:color="auto"/>
                <w:bottom w:val="none" w:sz="0" w:space="0" w:color="auto"/>
                <w:right w:val="none" w:sz="0" w:space="0" w:color="auto"/>
              </w:divBdr>
            </w:div>
            <w:div w:id="726493130">
              <w:marLeft w:val="0"/>
              <w:marRight w:val="0"/>
              <w:marTop w:val="0"/>
              <w:marBottom w:val="0"/>
              <w:divBdr>
                <w:top w:val="none" w:sz="0" w:space="0" w:color="auto"/>
                <w:left w:val="none" w:sz="0" w:space="0" w:color="auto"/>
                <w:bottom w:val="none" w:sz="0" w:space="0" w:color="auto"/>
                <w:right w:val="none" w:sz="0" w:space="0" w:color="auto"/>
              </w:divBdr>
            </w:div>
            <w:div w:id="1481381415">
              <w:marLeft w:val="0"/>
              <w:marRight w:val="0"/>
              <w:marTop w:val="0"/>
              <w:marBottom w:val="0"/>
              <w:divBdr>
                <w:top w:val="none" w:sz="0" w:space="0" w:color="auto"/>
                <w:left w:val="none" w:sz="0" w:space="0" w:color="auto"/>
                <w:bottom w:val="none" w:sz="0" w:space="0" w:color="auto"/>
                <w:right w:val="none" w:sz="0" w:space="0" w:color="auto"/>
              </w:divBdr>
            </w:div>
            <w:div w:id="1975671797">
              <w:marLeft w:val="0"/>
              <w:marRight w:val="0"/>
              <w:marTop w:val="0"/>
              <w:marBottom w:val="0"/>
              <w:divBdr>
                <w:top w:val="none" w:sz="0" w:space="0" w:color="auto"/>
                <w:left w:val="none" w:sz="0" w:space="0" w:color="auto"/>
                <w:bottom w:val="none" w:sz="0" w:space="0" w:color="auto"/>
                <w:right w:val="none" w:sz="0" w:space="0" w:color="auto"/>
              </w:divBdr>
            </w:div>
            <w:div w:id="1845392017">
              <w:marLeft w:val="0"/>
              <w:marRight w:val="0"/>
              <w:marTop w:val="0"/>
              <w:marBottom w:val="0"/>
              <w:divBdr>
                <w:top w:val="none" w:sz="0" w:space="0" w:color="auto"/>
                <w:left w:val="none" w:sz="0" w:space="0" w:color="auto"/>
                <w:bottom w:val="none" w:sz="0" w:space="0" w:color="auto"/>
                <w:right w:val="none" w:sz="0" w:space="0" w:color="auto"/>
              </w:divBdr>
            </w:div>
            <w:div w:id="1092238815">
              <w:marLeft w:val="0"/>
              <w:marRight w:val="0"/>
              <w:marTop w:val="0"/>
              <w:marBottom w:val="0"/>
              <w:divBdr>
                <w:top w:val="none" w:sz="0" w:space="0" w:color="auto"/>
                <w:left w:val="none" w:sz="0" w:space="0" w:color="auto"/>
                <w:bottom w:val="none" w:sz="0" w:space="0" w:color="auto"/>
                <w:right w:val="none" w:sz="0" w:space="0" w:color="auto"/>
              </w:divBdr>
            </w:div>
            <w:div w:id="857894747">
              <w:marLeft w:val="0"/>
              <w:marRight w:val="0"/>
              <w:marTop w:val="0"/>
              <w:marBottom w:val="0"/>
              <w:divBdr>
                <w:top w:val="none" w:sz="0" w:space="0" w:color="auto"/>
                <w:left w:val="none" w:sz="0" w:space="0" w:color="auto"/>
                <w:bottom w:val="none" w:sz="0" w:space="0" w:color="auto"/>
                <w:right w:val="none" w:sz="0" w:space="0" w:color="auto"/>
              </w:divBdr>
            </w:div>
            <w:div w:id="524027745">
              <w:marLeft w:val="0"/>
              <w:marRight w:val="0"/>
              <w:marTop w:val="0"/>
              <w:marBottom w:val="0"/>
              <w:divBdr>
                <w:top w:val="none" w:sz="0" w:space="0" w:color="auto"/>
                <w:left w:val="none" w:sz="0" w:space="0" w:color="auto"/>
                <w:bottom w:val="none" w:sz="0" w:space="0" w:color="auto"/>
                <w:right w:val="none" w:sz="0" w:space="0" w:color="auto"/>
              </w:divBdr>
            </w:div>
            <w:div w:id="684136552">
              <w:marLeft w:val="0"/>
              <w:marRight w:val="0"/>
              <w:marTop w:val="0"/>
              <w:marBottom w:val="0"/>
              <w:divBdr>
                <w:top w:val="none" w:sz="0" w:space="0" w:color="auto"/>
                <w:left w:val="none" w:sz="0" w:space="0" w:color="auto"/>
                <w:bottom w:val="none" w:sz="0" w:space="0" w:color="auto"/>
                <w:right w:val="none" w:sz="0" w:space="0" w:color="auto"/>
              </w:divBdr>
            </w:div>
            <w:div w:id="1369143054">
              <w:marLeft w:val="0"/>
              <w:marRight w:val="0"/>
              <w:marTop w:val="0"/>
              <w:marBottom w:val="0"/>
              <w:divBdr>
                <w:top w:val="none" w:sz="0" w:space="0" w:color="auto"/>
                <w:left w:val="none" w:sz="0" w:space="0" w:color="auto"/>
                <w:bottom w:val="none" w:sz="0" w:space="0" w:color="auto"/>
                <w:right w:val="none" w:sz="0" w:space="0" w:color="auto"/>
              </w:divBdr>
            </w:div>
            <w:div w:id="286738963">
              <w:marLeft w:val="0"/>
              <w:marRight w:val="0"/>
              <w:marTop w:val="0"/>
              <w:marBottom w:val="0"/>
              <w:divBdr>
                <w:top w:val="none" w:sz="0" w:space="0" w:color="auto"/>
                <w:left w:val="none" w:sz="0" w:space="0" w:color="auto"/>
                <w:bottom w:val="none" w:sz="0" w:space="0" w:color="auto"/>
                <w:right w:val="none" w:sz="0" w:space="0" w:color="auto"/>
              </w:divBdr>
            </w:div>
            <w:div w:id="1559315580">
              <w:marLeft w:val="0"/>
              <w:marRight w:val="0"/>
              <w:marTop w:val="0"/>
              <w:marBottom w:val="0"/>
              <w:divBdr>
                <w:top w:val="none" w:sz="0" w:space="0" w:color="auto"/>
                <w:left w:val="none" w:sz="0" w:space="0" w:color="auto"/>
                <w:bottom w:val="none" w:sz="0" w:space="0" w:color="auto"/>
                <w:right w:val="none" w:sz="0" w:space="0" w:color="auto"/>
              </w:divBdr>
            </w:div>
            <w:div w:id="1999650393">
              <w:marLeft w:val="0"/>
              <w:marRight w:val="0"/>
              <w:marTop w:val="0"/>
              <w:marBottom w:val="0"/>
              <w:divBdr>
                <w:top w:val="none" w:sz="0" w:space="0" w:color="auto"/>
                <w:left w:val="none" w:sz="0" w:space="0" w:color="auto"/>
                <w:bottom w:val="none" w:sz="0" w:space="0" w:color="auto"/>
                <w:right w:val="none" w:sz="0" w:space="0" w:color="auto"/>
              </w:divBdr>
            </w:div>
            <w:div w:id="2054694366">
              <w:marLeft w:val="0"/>
              <w:marRight w:val="0"/>
              <w:marTop w:val="0"/>
              <w:marBottom w:val="0"/>
              <w:divBdr>
                <w:top w:val="none" w:sz="0" w:space="0" w:color="auto"/>
                <w:left w:val="none" w:sz="0" w:space="0" w:color="auto"/>
                <w:bottom w:val="none" w:sz="0" w:space="0" w:color="auto"/>
                <w:right w:val="none" w:sz="0" w:space="0" w:color="auto"/>
              </w:divBdr>
            </w:div>
            <w:div w:id="1239369064">
              <w:marLeft w:val="0"/>
              <w:marRight w:val="0"/>
              <w:marTop w:val="0"/>
              <w:marBottom w:val="0"/>
              <w:divBdr>
                <w:top w:val="none" w:sz="0" w:space="0" w:color="auto"/>
                <w:left w:val="none" w:sz="0" w:space="0" w:color="auto"/>
                <w:bottom w:val="none" w:sz="0" w:space="0" w:color="auto"/>
                <w:right w:val="none" w:sz="0" w:space="0" w:color="auto"/>
              </w:divBdr>
            </w:div>
            <w:div w:id="1122304516">
              <w:marLeft w:val="0"/>
              <w:marRight w:val="0"/>
              <w:marTop w:val="0"/>
              <w:marBottom w:val="0"/>
              <w:divBdr>
                <w:top w:val="none" w:sz="0" w:space="0" w:color="auto"/>
                <w:left w:val="none" w:sz="0" w:space="0" w:color="auto"/>
                <w:bottom w:val="none" w:sz="0" w:space="0" w:color="auto"/>
                <w:right w:val="none" w:sz="0" w:space="0" w:color="auto"/>
              </w:divBdr>
            </w:div>
            <w:div w:id="1623917732">
              <w:marLeft w:val="0"/>
              <w:marRight w:val="0"/>
              <w:marTop w:val="0"/>
              <w:marBottom w:val="0"/>
              <w:divBdr>
                <w:top w:val="none" w:sz="0" w:space="0" w:color="auto"/>
                <w:left w:val="none" w:sz="0" w:space="0" w:color="auto"/>
                <w:bottom w:val="none" w:sz="0" w:space="0" w:color="auto"/>
                <w:right w:val="none" w:sz="0" w:space="0" w:color="auto"/>
              </w:divBdr>
            </w:div>
            <w:div w:id="589781055">
              <w:marLeft w:val="0"/>
              <w:marRight w:val="0"/>
              <w:marTop w:val="0"/>
              <w:marBottom w:val="0"/>
              <w:divBdr>
                <w:top w:val="none" w:sz="0" w:space="0" w:color="auto"/>
                <w:left w:val="none" w:sz="0" w:space="0" w:color="auto"/>
                <w:bottom w:val="none" w:sz="0" w:space="0" w:color="auto"/>
                <w:right w:val="none" w:sz="0" w:space="0" w:color="auto"/>
              </w:divBdr>
            </w:div>
            <w:div w:id="152071023">
              <w:marLeft w:val="0"/>
              <w:marRight w:val="0"/>
              <w:marTop w:val="0"/>
              <w:marBottom w:val="0"/>
              <w:divBdr>
                <w:top w:val="none" w:sz="0" w:space="0" w:color="auto"/>
                <w:left w:val="none" w:sz="0" w:space="0" w:color="auto"/>
                <w:bottom w:val="none" w:sz="0" w:space="0" w:color="auto"/>
                <w:right w:val="none" w:sz="0" w:space="0" w:color="auto"/>
              </w:divBdr>
            </w:div>
            <w:div w:id="502861346">
              <w:marLeft w:val="0"/>
              <w:marRight w:val="0"/>
              <w:marTop w:val="0"/>
              <w:marBottom w:val="0"/>
              <w:divBdr>
                <w:top w:val="none" w:sz="0" w:space="0" w:color="auto"/>
                <w:left w:val="none" w:sz="0" w:space="0" w:color="auto"/>
                <w:bottom w:val="none" w:sz="0" w:space="0" w:color="auto"/>
                <w:right w:val="none" w:sz="0" w:space="0" w:color="auto"/>
              </w:divBdr>
            </w:div>
            <w:div w:id="1168979383">
              <w:marLeft w:val="0"/>
              <w:marRight w:val="0"/>
              <w:marTop w:val="0"/>
              <w:marBottom w:val="0"/>
              <w:divBdr>
                <w:top w:val="none" w:sz="0" w:space="0" w:color="auto"/>
                <w:left w:val="none" w:sz="0" w:space="0" w:color="auto"/>
                <w:bottom w:val="none" w:sz="0" w:space="0" w:color="auto"/>
                <w:right w:val="none" w:sz="0" w:space="0" w:color="auto"/>
              </w:divBdr>
            </w:div>
            <w:div w:id="1243178824">
              <w:marLeft w:val="0"/>
              <w:marRight w:val="0"/>
              <w:marTop w:val="0"/>
              <w:marBottom w:val="0"/>
              <w:divBdr>
                <w:top w:val="none" w:sz="0" w:space="0" w:color="auto"/>
                <w:left w:val="none" w:sz="0" w:space="0" w:color="auto"/>
                <w:bottom w:val="none" w:sz="0" w:space="0" w:color="auto"/>
                <w:right w:val="none" w:sz="0" w:space="0" w:color="auto"/>
              </w:divBdr>
            </w:div>
            <w:div w:id="1617447909">
              <w:marLeft w:val="0"/>
              <w:marRight w:val="0"/>
              <w:marTop w:val="0"/>
              <w:marBottom w:val="0"/>
              <w:divBdr>
                <w:top w:val="none" w:sz="0" w:space="0" w:color="auto"/>
                <w:left w:val="none" w:sz="0" w:space="0" w:color="auto"/>
                <w:bottom w:val="none" w:sz="0" w:space="0" w:color="auto"/>
                <w:right w:val="none" w:sz="0" w:space="0" w:color="auto"/>
              </w:divBdr>
            </w:div>
            <w:div w:id="6469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8177">
      <w:bodyDiv w:val="1"/>
      <w:marLeft w:val="0"/>
      <w:marRight w:val="0"/>
      <w:marTop w:val="0"/>
      <w:marBottom w:val="0"/>
      <w:divBdr>
        <w:top w:val="none" w:sz="0" w:space="0" w:color="auto"/>
        <w:left w:val="none" w:sz="0" w:space="0" w:color="auto"/>
        <w:bottom w:val="none" w:sz="0" w:space="0" w:color="auto"/>
        <w:right w:val="none" w:sz="0" w:space="0" w:color="auto"/>
      </w:divBdr>
      <w:divsChild>
        <w:div w:id="1550997737">
          <w:marLeft w:val="0"/>
          <w:marRight w:val="0"/>
          <w:marTop w:val="0"/>
          <w:marBottom w:val="0"/>
          <w:divBdr>
            <w:top w:val="none" w:sz="0" w:space="0" w:color="auto"/>
            <w:left w:val="none" w:sz="0" w:space="0" w:color="auto"/>
            <w:bottom w:val="none" w:sz="0" w:space="0" w:color="auto"/>
            <w:right w:val="none" w:sz="0" w:space="0" w:color="auto"/>
          </w:divBdr>
          <w:divsChild>
            <w:div w:id="2134210483">
              <w:marLeft w:val="0"/>
              <w:marRight w:val="0"/>
              <w:marTop w:val="0"/>
              <w:marBottom w:val="0"/>
              <w:divBdr>
                <w:top w:val="none" w:sz="0" w:space="0" w:color="auto"/>
                <w:left w:val="none" w:sz="0" w:space="0" w:color="auto"/>
                <w:bottom w:val="none" w:sz="0" w:space="0" w:color="auto"/>
                <w:right w:val="none" w:sz="0" w:space="0" w:color="auto"/>
              </w:divBdr>
            </w:div>
            <w:div w:id="1052389698">
              <w:marLeft w:val="0"/>
              <w:marRight w:val="0"/>
              <w:marTop w:val="0"/>
              <w:marBottom w:val="0"/>
              <w:divBdr>
                <w:top w:val="none" w:sz="0" w:space="0" w:color="auto"/>
                <w:left w:val="none" w:sz="0" w:space="0" w:color="auto"/>
                <w:bottom w:val="none" w:sz="0" w:space="0" w:color="auto"/>
                <w:right w:val="none" w:sz="0" w:space="0" w:color="auto"/>
              </w:divBdr>
            </w:div>
            <w:div w:id="1249073186">
              <w:marLeft w:val="0"/>
              <w:marRight w:val="0"/>
              <w:marTop w:val="0"/>
              <w:marBottom w:val="0"/>
              <w:divBdr>
                <w:top w:val="none" w:sz="0" w:space="0" w:color="auto"/>
                <w:left w:val="none" w:sz="0" w:space="0" w:color="auto"/>
                <w:bottom w:val="none" w:sz="0" w:space="0" w:color="auto"/>
                <w:right w:val="none" w:sz="0" w:space="0" w:color="auto"/>
              </w:divBdr>
            </w:div>
            <w:div w:id="1134560507">
              <w:marLeft w:val="0"/>
              <w:marRight w:val="0"/>
              <w:marTop w:val="0"/>
              <w:marBottom w:val="0"/>
              <w:divBdr>
                <w:top w:val="none" w:sz="0" w:space="0" w:color="auto"/>
                <w:left w:val="none" w:sz="0" w:space="0" w:color="auto"/>
                <w:bottom w:val="none" w:sz="0" w:space="0" w:color="auto"/>
                <w:right w:val="none" w:sz="0" w:space="0" w:color="auto"/>
              </w:divBdr>
            </w:div>
            <w:div w:id="404258043">
              <w:marLeft w:val="0"/>
              <w:marRight w:val="0"/>
              <w:marTop w:val="0"/>
              <w:marBottom w:val="0"/>
              <w:divBdr>
                <w:top w:val="none" w:sz="0" w:space="0" w:color="auto"/>
                <w:left w:val="none" w:sz="0" w:space="0" w:color="auto"/>
                <w:bottom w:val="none" w:sz="0" w:space="0" w:color="auto"/>
                <w:right w:val="none" w:sz="0" w:space="0" w:color="auto"/>
              </w:divBdr>
            </w:div>
            <w:div w:id="1592202683">
              <w:marLeft w:val="0"/>
              <w:marRight w:val="0"/>
              <w:marTop w:val="0"/>
              <w:marBottom w:val="0"/>
              <w:divBdr>
                <w:top w:val="none" w:sz="0" w:space="0" w:color="auto"/>
                <w:left w:val="none" w:sz="0" w:space="0" w:color="auto"/>
                <w:bottom w:val="none" w:sz="0" w:space="0" w:color="auto"/>
                <w:right w:val="none" w:sz="0" w:space="0" w:color="auto"/>
              </w:divBdr>
            </w:div>
            <w:div w:id="1206139851">
              <w:marLeft w:val="0"/>
              <w:marRight w:val="0"/>
              <w:marTop w:val="0"/>
              <w:marBottom w:val="0"/>
              <w:divBdr>
                <w:top w:val="none" w:sz="0" w:space="0" w:color="auto"/>
                <w:left w:val="none" w:sz="0" w:space="0" w:color="auto"/>
                <w:bottom w:val="none" w:sz="0" w:space="0" w:color="auto"/>
                <w:right w:val="none" w:sz="0" w:space="0" w:color="auto"/>
              </w:divBdr>
            </w:div>
            <w:div w:id="2041978658">
              <w:marLeft w:val="0"/>
              <w:marRight w:val="0"/>
              <w:marTop w:val="0"/>
              <w:marBottom w:val="0"/>
              <w:divBdr>
                <w:top w:val="none" w:sz="0" w:space="0" w:color="auto"/>
                <w:left w:val="none" w:sz="0" w:space="0" w:color="auto"/>
                <w:bottom w:val="none" w:sz="0" w:space="0" w:color="auto"/>
                <w:right w:val="none" w:sz="0" w:space="0" w:color="auto"/>
              </w:divBdr>
            </w:div>
            <w:div w:id="1830556391">
              <w:marLeft w:val="0"/>
              <w:marRight w:val="0"/>
              <w:marTop w:val="0"/>
              <w:marBottom w:val="0"/>
              <w:divBdr>
                <w:top w:val="none" w:sz="0" w:space="0" w:color="auto"/>
                <w:left w:val="none" w:sz="0" w:space="0" w:color="auto"/>
                <w:bottom w:val="none" w:sz="0" w:space="0" w:color="auto"/>
                <w:right w:val="none" w:sz="0" w:space="0" w:color="auto"/>
              </w:divBdr>
            </w:div>
            <w:div w:id="638001158">
              <w:marLeft w:val="0"/>
              <w:marRight w:val="0"/>
              <w:marTop w:val="0"/>
              <w:marBottom w:val="0"/>
              <w:divBdr>
                <w:top w:val="none" w:sz="0" w:space="0" w:color="auto"/>
                <w:left w:val="none" w:sz="0" w:space="0" w:color="auto"/>
                <w:bottom w:val="none" w:sz="0" w:space="0" w:color="auto"/>
                <w:right w:val="none" w:sz="0" w:space="0" w:color="auto"/>
              </w:divBdr>
            </w:div>
            <w:div w:id="302194262">
              <w:marLeft w:val="0"/>
              <w:marRight w:val="0"/>
              <w:marTop w:val="0"/>
              <w:marBottom w:val="0"/>
              <w:divBdr>
                <w:top w:val="none" w:sz="0" w:space="0" w:color="auto"/>
                <w:left w:val="none" w:sz="0" w:space="0" w:color="auto"/>
                <w:bottom w:val="none" w:sz="0" w:space="0" w:color="auto"/>
                <w:right w:val="none" w:sz="0" w:space="0" w:color="auto"/>
              </w:divBdr>
            </w:div>
            <w:div w:id="1400637839">
              <w:marLeft w:val="0"/>
              <w:marRight w:val="0"/>
              <w:marTop w:val="0"/>
              <w:marBottom w:val="0"/>
              <w:divBdr>
                <w:top w:val="none" w:sz="0" w:space="0" w:color="auto"/>
                <w:left w:val="none" w:sz="0" w:space="0" w:color="auto"/>
                <w:bottom w:val="none" w:sz="0" w:space="0" w:color="auto"/>
                <w:right w:val="none" w:sz="0" w:space="0" w:color="auto"/>
              </w:divBdr>
            </w:div>
            <w:div w:id="1180193512">
              <w:marLeft w:val="0"/>
              <w:marRight w:val="0"/>
              <w:marTop w:val="0"/>
              <w:marBottom w:val="0"/>
              <w:divBdr>
                <w:top w:val="none" w:sz="0" w:space="0" w:color="auto"/>
                <w:left w:val="none" w:sz="0" w:space="0" w:color="auto"/>
                <w:bottom w:val="none" w:sz="0" w:space="0" w:color="auto"/>
                <w:right w:val="none" w:sz="0" w:space="0" w:color="auto"/>
              </w:divBdr>
            </w:div>
            <w:div w:id="467554839">
              <w:marLeft w:val="0"/>
              <w:marRight w:val="0"/>
              <w:marTop w:val="0"/>
              <w:marBottom w:val="0"/>
              <w:divBdr>
                <w:top w:val="none" w:sz="0" w:space="0" w:color="auto"/>
                <w:left w:val="none" w:sz="0" w:space="0" w:color="auto"/>
                <w:bottom w:val="none" w:sz="0" w:space="0" w:color="auto"/>
                <w:right w:val="none" w:sz="0" w:space="0" w:color="auto"/>
              </w:divBdr>
            </w:div>
            <w:div w:id="1805125319">
              <w:marLeft w:val="0"/>
              <w:marRight w:val="0"/>
              <w:marTop w:val="0"/>
              <w:marBottom w:val="0"/>
              <w:divBdr>
                <w:top w:val="none" w:sz="0" w:space="0" w:color="auto"/>
                <w:left w:val="none" w:sz="0" w:space="0" w:color="auto"/>
                <w:bottom w:val="none" w:sz="0" w:space="0" w:color="auto"/>
                <w:right w:val="none" w:sz="0" w:space="0" w:color="auto"/>
              </w:divBdr>
            </w:div>
            <w:div w:id="3022935">
              <w:marLeft w:val="0"/>
              <w:marRight w:val="0"/>
              <w:marTop w:val="0"/>
              <w:marBottom w:val="0"/>
              <w:divBdr>
                <w:top w:val="none" w:sz="0" w:space="0" w:color="auto"/>
                <w:left w:val="none" w:sz="0" w:space="0" w:color="auto"/>
                <w:bottom w:val="none" w:sz="0" w:space="0" w:color="auto"/>
                <w:right w:val="none" w:sz="0" w:space="0" w:color="auto"/>
              </w:divBdr>
            </w:div>
            <w:div w:id="1292445992">
              <w:marLeft w:val="0"/>
              <w:marRight w:val="0"/>
              <w:marTop w:val="0"/>
              <w:marBottom w:val="0"/>
              <w:divBdr>
                <w:top w:val="none" w:sz="0" w:space="0" w:color="auto"/>
                <w:left w:val="none" w:sz="0" w:space="0" w:color="auto"/>
                <w:bottom w:val="none" w:sz="0" w:space="0" w:color="auto"/>
                <w:right w:val="none" w:sz="0" w:space="0" w:color="auto"/>
              </w:divBdr>
            </w:div>
            <w:div w:id="2102412337">
              <w:marLeft w:val="0"/>
              <w:marRight w:val="0"/>
              <w:marTop w:val="0"/>
              <w:marBottom w:val="0"/>
              <w:divBdr>
                <w:top w:val="none" w:sz="0" w:space="0" w:color="auto"/>
                <w:left w:val="none" w:sz="0" w:space="0" w:color="auto"/>
                <w:bottom w:val="none" w:sz="0" w:space="0" w:color="auto"/>
                <w:right w:val="none" w:sz="0" w:space="0" w:color="auto"/>
              </w:divBdr>
            </w:div>
            <w:div w:id="358043305">
              <w:marLeft w:val="0"/>
              <w:marRight w:val="0"/>
              <w:marTop w:val="0"/>
              <w:marBottom w:val="0"/>
              <w:divBdr>
                <w:top w:val="none" w:sz="0" w:space="0" w:color="auto"/>
                <w:left w:val="none" w:sz="0" w:space="0" w:color="auto"/>
                <w:bottom w:val="none" w:sz="0" w:space="0" w:color="auto"/>
                <w:right w:val="none" w:sz="0" w:space="0" w:color="auto"/>
              </w:divBdr>
            </w:div>
            <w:div w:id="1370178543">
              <w:marLeft w:val="0"/>
              <w:marRight w:val="0"/>
              <w:marTop w:val="0"/>
              <w:marBottom w:val="0"/>
              <w:divBdr>
                <w:top w:val="none" w:sz="0" w:space="0" w:color="auto"/>
                <w:left w:val="none" w:sz="0" w:space="0" w:color="auto"/>
                <w:bottom w:val="none" w:sz="0" w:space="0" w:color="auto"/>
                <w:right w:val="none" w:sz="0" w:space="0" w:color="auto"/>
              </w:divBdr>
            </w:div>
            <w:div w:id="1199002508">
              <w:marLeft w:val="0"/>
              <w:marRight w:val="0"/>
              <w:marTop w:val="0"/>
              <w:marBottom w:val="0"/>
              <w:divBdr>
                <w:top w:val="none" w:sz="0" w:space="0" w:color="auto"/>
                <w:left w:val="none" w:sz="0" w:space="0" w:color="auto"/>
                <w:bottom w:val="none" w:sz="0" w:space="0" w:color="auto"/>
                <w:right w:val="none" w:sz="0" w:space="0" w:color="auto"/>
              </w:divBdr>
            </w:div>
            <w:div w:id="1328560711">
              <w:marLeft w:val="0"/>
              <w:marRight w:val="0"/>
              <w:marTop w:val="0"/>
              <w:marBottom w:val="0"/>
              <w:divBdr>
                <w:top w:val="none" w:sz="0" w:space="0" w:color="auto"/>
                <w:left w:val="none" w:sz="0" w:space="0" w:color="auto"/>
                <w:bottom w:val="none" w:sz="0" w:space="0" w:color="auto"/>
                <w:right w:val="none" w:sz="0" w:space="0" w:color="auto"/>
              </w:divBdr>
            </w:div>
            <w:div w:id="1218472050">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073164688">
              <w:marLeft w:val="0"/>
              <w:marRight w:val="0"/>
              <w:marTop w:val="0"/>
              <w:marBottom w:val="0"/>
              <w:divBdr>
                <w:top w:val="none" w:sz="0" w:space="0" w:color="auto"/>
                <w:left w:val="none" w:sz="0" w:space="0" w:color="auto"/>
                <w:bottom w:val="none" w:sz="0" w:space="0" w:color="auto"/>
                <w:right w:val="none" w:sz="0" w:space="0" w:color="auto"/>
              </w:divBdr>
            </w:div>
            <w:div w:id="1870530341">
              <w:marLeft w:val="0"/>
              <w:marRight w:val="0"/>
              <w:marTop w:val="0"/>
              <w:marBottom w:val="0"/>
              <w:divBdr>
                <w:top w:val="none" w:sz="0" w:space="0" w:color="auto"/>
                <w:left w:val="none" w:sz="0" w:space="0" w:color="auto"/>
                <w:bottom w:val="none" w:sz="0" w:space="0" w:color="auto"/>
                <w:right w:val="none" w:sz="0" w:space="0" w:color="auto"/>
              </w:divBdr>
            </w:div>
            <w:div w:id="848645790">
              <w:marLeft w:val="0"/>
              <w:marRight w:val="0"/>
              <w:marTop w:val="0"/>
              <w:marBottom w:val="0"/>
              <w:divBdr>
                <w:top w:val="none" w:sz="0" w:space="0" w:color="auto"/>
                <w:left w:val="none" w:sz="0" w:space="0" w:color="auto"/>
                <w:bottom w:val="none" w:sz="0" w:space="0" w:color="auto"/>
                <w:right w:val="none" w:sz="0" w:space="0" w:color="auto"/>
              </w:divBdr>
            </w:div>
            <w:div w:id="611208122">
              <w:marLeft w:val="0"/>
              <w:marRight w:val="0"/>
              <w:marTop w:val="0"/>
              <w:marBottom w:val="0"/>
              <w:divBdr>
                <w:top w:val="none" w:sz="0" w:space="0" w:color="auto"/>
                <w:left w:val="none" w:sz="0" w:space="0" w:color="auto"/>
                <w:bottom w:val="none" w:sz="0" w:space="0" w:color="auto"/>
                <w:right w:val="none" w:sz="0" w:space="0" w:color="auto"/>
              </w:divBdr>
            </w:div>
            <w:div w:id="897319646">
              <w:marLeft w:val="0"/>
              <w:marRight w:val="0"/>
              <w:marTop w:val="0"/>
              <w:marBottom w:val="0"/>
              <w:divBdr>
                <w:top w:val="none" w:sz="0" w:space="0" w:color="auto"/>
                <w:left w:val="none" w:sz="0" w:space="0" w:color="auto"/>
                <w:bottom w:val="none" w:sz="0" w:space="0" w:color="auto"/>
                <w:right w:val="none" w:sz="0" w:space="0" w:color="auto"/>
              </w:divBdr>
            </w:div>
            <w:div w:id="201091376">
              <w:marLeft w:val="0"/>
              <w:marRight w:val="0"/>
              <w:marTop w:val="0"/>
              <w:marBottom w:val="0"/>
              <w:divBdr>
                <w:top w:val="none" w:sz="0" w:space="0" w:color="auto"/>
                <w:left w:val="none" w:sz="0" w:space="0" w:color="auto"/>
                <w:bottom w:val="none" w:sz="0" w:space="0" w:color="auto"/>
                <w:right w:val="none" w:sz="0" w:space="0" w:color="auto"/>
              </w:divBdr>
            </w:div>
            <w:div w:id="278416181">
              <w:marLeft w:val="0"/>
              <w:marRight w:val="0"/>
              <w:marTop w:val="0"/>
              <w:marBottom w:val="0"/>
              <w:divBdr>
                <w:top w:val="none" w:sz="0" w:space="0" w:color="auto"/>
                <w:left w:val="none" w:sz="0" w:space="0" w:color="auto"/>
                <w:bottom w:val="none" w:sz="0" w:space="0" w:color="auto"/>
                <w:right w:val="none" w:sz="0" w:space="0" w:color="auto"/>
              </w:divBdr>
            </w:div>
            <w:div w:id="1363556579">
              <w:marLeft w:val="0"/>
              <w:marRight w:val="0"/>
              <w:marTop w:val="0"/>
              <w:marBottom w:val="0"/>
              <w:divBdr>
                <w:top w:val="none" w:sz="0" w:space="0" w:color="auto"/>
                <w:left w:val="none" w:sz="0" w:space="0" w:color="auto"/>
                <w:bottom w:val="none" w:sz="0" w:space="0" w:color="auto"/>
                <w:right w:val="none" w:sz="0" w:space="0" w:color="auto"/>
              </w:divBdr>
            </w:div>
            <w:div w:id="85614839">
              <w:marLeft w:val="0"/>
              <w:marRight w:val="0"/>
              <w:marTop w:val="0"/>
              <w:marBottom w:val="0"/>
              <w:divBdr>
                <w:top w:val="none" w:sz="0" w:space="0" w:color="auto"/>
                <w:left w:val="none" w:sz="0" w:space="0" w:color="auto"/>
                <w:bottom w:val="none" w:sz="0" w:space="0" w:color="auto"/>
                <w:right w:val="none" w:sz="0" w:space="0" w:color="auto"/>
              </w:divBdr>
            </w:div>
            <w:div w:id="2146391702">
              <w:marLeft w:val="0"/>
              <w:marRight w:val="0"/>
              <w:marTop w:val="0"/>
              <w:marBottom w:val="0"/>
              <w:divBdr>
                <w:top w:val="none" w:sz="0" w:space="0" w:color="auto"/>
                <w:left w:val="none" w:sz="0" w:space="0" w:color="auto"/>
                <w:bottom w:val="none" w:sz="0" w:space="0" w:color="auto"/>
                <w:right w:val="none" w:sz="0" w:space="0" w:color="auto"/>
              </w:divBdr>
            </w:div>
            <w:div w:id="1461344783">
              <w:marLeft w:val="0"/>
              <w:marRight w:val="0"/>
              <w:marTop w:val="0"/>
              <w:marBottom w:val="0"/>
              <w:divBdr>
                <w:top w:val="none" w:sz="0" w:space="0" w:color="auto"/>
                <w:left w:val="none" w:sz="0" w:space="0" w:color="auto"/>
                <w:bottom w:val="none" w:sz="0" w:space="0" w:color="auto"/>
                <w:right w:val="none" w:sz="0" w:space="0" w:color="auto"/>
              </w:divBdr>
            </w:div>
            <w:div w:id="155920994">
              <w:marLeft w:val="0"/>
              <w:marRight w:val="0"/>
              <w:marTop w:val="0"/>
              <w:marBottom w:val="0"/>
              <w:divBdr>
                <w:top w:val="none" w:sz="0" w:space="0" w:color="auto"/>
                <w:left w:val="none" w:sz="0" w:space="0" w:color="auto"/>
                <w:bottom w:val="none" w:sz="0" w:space="0" w:color="auto"/>
                <w:right w:val="none" w:sz="0" w:space="0" w:color="auto"/>
              </w:divBdr>
            </w:div>
            <w:div w:id="415788189">
              <w:marLeft w:val="0"/>
              <w:marRight w:val="0"/>
              <w:marTop w:val="0"/>
              <w:marBottom w:val="0"/>
              <w:divBdr>
                <w:top w:val="none" w:sz="0" w:space="0" w:color="auto"/>
                <w:left w:val="none" w:sz="0" w:space="0" w:color="auto"/>
                <w:bottom w:val="none" w:sz="0" w:space="0" w:color="auto"/>
                <w:right w:val="none" w:sz="0" w:space="0" w:color="auto"/>
              </w:divBdr>
            </w:div>
            <w:div w:id="1524980607">
              <w:marLeft w:val="0"/>
              <w:marRight w:val="0"/>
              <w:marTop w:val="0"/>
              <w:marBottom w:val="0"/>
              <w:divBdr>
                <w:top w:val="none" w:sz="0" w:space="0" w:color="auto"/>
                <w:left w:val="none" w:sz="0" w:space="0" w:color="auto"/>
                <w:bottom w:val="none" w:sz="0" w:space="0" w:color="auto"/>
                <w:right w:val="none" w:sz="0" w:space="0" w:color="auto"/>
              </w:divBdr>
            </w:div>
            <w:div w:id="678197114">
              <w:marLeft w:val="0"/>
              <w:marRight w:val="0"/>
              <w:marTop w:val="0"/>
              <w:marBottom w:val="0"/>
              <w:divBdr>
                <w:top w:val="none" w:sz="0" w:space="0" w:color="auto"/>
                <w:left w:val="none" w:sz="0" w:space="0" w:color="auto"/>
                <w:bottom w:val="none" w:sz="0" w:space="0" w:color="auto"/>
                <w:right w:val="none" w:sz="0" w:space="0" w:color="auto"/>
              </w:divBdr>
            </w:div>
            <w:div w:id="1026176683">
              <w:marLeft w:val="0"/>
              <w:marRight w:val="0"/>
              <w:marTop w:val="0"/>
              <w:marBottom w:val="0"/>
              <w:divBdr>
                <w:top w:val="none" w:sz="0" w:space="0" w:color="auto"/>
                <w:left w:val="none" w:sz="0" w:space="0" w:color="auto"/>
                <w:bottom w:val="none" w:sz="0" w:space="0" w:color="auto"/>
                <w:right w:val="none" w:sz="0" w:space="0" w:color="auto"/>
              </w:divBdr>
            </w:div>
            <w:div w:id="1139880865">
              <w:marLeft w:val="0"/>
              <w:marRight w:val="0"/>
              <w:marTop w:val="0"/>
              <w:marBottom w:val="0"/>
              <w:divBdr>
                <w:top w:val="none" w:sz="0" w:space="0" w:color="auto"/>
                <w:left w:val="none" w:sz="0" w:space="0" w:color="auto"/>
                <w:bottom w:val="none" w:sz="0" w:space="0" w:color="auto"/>
                <w:right w:val="none" w:sz="0" w:space="0" w:color="auto"/>
              </w:divBdr>
            </w:div>
            <w:div w:id="1052926136">
              <w:marLeft w:val="0"/>
              <w:marRight w:val="0"/>
              <w:marTop w:val="0"/>
              <w:marBottom w:val="0"/>
              <w:divBdr>
                <w:top w:val="none" w:sz="0" w:space="0" w:color="auto"/>
                <w:left w:val="none" w:sz="0" w:space="0" w:color="auto"/>
                <w:bottom w:val="none" w:sz="0" w:space="0" w:color="auto"/>
                <w:right w:val="none" w:sz="0" w:space="0" w:color="auto"/>
              </w:divBdr>
            </w:div>
            <w:div w:id="373500655">
              <w:marLeft w:val="0"/>
              <w:marRight w:val="0"/>
              <w:marTop w:val="0"/>
              <w:marBottom w:val="0"/>
              <w:divBdr>
                <w:top w:val="none" w:sz="0" w:space="0" w:color="auto"/>
                <w:left w:val="none" w:sz="0" w:space="0" w:color="auto"/>
                <w:bottom w:val="none" w:sz="0" w:space="0" w:color="auto"/>
                <w:right w:val="none" w:sz="0" w:space="0" w:color="auto"/>
              </w:divBdr>
            </w:div>
            <w:div w:id="651565264">
              <w:marLeft w:val="0"/>
              <w:marRight w:val="0"/>
              <w:marTop w:val="0"/>
              <w:marBottom w:val="0"/>
              <w:divBdr>
                <w:top w:val="none" w:sz="0" w:space="0" w:color="auto"/>
                <w:left w:val="none" w:sz="0" w:space="0" w:color="auto"/>
                <w:bottom w:val="none" w:sz="0" w:space="0" w:color="auto"/>
                <w:right w:val="none" w:sz="0" w:space="0" w:color="auto"/>
              </w:divBdr>
            </w:div>
            <w:div w:id="2047481025">
              <w:marLeft w:val="0"/>
              <w:marRight w:val="0"/>
              <w:marTop w:val="0"/>
              <w:marBottom w:val="0"/>
              <w:divBdr>
                <w:top w:val="none" w:sz="0" w:space="0" w:color="auto"/>
                <w:left w:val="none" w:sz="0" w:space="0" w:color="auto"/>
                <w:bottom w:val="none" w:sz="0" w:space="0" w:color="auto"/>
                <w:right w:val="none" w:sz="0" w:space="0" w:color="auto"/>
              </w:divBdr>
            </w:div>
            <w:div w:id="1309632768">
              <w:marLeft w:val="0"/>
              <w:marRight w:val="0"/>
              <w:marTop w:val="0"/>
              <w:marBottom w:val="0"/>
              <w:divBdr>
                <w:top w:val="none" w:sz="0" w:space="0" w:color="auto"/>
                <w:left w:val="none" w:sz="0" w:space="0" w:color="auto"/>
                <w:bottom w:val="none" w:sz="0" w:space="0" w:color="auto"/>
                <w:right w:val="none" w:sz="0" w:space="0" w:color="auto"/>
              </w:divBdr>
            </w:div>
            <w:div w:id="983395117">
              <w:marLeft w:val="0"/>
              <w:marRight w:val="0"/>
              <w:marTop w:val="0"/>
              <w:marBottom w:val="0"/>
              <w:divBdr>
                <w:top w:val="none" w:sz="0" w:space="0" w:color="auto"/>
                <w:left w:val="none" w:sz="0" w:space="0" w:color="auto"/>
                <w:bottom w:val="none" w:sz="0" w:space="0" w:color="auto"/>
                <w:right w:val="none" w:sz="0" w:space="0" w:color="auto"/>
              </w:divBdr>
            </w:div>
            <w:div w:id="1087650015">
              <w:marLeft w:val="0"/>
              <w:marRight w:val="0"/>
              <w:marTop w:val="0"/>
              <w:marBottom w:val="0"/>
              <w:divBdr>
                <w:top w:val="none" w:sz="0" w:space="0" w:color="auto"/>
                <w:left w:val="none" w:sz="0" w:space="0" w:color="auto"/>
                <w:bottom w:val="none" w:sz="0" w:space="0" w:color="auto"/>
                <w:right w:val="none" w:sz="0" w:space="0" w:color="auto"/>
              </w:divBdr>
            </w:div>
            <w:div w:id="1609774759">
              <w:marLeft w:val="0"/>
              <w:marRight w:val="0"/>
              <w:marTop w:val="0"/>
              <w:marBottom w:val="0"/>
              <w:divBdr>
                <w:top w:val="none" w:sz="0" w:space="0" w:color="auto"/>
                <w:left w:val="none" w:sz="0" w:space="0" w:color="auto"/>
                <w:bottom w:val="none" w:sz="0" w:space="0" w:color="auto"/>
                <w:right w:val="none" w:sz="0" w:space="0" w:color="auto"/>
              </w:divBdr>
            </w:div>
            <w:div w:id="1228569489">
              <w:marLeft w:val="0"/>
              <w:marRight w:val="0"/>
              <w:marTop w:val="0"/>
              <w:marBottom w:val="0"/>
              <w:divBdr>
                <w:top w:val="none" w:sz="0" w:space="0" w:color="auto"/>
                <w:left w:val="none" w:sz="0" w:space="0" w:color="auto"/>
                <w:bottom w:val="none" w:sz="0" w:space="0" w:color="auto"/>
                <w:right w:val="none" w:sz="0" w:space="0" w:color="auto"/>
              </w:divBdr>
            </w:div>
            <w:div w:id="565533208">
              <w:marLeft w:val="0"/>
              <w:marRight w:val="0"/>
              <w:marTop w:val="0"/>
              <w:marBottom w:val="0"/>
              <w:divBdr>
                <w:top w:val="none" w:sz="0" w:space="0" w:color="auto"/>
                <w:left w:val="none" w:sz="0" w:space="0" w:color="auto"/>
                <w:bottom w:val="none" w:sz="0" w:space="0" w:color="auto"/>
                <w:right w:val="none" w:sz="0" w:space="0" w:color="auto"/>
              </w:divBdr>
            </w:div>
            <w:div w:id="1569610111">
              <w:marLeft w:val="0"/>
              <w:marRight w:val="0"/>
              <w:marTop w:val="0"/>
              <w:marBottom w:val="0"/>
              <w:divBdr>
                <w:top w:val="none" w:sz="0" w:space="0" w:color="auto"/>
                <w:left w:val="none" w:sz="0" w:space="0" w:color="auto"/>
                <w:bottom w:val="none" w:sz="0" w:space="0" w:color="auto"/>
                <w:right w:val="none" w:sz="0" w:space="0" w:color="auto"/>
              </w:divBdr>
            </w:div>
            <w:div w:id="1979528944">
              <w:marLeft w:val="0"/>
              <w:marRight w:val="0"/>
              <w:marTop w:val="0"/>
              <w:marBottom w:val="0"/>
              <w:divBdr>
                <w:top w:val="none" w:sz="0" w:space="0" w:color="auto"/>
                <w:left w:val="none" w:sz="0" w:space="0" w:color="auto"/>
                <w:bottom w:val="none" w:sz="0" w:space="0" w:color="auto"/>
                <w:right w:val="none" w:sz="0" w:space="0" w:color="auto"/>
              </w:divBdr>
            </w:div>
            <w:div w:id="500237775">
              <w:marLeft w:val="0"/>
              <w:marRight w:val="0"/>
              <w:marTop w:val="0"/>
              <w:marBottom w:val="0"/>
              <w:divBdr>
                <w:top w:val="none" w:sz="0" w:space="0" w:color="auto"/>
                <w:left w:val="none" w:sz="0" w:space="0" w:color="auto"/>
                <w:bottom w:val="none" w:sz="0" w:space="0" w:color="auto"/>
                <w:right w:val="none" w:sz="0" w:space="0" w:color="auto"/>
              </w:divBdr>
            </w:div>
            <w:div w:id="1703360819">
              <w:marLeft w:val="0"/>
              <w:marRight w:val="0"/>
              <w:marTop w:val="0"/>
              <w:marBottom w:val="0"/>
              <w:divBdr>
                <w:top w:val="none" w:sz="0" w:space="0" w:color="auto"/>
                <w:left w:val="none" w:sz="0" w:space="0" w:color="auto"/>
                <w:bottom w:val="none" w:sz="0" w:space="0" w:color="auto"/>
                <w:right w:val="none" w:sz="0" w:space="0" w:color="auto"/>
              </w:divBdr>
            </w:div>
            <w:div w:id="1840340739">
              <w:marLeft w:val="0"/>
              <w:marRight w:val="0"/>
              <w:marTop w:val="0"/>
              <w:marBottom w:val="0"/>
              <w:divBdr>
                <w:top w:val="none" w:sz="0" w:space="0" w:color="auto"/>
                <w:left w:val="none" w:sz="0" w:space="0" w:color="auto"/>
                <w:bottom w:val="none" w:sz="0" w:space="0" w:color="auto"/>
                <w:right w:val="none" w:sz="0" w:space="0" w:color="auto"/>
              </w:divBdr>
            </w:div>
            <w:div w:id="540630153">
              <w:marLeft w:val="0"/>
              <w:marRight w:val="0"/>
              <w:marTop w:val="0"/>
              <w:marBottom w:val="0"/>
              <w:divBdr>
                <w:top w:val="none" w:sz="0" w:space="0" w:color="auto"/>
                <w:left w:val="none" w:sz="0" w:space="0" w:color="auto"/>
                <w:bottom w:val="none" w:sz="0" w:space="0" w:color="auto"/>
                <w:right w:val="none" w:sz="0" w:space="0" w:color="auto"/>
              </w:divBdr>
            </w:div>
            <w:div w:id="583344983">
              <w:marLeft w:val="0"/>
              <w:marRight w:val="0"/>
              <w:marTop w:val="0"/>
              <w:marBottom w:val="0"/>
              <w:divBdr>
                <w:top w:val="none" w:sz="0" w:space="0" w:color="auto"/>
                <w:left w:val="none" w:sz="0" w:space="0" w:color="auto"/>
                <w:bottom w:val="none" w:sz="0" w:space="0" w:color="auto"/>
                <w:right w:val="none" w:sz="0" w:space="0" w:color="auto"/>
              </w:divBdr>
            </w:div>
            <w:div w:id="1455782328">
              <w:marLeft w:val="0"/>
              <w:marRight w:val="0"/>
              <w:marTop w:val="0"/>
              <w:marBottom w:val="0"/>
              <w:divBdr>
                <w:top w:val="none" w:sz="0" w:space="0" w:color="auto"/>
                <w:left w:val="none" w:sz="0" w:space="0" w:color="auto"/>
                <w:bottom w:val="none" w:sz="0" w:space="0" w:color="auto"/>
                <w:right w:val="none" w:sz="0" w:space="0" w:color="auto"/>
              </w:divBdr>
            </w:div>
            <w:div w:id="658577959">
              <w:marLeft w:val="0"/>
              <w:marRight w:val="0"/>
              <w:marTop w:val="0"/>
              <w:marBottom w:val="0"/>
              <w:divBdr>
                <w:top w:val="none" w:sz="0" w:space="0" w:color="auto"/>
                <w:left w:val="none" w:sz="0" w:space="0" w:color="auto"/>
                <w:bottom w:val="none" w:sz="0" w:space="0" w:color="auto"/>
                <w:right w:val="none" w:sz="0" w:space="0" w:color="auto"/>
              </w:divBdr>
            </w:div>
            <w:div w:id="1466853579">
              <w:marLeft w:val="0"/>
              <w:marRight w:val="0"/>
              <w:marTop w:val="0"/>
              <w:marBottom w:val="0"/>
              <w:divBdr>
                <w:top w:val="none" w:sz="0" w:space="0" w:color="auto"/>
                <w:left w:val="none" w:sz="0" w:space="0" w:color="auto"/>
                <w:bottom w:val="none" w:sz="0" w:space="0" w:color="auto"/>
                <w:right w:val="none" w:sz="0" w:space="0" w:color="auto"/>
              </w:divBdr>
            </w:div>
            <w:div w:id="1506436547">
              <w:marLeft w:val="0"/>
              <w:marRight w:val="0"/>
              <w:marTop w:val="0"/>
              <w:marBottom w:val="0"/>
              <w:divBdr>
                <w:top w:val="none" w:sz="0" w:space="0" w:color="auto"/>
                <w:left w:val="none" w:sz="0" w:space="0" w:color="auto"/>
                <w:bottom w:val="none" w:sz="0" w:space="0" w:color="auto"/>
                <w:right w:val="none" w:sz="0" w:space="0" w:color="auto"/>
              </w:divBdr>
            </w:div>
            <w:div w:id="476340669">
              <w:marLeft w:val="0"/>
              <w:marRight w:val="0"/>
              <w:marTop w:val="0"/>
              <w:marBottom w:val="0"/>
              <w:divBdr>
                <w:top w:val="none" w:sz="0" w:space="0" w:color="auto"/>
                <w:left w:val="none" w:sz="0" w:space="0" w:color="auto"/>
                <w:bottom w:val="none" w:sz="0" w:space="0" w:color="auto"/>
                <w:right w:val="none" w:sz="0" w:space="0" w:color="auto"/>
              </w:divBdr>
            </w:div>
            <w:div w:id="1060252769">
              <w:marLeft w:val="0"/>
              <w:marRight w:val="0"/>
              <w:marTop w:val="0"/>
              <w:marBottom w:val="0"/>
              <w:divBdr>
                <w:top w:val="none" w:sz="0" w:space="0" w:color="auto"/>
                <w:left w:val="none" w:sz="0" w:space="0" w:color="auto"/>
                <w:bottom w:val="none" w:sz="0" w:space="0" w:color="auto"/>
                <w:right w:val="none" w:sz="0" w:space="0" w:color="auto"/>
              </w:divBdr>
            </w:div>
            <w:div w:id="510491163">
              <w:marLeft w:val="0"/>
              <w:marRight w:val="0"/>
              <w:marTop w:val="0"/>
              <w:marBottom w:val="0"/>
              <w:divBdr>
                <w:top w:val="none" w:sz="0" w:space="0" w:color="auto"/>
                <w:left w:val="none" w:sz="0" w:space="0" w:color="auto"/>
                <w:bottom w:val="none" w:sz="0" w:space="0" w:color="auto"/>
                <w:right w:val="none" w:sz="0" w:space="0" w:color="auto"/>
              </w:divBdr>
            </w:div>
            <w:div w:id="325717291">
              <w:marLeft w:val="0"/>
              <w:marRight w:val="0"/>
              <w:marTop w:val="0"/>
              <w:marBottom w:val="0"/>
              <w:divBdr>
                <w:top w:val="none" w:sz="0" w:space="0" w:color="auto"/>
                <w:left w:val="none" w:sz="0" w:space="0" w:color="auto"/>
                <w:bottom w:val="none" w:sz="0" w:space="0" w:color="auto"/>
                <w:right w:val="none" w:sz="0" w:space="0" w:color="auto"/>
              </w:divBdr>
            </w:div>
            <w:div w:id="908420515">
              <w:marLeft w:val="0"/>
              <w:marRight w:val="0"/>
              <w:marTop w:val="0"/>
              <w:marBottom w:val="0"/>
              <w:divBdr>
                <w:top w:val="none" w:sz="0" w:space="0" w:color="auto"/>
                <w:left w:val="none" w:sz="0" w:space="0" w:color="auto"/>
                <w:bottom w:val="none" w:sz="0" w:space="0" w:color="auto"/>
                <w:right w:val="none" w:sz="0" w:space="0" w:color="auto"/>
              </w:divBdr>
            </w:div>
            <w:div w:id="1332683279">
              <w:marLeft w:val="0"/>
              <w:marRight w:val="0"/>
              <w:marTop w:val="0"/>
              <w:marBottom w:val="0"/>
              <w:divBdr>
                <w:top w:val="none" w:sz="0" w:space="0" w:color="auto"/>
                <w:left w:val="none" w:sz="0" w:space="0" w:color="auto"/>
                <w:bottom w:val="none" w:sz="0" w:space="0" w:color="auto"/>
                <w:right w:val="none" w:sz="0" w:space="0" w:color="auto"/>
              </w:divBdr>
            </w:div>
            <w:div w:id="706488320">
              <w:marLeft w:val="0"/>
              <w:marRight w:val="0"/>
              <w:marTop w:val="0"/>
              <w:marBottom w:val="0"/>
              <w:divBdr>
                <w:top w:val="none" w:sz="0" w:space="0" w:color="auto"/>
                <w:left w:val="none" w:sz="0" w:space="0" w:color="auto"/>
                <w:bottom w:val="none" w:sz="0" w:space="0" w:color="auto"/>
                <w:right w:val="none" w:sz="0" w:space="0" w:color="auto"/>
              </w:divBdr>
            </w:div>
            <w:div w:id="440489225">
              <w:marLeft w:val="0"/>
              <w:marRight w:val="0"/>
              <w:marTop w:val="0"/>
              <w:marBottom w:val="0"/>
              <w:divBdr>
                <w:top w:val="none" w:sz="0" w:space="0" w:color="auto"/>
                <w:left w:val="none" w:sz="0" w:space="0" w:color="auto"/>
                <w:bottom w:val="none" w:sz="0" w:space="0" w:color="auto"/>
                <w:right w:val="none" w:sz="0" w:space="0" w:color="auto"/>
              </w:divBdr>
            </w:div>
            <w:div w:id="1407415040">
              <w:marLeft w:val="0"/>
              <w:marRight w:val="0"/>
              <w:marTop w:val="0"/>
              <w:marBottom w:val="0"/>
              <w:divBdr>
                <w:top w:val="none" w:sz="0" w:space="0" w:color="auto"/>
                <w:left w:val="none" w:sz="0" w:space="0" w:color="auto"/>
                <w:bottom w:val="none" w:sz="0" w:space="0" w:color="auto"/>
                <w:right w:val="none" w:sz="0" w:space="0" w:color="auto"/>
              </w:divBdr>
            </w:div>
            <w:div w:id="2080442694">
              <w:marLeft w:val="0"/>
              <w:marRight w:val="0"/>
              <w:marTop w:val="0"/>
              <w:marBottom w:val="0"/>
              <w:divBdr>
                <w:top w:val="none" w:sz="0" w:space="0" w:color="auto"/>
                <w:left w:val="none" w:sz="0" w:space="0" w:color="auto"/>
                <w:bottom w:val="none" w:sz="0" w:space="0" w:color="auto"/>
                <w:right w:val="none" w:sz="0" w:space="0" w:color="auto"/>
              </w:divBdr>
            </w:div>
            <w:div w:id="1427923335">
              <w:marLeft w:val="0"/>
              <w:marRight w:val="0"/>
              <w:marTop w:val="0"/>
              <w:marBottom w:val="0"/>
              <w:divBdr>
                <w:top w:val="none" w:sz="0" w:space="0" w:color="auto"/>
                <w:left w:val="none" w:sz="0" w:space="0" w:color="auto"/>
                <w:bottom w:val="none" w:sz="0" w:space="0" w:color="auto"/>
                <w:right w:val="none" w:sz="0" w:space="0" w:color="auto"/>
              </w:divBdr>
            </w:div>
            <w:div w:id="392778162">
              <w:marLeft w:val="0"/>
              <w:marRight w:val="0"/>
              <w:marTop w:val="0"/>
              <w:marBottom w:val="0"/>
              <w:divBdr>
                <w:top w:val="none" w:sz="0" w:space="0" w:color="auto"/>
                <w:left w:val="none" w:sz="0" w:space="0" w:color="auto"/>
                <w:bottom w:val="none" w:sz="0" w:space="0" w:color="auto"/>
                <w:right w:val="none" w:sz="0" w:space="0" w:color="auto"/>
              </w:divBdr>
            </w:div>
            <w:div w:id="704719729">
              <w:marLeft w:val="0"/>
              <w:marRight w:val="0"/>
              <w:marTop w:val="0"/>
              <w:marBottom w:val="0"/>
              <w:divBdr>
                <w:top w:val="none" w:sz="0" w:space="0" w:color="auto"/>
                <w:left w:val="none" w:sz="0" w:space="0" w:color="auto"/>
                <w:bottom w:val="none" w:sz="0" w:space="0" w:color="auto"/>
                <w:right w:val="none" w:sz="0" w:space="0" w:color="auto"/>
              </w:divBdr>
            </w:div>
            <w:div w:id="683896389">
              <w:marLeft w:val="0"/>
              <w:marRight w:val="0"/>
              <w:marTop w:val="0"/>
              <w:marBottom w:val="0"/>
              <w:divBdr>
                <w:top w:val="none" w:sz="0" w:space="0" w:color="auto"/>
                <w:left w:val="none" w:sz="0" w:space="0" w:color="auto"/>
                <w:bottom w:val="none" w:sz="0" w:space="0" w:color="auto"/>
                <w:right w:val="none" w:sz="0" w:space="0" w:color="auto"/>
              </w:divBdr>
            </w:div>
            <w:div w:id="1873881016">
              <w:marLeft w:val="0"/>
              <w:marRight w:val="0"/>
              <w:marTop w:val="0"/>
              <w:marBottom w:val="0"/>
              <w:divBdr>
                <w:top w:val="none" w:sz="0" w:space="0" w:color="auto"/>
                <w:left w:val="none" w:sz="0" w:space="0" w:color="auto"/>
                <w:bottom w:val="none" w:sz="0" w:space="0" w:color="auto"/>
                <w:right w:val="none" w:sz="0" w:space="0" w:color="auto"/>
              </w:divBdr>
            </w:div>
            <w:div w:id="1232155727">
              <w:marLeft w:val="0"/>
              <w:marRight w:val="0"/>
              <w:marTop w:val="0"/>
              <w:marBottom w:val="0"/>
              <w:divBdr>
                <w:top w:val="none" w:sz="0" w:space="0" w:color="auto"/>
                <w:left w:val="none" w:sz="0" w:space="0" w:color="auto"/>
                <w:bottom w:val="none" w:sz="0" w:space="0" w:color="auto"/>
                <w:right w:val="none" w:sz="0" w:space="0" w:color="auto"/>
              </w:divBdr>
            </w:div>
            <w:div w:id="1423377451">
              <w:marLeft w:val="0"/>
              <w:marRight w:val="0"/>
              <w:marTop w:val="0"/>
              <w:marBottom w:val="0"/>
              <w:divBdr>
                <w:top w:val="none" w:sz="0" w:space="0" w:color="auto"/>
                <w:left w:val="none" w:sz="0" w:space="0" w:color="auto"/>
                <w:bottom w:val="none" w:sz="0" w:space="0" w:color="auto"/>
                <w:right w:val="none" w:sz="0" w:space="0" w:color="auto"/>
              </w:divBdr>
            </w:div>
            <w:div w:id="1833521975">
              <w:marLeft w:val="0"/>
              <w:marRight w:val="0"/>
              <w:marTop w:val="0"/>
              <w:marBottom w:val="0"/>
              <w:divBdr>
                <w:top w:val="none" w:sz="0" w:space="0" w:color="auto"/>
                <w:left w:val="none" w:sz="0" w:space="0" w:color="auto"/>
                <w:bottom w:val="none" w:sz="0" w:space="0" w:color="auto"/>
                <w:right w:val="none" w:sz="0" w:space="0" w:color="auto"/>
              </w:divBdr>
            </w:div>
            <w:div w:id="83573708">
              <w:marLeft w:val="0"/>
              <w:marRight w:val="0"/>
              <w:marTop w:val="0"/>
              <w:marBottom w:val="0"/>
              <w:divBdr>
                <w:top w:val="none" w:sz="0" w:space="0" w:color="auto"/>
                <w:left w:val="none" w:sz="0" w:space="0" w:color="auto"/>
                <w:bottom w:val="none" w:sz="0" w:space="0" w:color="auto"/>
                <w:right w:val="none" w:sz="0" w:space="0" w:color="auto"/>
              </w:divBdr>
            </w:div>
            <w:div w:id="521746824">
              <w:marLeft w:val="0"/>
              <w:marRight w:val="0"/>
              <w:marTop w:val="0"/>
              <w:marBottom w:val="0"/>
              <w:divBdr>
                <w:top w:val="none" w:sz="0" w:space="0" w:color="auto"/>
                <w:left w:val="none" w:sz="0" w:space="0" w:color="auto"/>
                <w:bottom w:val="none" w:sz="0" w:space="0" w:color="auto"/>
                <w:right w:val="none" w:sz="0" w:space="0" w:color="auto"/>
              </w:divBdr>
            </w:div>
            <w:div w:id="917711223">
              <w:marLeft w:val="0"/>
              <w:marRight w:val="0"/>
              <w:marTop w:val="0"/>
              <w:marBottom w:val="0"/>
              <w:divBdr>
                <w:top w:val="none" w:sz="0" w:space="0" w:color="auto"/>
                <w:left w:val="none" w:sz="0" w:space="0" w:color="auto"/>
                <w:bottom w:val="none" w:sz="0" w:space="0" w:color="auto"/>
                <w:right w:val="none" w:sz="0" w:space="0" w:color="auto"/>
              </w:divBdr>
            </w:div>
            <w:div w:id="1112241650">
              <w:marLeft w:val="0"/>
              <w:marRight w:val="0"/>
              <w:marTop w:val="0"/>
              <w:marBottom w:val="0"/>
              <w:divBdr>
                <w:top w:val="none" w:sz="0" w:space="0" w:color="auto"/>
                <w:left w:val="none" w:sz="0" w:space="0" w:color="auto"/>
                <w:bottom w:val="none" w:sz="0" w:space="0" w:color="auto"/>
                <w:right w:val="none" w:sz="0" w:space="0" w:color="auto"/>
              </w:divBdr>
            </w:div>
            <w:div w:id="1817336403">
              <w:marLeft w:val="0"/>
              <w:marRight w:val="0"/>
              <w:marTop w:val="0"/>
              <w:marBottom w:val="0"/>
              <w:divBdr>
                <w:top w:val="none" w:sz="0" w:space="0" w:color="auto"/>
                <w:left w:val="none" w:sz="0" w:space="0" w:color="auto"/>
                <w:bottom w:val="none" w:sz="0" w:space="0" w:color="auto"/>
                <w:right w:val="none" w:sz="0" w:space="0" w:color="auto"/>
              </w:divBdr>
            </w:div>
            <w:div w:id="1479612169">
              <w:marLeft w:val="0"/>
              <w:marRight w:val="0"/>
              <w:marTop w:val="0"/>
              <w:marBottom w:val="0"/>
              <w:divBdr>
                <w:top w:val="none" w:sz="0" w:space="0" w:color="auto"/>
                <w:left w:val="none" w:sz="0" w:space="0" w:color="auto"/>
                <w:bottom w:val="none" w:sz="0" w:space="0" w:color="auto"/>
                <w:right w:val="none" w:sz="0" w:space="0" w:color="auto"/>
              </w:divBdr>
            </w:div>
            <w:div w:id="1152717949">
              <w:marLeft w:val="0"/>
              <w:marRight w:val="0"/>
              <w:marTop w:val="0"/>
              <w:marBottom w:val="0"/>
              <w:divBdr>
                <w:top w:val="none" w:sz="0" w:space="0" w:color="auto"/>
                <w:left w:val="none" w:sz="0" w:space="0" w:color="auto"/>
                <w:bottom w:val="none" w:sz="0" w:space="0" w:color="auto"/>
                <w:right w:val="none" w:sz="0" w:space="0" w:color="auto"/>
              </w:divBdr>
            </w:div>
            <w:div w:id="2074428699">
              <w:marLeft w:val="0"/>
              <w:marRight w:val="0"/>
              <w:marTop w:val="0"/>
              <w:marBottom w:val="0"/>
              <w:divBdr>
                <w:top w:val="none" w:sz="0" w:space="0" w:color="auto"/>
                <w:left w:val="none" w:sz="0" w:space="0" w:color="auto"/>
                <w:bottom w:val="none" w:sz="0" w:space="0" w:color="auto"/>
                <w:right w:val="none" w:sz="0" w:space="0" w:color="auto"/>
              </w:divBdr>
            </w:div>
            <w:div w:id="654262653">
              <w:marLeft w:val="0"/>
              <w:marRight w:val="0"/>
              <w:marTop w:val="0"/>
              <w:marBottom w:val="0"/>
              <w:divBdr>
                <w:top w:val="none" w:sz="0" w:space="0" w:color="auto"/>
                <w:left w:val="none" w:sz="0" w:space="0" w:color="auto"/>
                <w:bottom w:val="none" w:sz="0" w:space="0" w:color="auto"/>
                <w:right w:val="none" w:sz="0" w:space="0" w:color="auto"/>
              </w:divBdr>
            </w:div>
            <w:div w:id="2074698674">
              <w:marLeft w:val="0"/>
              <w:marRight w:val="0"/>
              <w:marTop w:val="0"/>
              <w:marBottom w:val="0"/>
              <w:divBdr>
                <w:top w:val="none" w:sz="0" w:space="0" w:color="auto"/>
                <w:left w:val="none" w:sz="0" w:space="0" w:color="auto"/>
                <w:bottom w:val="none" w:sz="0" w:space="0" w:color="auto"/>
                <w:right w:val="none" w:sz="0" w:space="0" w:color="auto"/>
              </w:divBdr>
            </w:div>
            <w:div w:id="1269700516">
              <w:marLeft w:val="0"/>
              <w:marRight w:val="0"/>
              <w:marTop w:val="0"/>
              <w:marBottom w:val="0"/>
              <w:divBdr>
                <w:top w:val="none" w:sz="0" w:space="0" w:color="auto"/>
                <w:left w:val="none" w:sz="0" w:space="0" w:color="auto"/>
                <w:bottom w:val="none" w:sz="0" w:space="0" w:color="auto"/>
                <w:right w:val="none" w:sz="0" w:space="0" w:color="auto"/>
              </w:divBdr>
            </w:div>
            <w:div w:id="2069448943">
              <w:marLeft w:val="0"/>
              <w:marRight w:val="0"/>
              <w:marTop w:val="0"/>
              <w:marBottom w:val="0"/>
              <w:divBdr>
                <w:top w:val="none" w:sz="0" w:space="0" w:color="auto"/>
                <w:left w:val="none" w:sz="0" w:space="0" w:color="auto"/>
                <w:bottom w:val="none" w:sz="0" w:space="0" w:color="auto"/>
                <w:right w:val="none" w:sz="0" w:space="0" w:color="auto"/>
              </w:divBdr>
            </w:div>
            <w:div w:id="511915002">
              <w:marLeft w:val="0"/>
              <w:marRight w:val="0"/>
              <w:marTop w:val="0"/>
              <w:marBottom w:val="0"/>
              <w:divBdr>
                <w:top w:val="none" w:sz="0" w:space="0" w:color="auto"/>
                <w:left w:val="none" w:sz="0" w:space="0" w:color="auto"/>
                <w:bottom w:val="none" w:sz="0" w:space="0" w:color="auto"/>
                <w:right w:val="none" w:sz="0" w:space="0" w:color="auto"/>
              </w:divBdr>
            </w:div>
            <w:div w:id="383599919">
              <w:marLeft w:val="0"/>
              <w:marRight w:val="0"/>
              <w:marTop w:val="0"/>
              <w:marBottom w:val="0"/>
              <w:divBdr>
                <w:top w:val="none" w:sz="0" w:space="0" w:color="auto"/>
                <w:left w:val="none" w:sz="0" w:space="0" w:color="auto"/>
                <w:bottom w:val="none" w:sz="0" w:space="0" w:color="auto"/>
                <w:right w:val="none" w:sz="0" w:space="0" w:color="auto"/>
              </w:divBdr>
            </w:div>
            <w:div w:id="861431136">
              <w:marLeft w:val="0"/>
              <w:marRight w:val="0"/>
              <w:marTop w:val="0"/>
              <w:marBottom w:val="0"/>
              <w:divBdr>
                <w:top w:val="none" w:sz="0" w:space="0" w:color="auto"/>
                <w:left w:val="none" w:sz="0" w:space="0" w:color="auto"/>
                <w:bottom w:val="none" w:sz="0" w:space="0" w:color="auto"/>
                <w:right w:val="none" w:sz="0" w:space="0" w:color="auto"/>
              </w:divBdr>
            </w:div>
            <w:div w:id="790854895">
              <w:marLeft w:val="0"/>
              <w:marRight w:val="0"/>
              <w:marTop w:val="0"/>
              <w:marBottom w:val="0"/>
              <w:divBdr>
                <w:top w:val="none" w:sz="0" w:space="0" w:color="auto"/>
                <w:left w:val="none" w:sz="0" w:space="0" w:color="auto"/>
                <w:bottom w:val="none" w:sz="0" w:space="0" w:color="auto"/>
                <w:right w:val="none" w:sz="0" w:space="0" w:color="auto"/>
              </w:divBdr>
            </w:div>
            <w:div w:id="463237254">
              <w:marLeft w:val="0"/>
              <w:marRight w:val="0"/>
              <w:marTop w:val="0"/>
              <w:marBottom w:val="0"/>
              <w:divBdr>
                <w:top w:val="none" w:sz="0" w:space="0" w:color="auto"/>
                <w:left w:val="none" w:sz="0" w:space="0" w:color="auto"/>
                <w:bottom w:val="none" w:sz="0" w:space="0" w:color="auto"/>
                <w:right w:val="none" w:sz="0" w:space="0" w:color="auto"/>
              </w:divBdr>
            </w:div>
            <w:div w:id="1932472688">
              <w:marLeft w:val="0"/>
              <w:marRight w:val="0"/>
              <w:marTop w:val="0"/>
              <w:marBottom w:val="0"/>
              <w:divBdr>
                <w:top w:val="none" w:sz="0" w:space="0" w:color="auto"/>
                <w:left w:val="none" w:sz="0" w:space="0" w:color="auto"/>
                <w:bottom w:val="none" w:sz="0" w:space="0" w:color="auto"/>
                <w:right w:val="none" w:sz="0" w:space="0" w:color="auto"/>
              </w:divBdr>
            </w:div>
            <w:div w:id="951745230">
              <w:marLeft w:val="0"/>
              <w:marRight w:val="0"/>
              <w:marTop w:val="0"/>
              <w:marBottom w:val="0"/>
              <w:divBdr>
                <w:top w:val="none" w:sz="0" w:space="0" w:color="auto"/>
                <w:left w:val="none" w:sz="0" w:space="0" w:color="auto"/>
                <w:bottom w:val="none" w:sz="0" w:space="0" w:color="auto"/>
                <w:right w:val="none" w:sz="0" w:space="0" w:color="auto"/>
              </w:divBdr>
            </w:div>
            <w:div w:id="1687903150">
              <w:marLeft w:val="0"/>
              <w:marRight w:val="0"/>
              <w:marTop w:val="0"/>
              <w:marBottom w:val="0"/>
              <w:divBdr>
                <w:top w:val="none" w:sz="0" w:space="0" w:color="auto"/>
                <w:left w:val="none" w:sz="0" w:space="0" w:color="auto"/>
                <w:bottom w:val="none" w:sz="0" w:space="0" w:color="auto"/>
                <w:right w:val="none" w:sz="0" w:space="0" w:color="auto"/>
              </w:divBdr>
            </w:div>
            <w:div w:id="1350063542">
              <w:marLeft w:val="0"/>
              <w:marRight w:val="0"/>
              <w:marTop w:val="0"/>
              <w:marBottom w:val="0"/>
              <w:divBdr>
                <w:top w:val="none" w:sz="0" w:space="0" w:color="auto"/>
                <w:left w:val="none" w:sz="0" w:space="0" w:color="auto"/>
                <w:bottom w:val="none" w:sz="0" w:space="0" w:color="auto"/>
                <w:right w:val="none" w:sz="0" w:space="0" w:color="auto"/>
              </w:divBdr>
            </w:div>
            <w:div w:id="1207452499">
              <w:marLeft w:val="0"/>
              <w:marRight w:val="0"/>
              <w:marTop w:val="0"/>
              <w:marBottom w:val="0"/>
              <w:divBdr>
                <w:top w:val="none" w:sz="0" w:space="0" w:color="auto"/>
                <w:left w:val="none" w:sz="0" w:space="0" w:color="auto"/>
                <w:bottom w:val="none" w:sz="0" w:space="0" w:color="auto"/>
                <w:right w:val="none" w:sz="0" w:space="0" w:color="auto"/>
              </w:divBdr>
            </w:div>
            <w:div w:id="1861312623">
              <w:marLeft w:val="0"/>
              <w:marRight w:val="0"/>
              <w:marTop w:val="0"/>
              <w:marBottom w:val="0"/>
              <w:divBdr>
                <w:top w:val="none" w:sz="0" w:space="0" w:color="auto"/>
                <w:left w:val="none" w:sz="0" w:space="0" w:color="auto"/>
                <w:bottom w:val="none" w:sz="0" w:space="0" w:color="auto"/>
                <w:right w:val="none" w:sz="0" w:space="0" w:color="auto"/>
              </w:divBdr>
            </w:div>
            <w:div w:id="348141356">
              <w:marLeft w:val="0"/>
              <w:marRight w:val="0"/>
              <w:marTop w:val="0"/>
              <w:marBottom w:val="0"/>
              <w:divBdr>
                <w:top w:val="none" w:sz="0" w:space="0" w:color="auto"/>
                <w:left w:val="none" w:sz="0" w:space="0" w:color="auto"/>
                <w:bottom w:val="none" w:sz="0" w:space="0" w:color="auto"/>
                <w:right w:val="none" w:sz="0" w:space="0" w:color="auto"/>
              </w:divBdr>
            </w:div>
            <w:div w:id="955062621">
              <w:marLeft w:val="0"/>
              <w:marRight w:val="0"/>
              <w:marTop w:val="0"/>
              <w:marBottom w:val="0"/>
              <w:divBdr>
                <w:top w:val="none" w:sz="0" w:space="0" w:color="auto"/>
                <w:left w:val="none" w:sz="0" w:space="0" w:color="auto"/>
                <w:bottom w:val="none" w:sz="0" w:space="0" w:color="auto"/>
                <w:right w:val="none" w:sz="0" w:space="0" w:color="auto"/>
              </w:divBdr>
            </w:div>
            <w:div w:id="50545538">
              <w:marLeft w:val="0"/>
              <w:marRight w:val="0"/>
              <w:marTop w:val="0"/>
              <w:marBottom w:val="0"/>
              <w:divBdr>
                <w:top w:val="none" w:sz="0" w:space="0" w:color="auto"/>
                <w:left w:val="none" w:sz="0" w:space="0" w:color="auto"/>
                <w:bottom w:val="none" w:sz="0" w:space="0" w:color="auto"/>
                <w:right w:val="none" w:sz="0" w:space="0" w:color="auto"/>
              </w:divBdr>
            </w:div>
            <w:div w:id="2068842763">
              <w:marLeft w:val="0"/>
              <w:marRight w:val="0"/>
              <w:marTop w:val="0"/>
              <w:marBottom w:val="0"/>
              <w:divBdr>
                <w:top w:val="none" w:sz="0" w:space="0" w:color="auto"/>
                <w:left w:val="none" w:sz="0" w:space="0" w:color="auto"/>
                <w:bottom w:val="none" w:sz="0" w:space="0" w:color="auto"/>
                <w:right w:val="none" w:sz="0" w:space="0" w:color="auto"/>
              </w:divBdr>
            </w:div>
            <w:div w:id="92015669">
              <w:marLeft w:val="0"/>
              <w:marRight w:val="0"/>
              <w:marTop w:val="0"/>
              <w:marBottom w:val="0"/>
              <w:divBdr>
                <w:top w:val="none" w:sz="0" w:space="0" w:color="auto"/>
                <w:left w:val="none" w:sz="0" w:space="0" w:color="auto"/>
                <w:bottom w:val="none" w:sz="0" w:space="0" w:color="auto"/>
                <w:right w:val="none" w:sz="0" w:space="0" w:color="auto"/>
              </w:divBdr>
            </w:div>
            <w:div w:id="1206991802">
              <w:marLeft w:val="0"/>
              <w:marRight w:val="0"/>
              <w:marTop w:val="0"/>
              <w:marBottom w:val="0"/>
              <w:divBdr>
                <w:top w:val="none" w:sz="0" w:space="0" w:color="auto"/>
                <w:left w:val="none" w:sz="0" w:space="0" w:color="auto"/>
                <w:bottom w:val="none" w:sz="0" w:space="0" w:color="auto"/>
                <w:right w:val="none" w:sz="0" w:space="0" w:color="auto"/>
              </w:divBdr>
            </w:div>
            <w:div w:id="1906447945">
              <w:marLeft w:val="0"/>
              <w:marRight w:val="0"/>
              <w:marTop w:val="0"/>
              <w:marBottom w:val="0"/>
              <w:divBdr>
                <w:top w:val="none" w:sz="0" w:space="0" w:color="auto"/>
                <w:left w:val="none" w:sz="0" w:space="0" w:color="auto"/>
                <w:bottom w:val="none" w:sz="0" w:space="0" w:color="auto"/>
                <w:right w:val="none" w:sz="0" w:space="0" w:color="auto"/>
              </w:divBdr>
            </w:div>
            <w:div w:id="47723950">
              <w:marLeft w:val="0"/>
              <w:marRight w:val="0"/>
              <w:marTop w:val="0"/>
              <w:marBottom w:val="0"/>
              <w:divBdr>
                <w:top w:val="none" w:sz="0" w:space="0" w:color="auto"/>
                <w:left w:val="none" w:sz="0" w:space="0" w:color="auto"/>
                <w:bottom w:val="none" w:sz="0" w:space="0" w:color="auto"/>
                <w:right w:val="none" w:sz="0" w:space="0" w:color="auto"/>
              </w:divBdr>
            </w:div>
            <w:div w:id="1982222181">
              <w:marLeft w:val="0"/>
              <w:marRight w:val="0"/>
              <w:marTop w:val="0"/>
              <w:marBottom w:val="0"/>
              <w:divBdr>
                <w:top w:val="none" w:sz="0" w:space="0" w:color="auto"/>
                <w:left w:val="none" w:sz="0" w:space="0" w:color="auto"/>
                <w:bottom w:val="none" w:sz="0" w:space="0" w:color="auto"/>
                <w:right w:val="none" w:sz="0" w:space="0" w:color="auto"/>
              </w:divBdr>
            </w:div>
            <w:div w:id="2135366488">
              <w:marLeft w:val="0"/>
              <w:marRight w:val="0"/>
              <w:marTop w:val="0"/>
              <w:marBottom w:val="0"/>
              <w:divBdr>
                <w:top w:val="none" w:sz="0" w:space="0" w:color="auto"/>
                <w:left w:val="none" w:sz="0" w:space="0" w:color="auto"/>
                <w:bottom w:val="none" w:sz="0" w:space="0" w:color="auto"/>
                <w:right w:val="none" w:sz="0" w:space="0" w:color="auto"/>
              </w:divBdr>
            </w:div>
            <w:div w:id="177426248">
              <w:marLeft w:val="0"/>
              <w:marRight w:val="0"/>
              <w:marTop w:val="0"/>
              <w:marBottom w:val="0"/>
              <w:divBdr>
                <w:top w:val="none" w:sz="0" w:space="0" w:color="auto"/>
                <w:left w:val="none" w:sz="0" w:space="0" w:color="auto"/>
                <w:bottom w:val="none" w:sz="0" w:space="0" w:color="auto"/>
                <w:right w:val="none" w:sz="0" w:space="0" w:color="auto"/>
              </w:divBdr>
            </w:div>
            <w:div w:id="541986424">
              <w:marLeft w:val="0"/>
              <w:marRight w:val="0"/>
              <w:marTop w:val="0"/>
              <w:marBottom w:val="0"/>
              <w:divBdr>
                <w:top w:val="none" w:sz="0" w:space="0" w:color="auto"/>
                <w:left w:val="none" w:sz="0" w:space="0" w:color="auto"/>
                <w:bottom w:val="none" w:sz="0" w:space="0" w:color="auto"/>
                <w:right w:val="none" w:sz="0" w:space="0" w:color="auto"/>
              </w:divBdr>
            </w:div>
            <w:div w:id="296107267">
              <w:marLeft w:val="0"/>
              <w:marRight w:val="0"/>
              <w:marTop w:val="0"/>
              <w:marBottom w:val="0"/>
              <w:divBdr>
                <w:top w:val="none" w:sz="0" w:space="0" w:color="auto"/>
                <w:left w:val="none" w:sz="0" w:space="0" w:color="auto"/>
                <w:bottom w:val="none" w:sz="0" w:space="0" w:color="auto"/>
                <w:right w:val="none" w:sz="0" w:space="0" w:color="auto"/>
              </w:divBdr>
            </w:div>
            <w:div w:id="948974071">
              <w:marLeft w:val="0"/>
              <w:marRight w:val="0"/>
              <w:marTop w:val="0"/>
              <w:marBottom w:val="0"/>
              <w:divBdr>
                <w:top w:val="none" w:sz="0" w:space="0" w:color="auto"/>
                <w:left w:val="none" w:sz="0" w:space="0" w:color="auto"/>
                <w:bottom w:val="none" w:sz="0" w:space="0" w:color="auto"/>
                <w:right w:val="none" w:sz="0" w:space="0" w:color="auto"/>
              </w:divBdr>
            </w:div>
            <w:div w:id="1926567289">
              <w:marLeft w:val="0"/>
              <w:marRight w:val="0"/>
              <w:marTop w:val="0"/>
              <w:marBottom w:val="0"/>
              <w:divBdr>
                <w:top w:val="none" w:sz="0" w:space="0" w:color="auto"/>
                <w:left w:val="none" w:sz="0" w:space="0" w:color="auto"/>
                <w:bottom w:val="none" w:sz="0" w:space="0" w:color="auto"/>
                <w:right w:val="none" w:sz="0" w:space="0" w:color="auto"/>
              </w:divBdr>
            </w:div>
            <w:div w:id="1593080629">
              <w:marLeft w:val="0"/>
              <w:marRight w:val="0"/>
              <w:marTop w:val="0"/>
              <w:marBottom w:val="0"/>
              <w:divBdr>
                <w:top w:val="none" w:sz="0" w:space="0" w:color="auto"/>
                <w:left w:val="none" w:sz="0" w:space="0" w:color="auto"/>
                <w:bottom w:val="none" w:sz="0" w:space="0" w:color="auto"/>
                <w:right w:val="none" w:sz="0" w:space="0" w:color="auto"/>
              </w:divBdr>
            </w:div>
            <w:div w:id="1029799388">
              <w:marLeft w:val="0"/>
              <w:marRight w:val="0"/>
              <w:marTop w:val="0"/>
              <w:marBottom w:val="0"/>
              <w:divBdr>
                <w:top w:val="none" w:sz="0" w:space="0" w:color="auto"/>
                <w:left w:val="none" w:sz="0" w:space="0" w:color="auto"/>
                <w:bottom w:val="none" w:sz="0" w:space="0" w:color="auto"/>
                <w:right w:val="none" w:sz="0" w:space="0" w:color="auto"/>
              </w:divBdr>
            </w:div>
            <w:div w:id="366415356">
              <w:marLeft w:val="0"/>
              <w:marRight w:val="0"/>
              <w:marTop w:val="0"/>
              <w:marBottom w:val="0"/>
              <w:divBdr>
                <w:top w:val="none" w:sz="0" w:space="0" w:color="auto"/>
                <w:left w:val="none" w:sz="0" w:space="0" w:color="auto"/>
                <w:bottom w:val="none" w:sz="0" w:space="0" w:color="auto"/>
                <w:right w:val="none" w:sz="0" w:space="0" w:color="auto"/>
              </w:divBdr>
            </w:div>
            <w:div w:id="257448190">
              <w:marLeft w:val="0"/>
              <w:marRight w:val="0"/>
              <w:marTop w:val="0"/>
              <w:marBottom w:val="0"/>
              <w:divBdr>
                <w:top w:val="none" w:sz="0" w:space="0" w:color="auto"/>
                <w:left w:val="none" w:sz="0" w:space="0" w:color="auto"/>
                <w:bottom w:val="none" w:sz="0" w:space="0" w:color="auto"/>
                <w:right w:val="none" w:sz="0" w:space="0" w:color="auto"/>
              </w:divBdr>
            </w:div>
            <w:div w:id="626358740">
              <w:marLeft w:val="0"/>
              <w:marRight w:val="0"/>
              <w:marTop w:val="0"/>
              <w:marBottom w:val="0"/>
              <w:divBdr>
                <w:top w:val="none" w:sz="0" w:space="0" w:color="auto"/>
                <w:left w:val="none" w:sz="0" w:space="0" w:color="auto"/>
                <w:bottom w:val="none" w:sz="0" w:space="0" w:color="auto"/>
                <w:right w:val="none" w:sz="0" w:space="0" w:color="auto"/>
              </w:divBdr>
            </w:div>
            <w:div w:id="1830168391">
              <w:marLeft w:val="0"/>
              <w:marRight w:val="0"/>
              <w:marTop w:val="0"/>
              <w:marBottom w:val="0"/>
              <w:divBdr>
                <w:top w:val="none" w:sz="0" w:space="0" w:color="auto"/>
                <w:left w:val="none" w:sz="0" w:space="0" w:color="auto"/>
                <w:bottom w:val="none" w:sz="0" w:space="0" w:color="auto"/>
                <w:right w:val="none" w:sz="0" w:space="0" w:color="auto"/>
              </w:divBdr>
            </w:div>
            <w:div w:id="1665083852">
              <w:marLeft w:val="0"/>
              <w:marRight w:val="0"/>
              <w:marTop w:val="0"/>
              <w:marBottom w:val="0"/>
              <w:divBdr>
                <w:top w:val="none" w:sz="0" w:space="0" w:color="auto"/>
                <w:left w:val="none" w:sz="0" w:space="0" w:color="auto"/>
                <w:bottom w:val="none" w:sz="0" w:space="0" w:color="auto"/>
                <w:right w:val="none" w:sz="0" w:space="0" w:color="auto"/>
              </w:divBdr>
            </w:div>
            <w:div w:id="28379391">
              <w:marLeft w:val="0"/>
              <w:marRight w:val="0"/>
              <w:marTop w:val="0"/>
              <w:marBottom w:val="0"/>
              <w:divBdr>
                <w:top w:val="none" w:sz="0" w:space="0" w:color="auto"/>
                <w:left w:val="none" w:sz="0" w:space="0" w:color="auto"/>
                <w:bottom w:val="none" w:sz="0" w:space="0" w:color="auto"/>
                <w:right w:val="none" w:sz="0" w:space="0" w:color="auto"/>
              </w:divBdr>
            </w:div>
            <w:div w:id="440298819">
              <w:marLeft w:val="0"/>
              <w:marRight w:val="0"/>
              <w:marTop w:val="0"/>
              <w:marBottom w:val="0"/>
              <w:divBdr>
                <w:top w:val="none" w:sz="0" w:space="0" w:color="auto"/>
                <w:left w:val="none" w:sz="0" w:space="0" w:color="auto"/>
                <w:bottom w:val="none" w:sz="0" w:space="0" w:color="auto"/>
                <w:right w:val="none" w:sz="0" w:space="0" w:color="auto"/>
              </w:divBdr>
            </w:div>
            <w:div w:id="1039817065">
              <w:marLeft w:val="0"/>
              <w:marRight w:val="0"/>
              <w:marTop w:val="0"/>
              <w:marBottom w:val="0"/>
              <w:divBdr>
                <w:top w:val="none" w:sz="0" w:space="0" w:color="auto"/>
                <w:left w:val="none" w:sz="0" w:space="0" w:color="auto"/>
                <w:bottom w:val="none" w:sz="0" w:space="0" w:color="auto"/>
                <w:right w:val="none" w:sz="0" w:space="0" w:color="auto"/>
              </w:divBdr>
            </w:div>
            <w:div w:id="746154415">
              <w:marLeft w:val="0"/>
              <w:marRight w:val="0"/>
              <w:marTop w:val="0"/>
              <w:marBottom w:val="0"/>
              <w:divBdr>
                <w:top w:val="none" w:sz="0" w:space="0" w:color="auto"/>
                <w:left w:val="none" w:sz="0" w:space="0" w:color="auto"/>
                <w:bottom w:val="none" w:sz="0" w:space="0" w:color="auto"/>
                <w:right w:val="none" w:sz="0" w:space="0" w:color="auto"/>
              </w:divBdr>
            </w:div>
            <w:div w:id="2041929483">
              <w:marLeft w:val="0"/>
              <w:marRight w:val="0"/>
              <w:marTop w:val="0"/>
              <w:marBottom w:val="0"/>
              <w:divBdr>
                <w:top w:val="none" w:sz="0" w:space="0" w:color="auto"/>
                <w:left w:val="none" w:sz="0" w:space="0" w:color="auto"/>
                <w:bottom w:val="none" w:sz="0" w:space="0" w:color="auto"/>
                <w:right w:val="none" w:sz="0" w:space="0" w:color="auto"/>
              </w:divBdr>
            </w:div>
            <w:div w:id="1216697812">
              <w:marLeft w:val="0"/>
              <w:marRight w:val="0"/>
              <w:marTop w:val="0"/>
              <w:marBottom w:val="0"/>
              <w:divBdr>
                <w:top w:val="none" w:sz="0" w:space="0" w:color="auto"/>
                <w:left w:val="none" w:sz="0" w:space="0" w:color="auto"/>
                <w:bottom w:val="none" w:sz="0" w:space="0" w:color="auto"/>
                <w:right w:val="none" w:sz="0" w:space="0" w:color="auto"/>
              </w:divBdr>
            </w:div>
            <w:div w:id="1225334103">
              <w:marLeft w:val="0"/>
              <w:marRight w:val="0"/>
              <w:marTop w:val="0"/>
              <w:marBottom w:val="0"/>
              <w:divBdr>
                <w:top w:val="none" w:sz="0" w:space="0" w:color="auto"/>
                <w:left w:val="none" w:sz="0" w:space="0" w:color="auto"/>
                <w:bottom w:val="none" w:sz="0" w:space="0" w:color="auto"/>
                <w:right w:val="none" w:sz="0" w:space="0" w:color="auto"/>
              </w:divBdr>
            </w:div>
            <w:div w:id="902328398">
              <w:marLeft w:val="0"/>
              <w:marRight w:val="0"/>
              <w:marTop w:val="0"/>
              <w:marBottom w:val="0"/>
              <w:divBdr>
                <w:top w:val="none" w:sz="0" w:space="0" w:color="auto"/>
                <w:left w:val="none" w:sz="0" w:space="0" w:color="auto"/>
                <w:bottom w:val="none" w:sz="0" w:space="0" w:color="auto"/>
                <w:right w:val="none" w:sz="0" w:space="0" w:color="auto"/>
              </w:divBdr>
            </w:div>
            <w:div w:id="116263183">
              <w:marLeft w:val="0"/>
              <w:marRight w:val="0"/>
              <w:marTop w:val="0"/>
              <w:marBottom w:val="0"/>
              <w:divBdr>
                <w:top w:val="none" w:sz="0" w:space="0" w:color="auto"/>
                <w:left w:val="none" w:sz="0" w:space="0" w:color="auto"/>
                <w:bottom w:val="none" w:sz="0" w:space="0" w:color="auto"/>
                <w:right w:val="none" w:sz="0" w:space="0" w:color="auto"/>
              </w:divBdr>
            </w:div>
            <w:div w:id="2082293533">
              <w:marLeft w:val="0"/>
              <w:marRight w:val="0"/>
              <w:marTop w:val="0"/>
              <w:marBottom w:val="0"/>
              <w:divBdr>
                <w:top w:val="none" w:sz="0" w:space="0" w:color="auto"/>
                <w:left w:val="none" w:sz="0" w:space="0" w:color="auto"/>
                <w:bottom w:val="none" w:sz="0" w:space="0" w:color="auto"/>
                <w:right w:val="none" w:sz="0" w:space="0" w:color="auto"/>
              </w:divBdr>
            </w:div>
            <w:div w:id="1089499442">
              <w:marLeft w:val="0"/>
              <w:marRight w:val="0"/>
              <w:marTop w:val="0"/>
              <w:marBottom w:val="0"/>
              <w:divBdr>
                <w:top w:val="none" w:sz="0" w:space="0" w:color="auto"/>
                <w:left w:val="none" w:sz="0" w:space="0" w:color="auto"/>
                <w:bottom w:val="none" w:sz="0" w:space="0" w:color="auto"/>
                <w:right w:val="none" w:sz="0" w:space="0" w:color="auto"/>
              </w:divBdr>
            </w:div>
            <w:div w:id="1072851688">
              <w:marLeft w:val="0"/>
              <w:marRight w:val="0"/>
              <w:marTop w:val="0"/>
              <w:marBottom w:val="0"/>
              <w:divBdr>
                <w:top w:val="none" w:sz="0" w:space="0" w:color="auto"/>
                <w:left w:val="none" w:sz="0" w:space="0" w:color="auto"/>
                <w:bottom w:val="none" w:sz="0" w:space="0" w:color="auto"/>
                <w:right w:val="none" w:sz="0" w:space="0" w:color="auto"/>
              </w:divBdr>
            </w:div>
            <w:div w:id="1562135492">
              <w:marLeft w:val="0"/>
              <w:marRight w:val="0"/>
              <w:marTop w:val="0"/>
              <w:marBottom w:val="0"/>
              <w:divBdr>
                <w:top w:val="none" w:sz="0" w:space="0" w:color="auto"/>
                <w:left w:val="none" w:sz="0" w:space="0" w:color="auto"/>
                <w:bottom w:val="none" w:sz="0" w:space="0" w:color="auto"/>
                <w:right w:val="none" w:sz="0" w:space="0" w:color="auto"/>
              </w:divBdr>
            </w:div>
            <w:div w:id="1204948453">
              <w:marLeft w:val="0"/>
              <w:marRight w:val="0"/>
              <w:marTop w:val="0"/>
              <w:marBottom w:val="0"/>
              <w:divBdr>
                <w:top w:val="none" w:sz="0" w:space="0" w:color="auto"/>
                <w:left w:val="none" w:sz="0" w:space="0" w:color="auto"/>
                <w:bottom w:val="none" w:sz="0" w:space="0" w:color="auto"/>
                <w:right w:val="none" w:sz="0" w:space="0" w:color="auto"/>
              </w:divBdr>
            </w:div>
            <w:div w:id="214125219">
              <w:marLeft w:val="0"/>
              <w:marRight w:val="0"/>
              <w:marTop w:val="0"/>
              <w:marBottom w:val="0"/>
              <w:divBdr>
                <w:top w:val="none" w:sz="0" w:space="0" w:color="auto"/>
                <w:left w:val="none" w:sz="0" w:space="0" w:color="auto"/>
                <w:bottom w:val="none" w:sz="0" w:space="0" w:color="auto"/>
                <w:right w:val="none" w:sz="0" w:space="0" w:color="auto"/>
              </w:divBdr>
            </w:div>
            <w:div w:id="1845320095">
              <w:marLeft w:val="0"/>
              <w:marRight w:val="0"/>
              <w:marTop w:val="0"/>
              <w:marBottom w:val="0"/>
              <w:divBdr>
                <w:top w:val="none" w:sz="0" w:space="0" w:color="auto"/>
                <w:left w:val="none" w:sz="0" w:space="0" w:color="auto"/>
                <w:bottom w:val="none" w:sz="0" w:space="0" w:color="auto"/>
                <w:right w:val="none" w:sz="0" w:space="0" w:color="auto"/>
              </w:divBdr>
            </w:div>
            <w:div w:id="1575355490">
              <w:marLeft w:val="0"/>
              <w:marRight w:val="0"/>
              <w:marTop w:val="0"/>
              <w:marBottom w:val="0"/>
              <w:divBdr>
                <w:top w:val="none" w:sz="0" w:space="0" w:color="auto"/>
                <w:left w:val="none" w:sz="0" w:space="0" w:color="auto"/>
                <w:bottom w:val="none" w:sz="0" w:space="0" w:color="auto"/>
                <w:right w:val="none" w:sz="0" w:space="0" w:color="auto"/>
              </w:divBdr>
            </w:div>
            <w:div w:id="942690100">
              <w:marLeft w:val="0"/>
              <w:marRight w:val="0"/>
              <w:marTop w:val="0"/>
              <w:marBottom w:val="0"/>
              <w:divBdr>
                <w:top w:val="none" w:sz="0" w:space="0" w:color="auto"/>
                <w:left w:val="none" w:sz="0" w:space="0" w:color="auto"/>
                <w:bottom w:val="none" w:sz="0" w:space="0" w:color="auto"/>
                <w:right w:val="none" w:sz="0" w:space="0" w:color="auto"/>
              </w:divBdr>
            </w:div>
            <w:div w:id="555706350">
              <w:marLeft w:val="0"/>
              <w:marRight w:val="0"/>
              <w:marTop w:val="0"/>
              <w:marBottom w:val="0"/>
              <w:divBdr>
                <w:top w:val="none" w:sz="0" w:space="0" w:color="auto"/>
                <w:left w:val="none" w:sz="0" w:space="0" w:color="auto"/>
                <w:bottom w:val="none" w:sz="0" w:space="0" w:color="auto"/>
                <w:right w:val="none" w:sz="0" w:space="0" w:color="auto"/>
              </w:divBdr>
            </w:div>
            <w:div w:id="949821696">
              <w:marLeft w:val="0"/>
              <w:marRight w:val="0"/>
              <w:marTop w:val="0"/>
              <w:marBottom w:val="0"/>
              <w:divBdr>
                <w:top w:val="none" w:sz="0" w:space="0" w:color="auto"/>
                <w:left w:val="none" w:sz="0" w:space="0" w:color="auto"/>
                <w:bottom w:val="none" w:sz="0" w:space="0" w:color="auto"/>
                <w:right w:val="none" w:sz="0" w:space="0" w:color="auto"/>
              </w:divBdr>
            </w:div>
            <w:div w:id="176820427">
              <w:marLeft w:val="0"/>
              <w:marRight w:val="0"/>
              <w:marTop w:val="0"/>
              <w:marBottom w:val="0"/>
              <w:divBdr>
                <w:top w:val="none" w:sz="0" w:space="0" w:color="auto"/>
                <w:left w:val="none" w:sz="0" w:space="0" w:color="auto"/>
                <w:bottom w:val="none" w:sz="0" w:space="0" w:color="auto"/>
                <w:right w:val="none" w:sz="0" w:space="0" w:color="auto"/>
              </w:divBdr>
            </w:div>
            <w:div w:id="1062750039">
              <w:marLeft w:val="0"/>
              <w:marRight w:val="0"/>
              <w:marTop w:val="0"/>
              <w:marBottom w:val="0"/>
              <w:divBdr>
                <w:top w:val="none" w:sz="0" w:space="0" w:color="auto"/>
                <w:left w:val="none" w:sz="0" w:space="0" w:color="auto"/>
                <w:bottom w:val="none" w:sz="0" w:space="0" w:color="auto"/>
                <w:right w:val="none" w:sz="0" w:space="0" w:color="auto"/>
              </w:divBdr>
            </w:div>
            <w:div w:id="2098136572">
              <w:marLeft w:val="0"/>
              <w:marRight w:val="0"/>
              <w:marTop w:val="0"/>
              <w:marBottom w:val="0"/>
              <w:divBdr>
                <w:top w:val="none" w:sz="0" w:space="0" w:color="auto"/>
                <w:left w:val="none" w:sz="0" w:space="0" w:color="auto"/>
                <w:bottom w:val="none" w:sz="0" w:space="0" w:color="auto"/>
                <w:right w:val="none" w:sz="0" w:space="0" w:color="auto"/>
              </w:divBdr>
            </w:div>
            <w:div w:id="465047001">
              <w:marLeft w:val="0"/>
              <w:marRight w:val="0"/>
              <w:marTop w:val="0"/>
              <w:marBottom w:val="0"/>
              <w:divBdr>
                <w:top w:val="none" w:sz="0" w:space="0" w:color="auto"/>
                <w:left w:val="none" w:sz="0" w:space="0" w:color="auto"/>
                <w:bottom w:val="none" w:sz="0" w:space="0" w:color="auto"/>
                <w:right w:val="none" w:sz="0" w:space="0" w:color="auto"/>
              </w:divBdr>
            </w:div>
            <w:div w:id="1452744982">
              <w:marLeft w:val="0"/>
              <w:marRight w:val="0"/>
              <w:marTop w:val="0"/>
              <w:marBottom w:val="0"/>
              <w:divBdr>
                <w:top w:val="none" w:sz="0" w:space="0" w:color="auto"/>
                <w:left w:val="none" w:sz="0" w:space="0" w:color="auto"/>
                <w:bottom w:val="none" w:sz="0" w:space="0" w:color="auto"/>
                <w:right w:val="none" w:sz="0" w:space="0" w:color="auto"/>
              </w:divBdr>
            </w:div>
            <w:div w:id="1201820807">
              <w:marLeft w:val="0"/>
              <w:marRight w:val="0"/>
              <w:marTop w:val="0"/>
              <w:marBottom w:val="0"/>
              <w:divBdr>
                <w:top w:val="none" w:sz="0" w:space="0" w:color="auto"/>
                <w:left w:val="none" w:sz="0" w:space="0" w:color="auto"/>
                <w:bottom w:val="none" w:sz="0" w:space="0" w:color="auto"/>
                <w:right w:val="none" w:sz="0" w:space="0" w:color="auto"/>
              </w:divBdr>
            </w:div>
            <w:div w:id="1507666732">
              <w:marLeft w:val="0"/>
              <w:marRight w:val="0"/>
              <w:marTop w:val="0"/>
              <w:marBottom w:val="0"/>
              <w:divBdr>
                <w:top w:val="none" w:sz="0" w:space="0" w:color="auto"/>
                <w:left w:val="none" w:sz="0" w:space="0" w:color="auto"/>
                <w:bottom w:val="none" w:sz="0" w:space="0" w:color="auto"/>
                <w:right w:val="none" w:sz="0" w:space="0" w:color="auto"/>
              </w:divBdr>
            </w:div>
            <w:div w:id="1311441877">
              <w:marLeft w:val="0"/>
              <w:marRight w:val="0"/>
              <w:marTop w:val="0"/>
              <w:marBottom w:val="0"/>
              <w:divBdr>
                <w:top w:val="none" w:sz="0" w:space="0" w:color="auto"/>
                <w:left w:val="none" w:sz="0" w:space="0" w:color="auto"/>
                <w:bottom w:val="none" w:sz="0" w:space="0" w:color="auto"/>
                <w:right w:val="none" w:sz="0" w:space="0" w:color="auto"/>
              </w:divBdr>
            </w:div>
            <w:div w:id="79496002">
              <w:marLeft w:val="0"/>
              <w:marRight w:val="0"/>
              <w:marTop w:val="0"/>
              <w:marBottom w:val="0"/>
              <w:divBdr>
                <w:top w:val="none" w:sz="0" w:space="0" w:color="auto"/>
                <w:left w:val="none" w:sz="0" w:space="0" w:color="auto"/>
                <w:bottom w:val="none" w:sz="0" w:space="0" w:color="auto"/>
                <w:right w:val="none" w:sz="0" w:space="0" w:color="auto"/>
              </w:divBdr>
            </w:div>
            <w:div w:id="2111510496">
              <w:marLeft w:val="0"/>
              <w:marRight w:val="0"/>
              <w:marTop w:val="0"/>
              <w:marBottom w:val="0"/>
              <w:divBdr>
                <w:top w:val="none" w:sz="0" w:space="0" w:color="auto"/>
                <w:left w:val="none" w:sz="0" w:space="0" w:color="auto"/>
                <w:bottom w:val="none" w:sz="0" w:space="0" w:color="auto"/>
                <w:right w:val="none" w:sz="0" w:space="0" w:color="auto"/>
              </w:divBdr>
            </w:div>
            <w:div w:id="182862710">
              <w:marLeft w:val="0"/>
              <w:marRight w:val="0"/>
              <w:marTop w:val="0"/>
              <w:marBottom w:val="0"/>
              <w:divBdr>
                <w:top w:val="none" w:sz="0" w:space="0" w:color="auto"/>
                <w:left w:val="none" w:sz="0" w:space="0" w:color="auto"/>
                <w:bottom w:val="none" w:sz="0" w:space="0" w:color="auto"/>
                <w:right w:val="none" w:sz="0" w:space="0" w:color="auto"/>
              </w:divBdr>
            </w:div>
            <w:div w:id="413672085">
              <w:marLeft w:val="0"/>
              <w:marRight w:val="0"/>
              <w:marTop w:val="0"/>
              <w:marBottom w:val="0"/>
              <w:divBdr>
                <w:top w:val="none" w:sz="0" w:space="0" w:color="auto"/>
                <w:left w:val="none" w:sz="0" w:space="0" w:color="auto"/>
                <w:bottom w:val="none" w:sz="0" w:space="0" w:color="auto"/>
                <w:right w:val="none" w:sz="0" w:space="0" w:color="auto"/>
              </w:divBdr>
            </w:div>
            <w:div w:id="932205120">
              <w:marLeft w:val="0"/>
              <w:marRight w:val="0"/>
              <w:marTop w:val="0"/>
              <w:marBottom w:val="0"/>
              <w:divBdr>
                <w:top w:val="none" w:sz="0" w:space="0" w:color="auto"/>
                <w:left w:val="none" w:sz="0" w:space="0" w:color="auto"/>
                <w:bottom w:val="none" w:sz="0" w:space="0" w:color="auto"/>
                <w:right w:val="none" w:sz="0" w:space="0" w:color="auto"/>
              </w:divBdr>
            </w:div>
            <w:div w:id="1961298517">
              <w:marLeft w:val="0"/>
              <w:marRight w:val="0"/>
              <w:marTop w:val="0"/>
              <w:marBottom w:val="0"/>
              <w:divBdr>
                <w:top w:val="none" w:sz="0" w:space="0" w:color="auto"/>
                <w:left w:val="none" w:sz="0" w:space="0" w:color="auto"/>
                <w:bottom w:val="none" w:sz="0" w:space="0" w:color="auto"/>
                <w:right w:val="none" w:sz="0" w:space="0" w:color="auto"/>
              </w:divBdr>
            </w:div>
            <w:div w:id="1470977179">
              <w:marLeft w:val="0"/>
              <w:marRight w:val="0"/>
              <w:marTop w:val="0"/>
              <w:marBottom w:val="0"/>
              <w:divBdr>
                <w:top w:val="none" w:sz="0" w:space="0" w:color="auto"/>
                <w:left w:val="none" w:sz="0" w:space="0" w:color="auto"/>
                <w:bottom w:val="none" w:sz="0" w:space="0" w:color="auto"/>
                <w:right w:val="none" w:sz="0" w:space="0" w:color="auto"/>
              </w:divBdr>
            </w:div>
            <w:div w:id="1904179095">
              <w:marLeft w:val="0"/>
              <w:marRight w:val="0"/>
              <w:marTop w:val="0"/>
              <w:marBottom w:val="0"/>
              <w:divBdr>
                <w:top w:val="none" w:sz="0" w:space="0" w:color="auto"/>
                <w:left w:val="none" w:sz="0" w:space="0" w:color="auto"/>
                <w:bottom w:val="none" w:sz="0" w:space="0" w:color="auto"/>
                <w:right w:val="none" w:sz="0" w:space="0" w:color="auto"/>
              </w:divBdr>
            </w:div>
            <w:div w:id="2139907144">
              <w:marLeft w:val="0"/>
              <w:marRight w:val="0"/>
              <w:marTop w:val="0"/>
              <w:marBottom w:val="0"/>
              <w:divBdr>
                <w:top w:val="none" w:sz="0" w:space="0" w:color="auto"/>
                <w:left w:val="none" w:sz="0" w:space="0" w:color="auto"/>
                <w:bottom w:val="none" w:sz="0" w:space="0" w:color="auto"/>
                <w:right w:val="none" w:sz="0" w:space="0" w:color="auto"/>
              </w:divBdr>
            </w:div>
            <w:div w:id="1127167052">
              <w:marLeft w:val="0"/>
              <w:marRight w:val="0"/>
              <w:marTop w:val="0"/>
              <w:marBottom w:val="0"/>
              <w:divBdr>
                <w:top w:val="none" w:sz="0" w:space="0" w:color="auto"/>
                <w:left w:val="none" w:sz="0" w:space="0" w:color="auto"/>
                <w:bottom w:val="none" w:sz="0" w:space="0" w:color="auto"/>
                <w:right w:val="none" w:sz="0" w:space="0" w:color="auto"/>
              </w:divBdr>
            </w:div>
            <w:div w:id="1293974631">
              <w:marLeft w:val="0"/>
              <w:marRight w:val="0"/>
              <w:marTop w:val="0"/>
              <w:marBottom w:val="0"/>
              <w:divBdr>
                <w:top w:val="none" w:sz="0" w:space="0" w:color="auto"/>
                <w:left w:val="none" w:sz="0" w:space="0" w:color="auto"/>
                <w:bottom w:val="none" w:sz="0" w:space="0" w:color="auto"/>
                <w:right w:val="none" w:sz="0" w:space="0" w:color="auto"/>
              </w:divBdr>
            </w:div>
            <w:div w:id="365758863">
              <w:marLeft w:val="0"/>
              <w:marRight w:val="0"/>
              <w:marTop w:val="0"/>
              <w:marBottom w:val="0"/>
              <w:divBdr>
                <w:top w:val="none" w:sz="0" w:space="0" w:color="auto"/>
                <w:left w:val="none" w:sz="0" w:space="0" w:color="auto"/>
                <w:bottom w:val="none" w:sz="0" w:space="0" w:color="auto"/>
                <w:right w:val="none" w:sz="0" w:space="0" w:color="auto"/>
              </w:divBdr>
            </w:div>
            <w:div w:id="1187597469">
              <w:marLeft w:val="0"/>
              <w:marRight w:val="0"/>
              <w:marTop w:val="0"/>
              <w:marBottom w:val="0"/>
              <w:divBdr>
                <w:top w:val="none" w:sz="0" w:space="0" w:color="auto"/>
                <w:left w:val="none" w:sz="0" w:space="0" w:color="auto"/>
                <w:bottom w:val="none" w:sz="0" w:space="0" w:color="auto"/>
                <w:right w:val="none" w:sz="0" w:space="0" w:color="auto"/>
              </w:divBdr>
            </w:div>
            <w:div w:id="1046180039">
              <w:marLeft w:val="0"/>
              <w:marRight w:val="0"/>
              <w:marTop w:val="0"/>
              <w:marBottom w:val="0"/>
              <w:divBdr>
                <w:top w:val="none" w:sz="0" w:space="0" w:color="auto"/>
                <w:left w:val="none" w:sz="0" w:space="0" w:color="auto"/>
                <w:bottom w:val="none" w:sz="0" w:space="0" w:color="auto"/>
                <w:right w:val="none" w:sz="0" w:space="0" w:color="auto"/>
              </w:divBdr>
            </w:div>
            <w:div w:id="739718955">
              <w:marLeft w:val="0"/>
              <w:marRight w:val="0"/>
              <w:marTop w:val="0"/>
              <w:marBottom w:val="0"/>
              <w:divBdr>
                <w:top w:val="none" w:sz="0" w:space="0" w:color="auto"/>
                <w:left w:val="none" w:sz="0" w:space="0" w:color="auto"/>
                <w:bottom w:val="none" w:sz="0" w:space="0" w:color="auto"/>
                <w:right w:val="none" w:sz="0" w:space="0" w:color="auto"/>
              </w:divBdr>
            </w:div>
            <w:div w:id="1984776791">
              <w:marLeft w:val="0"/>
              <w:marRight w:val="0"/>
              <w:marTop w:val="0"/>
              <w:marBottom w:val="0"/>
              <w:divBdr>
                <w:top w:val="none" w:sz="0" w:space="0" w:color="auto"/>
                <w:left w:val="none" w:sz="0" w:space="0" w:color="auto"/>
                <w:bottom w:val="none" w:sz="0" w:space="0" w:color="auto"/>
                <w:right w:val="none" w:sz="0" w:space="0" w:color="auto"/>
              </w:divBdr>
            </w:div>
            <w:div w:id="131289281">
              <w:marLeft w:val="0"/>
              <w:marRight w:val="0"/>
              <w:marTop w:val="0"/>
              <w:marBottom w:val="0"/>
              <w:divBdr>
                <w:top w:val="none" w:sz="0" w:space="0" w:color="auto"/>
                <w:left w:val="none" w:sz="0" w:space="0" w:color="auto"/>
                <w:bottom w:val="none" w:sz="0" w:space="0" w:color="auto"/>
                <w:right w:val="none" w:sz="0" w:space="0" w:color="auto"/>
              </w:divBdr>
            </w:div>
            <w:div w:id="226500209">
              <w:marLeft w:val="0"/>
              <w:marRight w:val="0"/>
              <w:marTop w:val="0"/>
              <w:marBottom w:val="0"/>
              <w:divBdr>
                <w:top w:val="none" w:sz="0" w:space="0" w:color="auto"/>
                <w:left w:val="none" w:sz="0" w:space="0" w:color="auto"/>
                <w:bottom w:val="none" w:sz="0" w:space="0" w:color="auto"/>
                <w:right w:val="none" w:sz="0" w:space="0" w:color="auto"/>
              </w:divBdr>
            </w:div>
            <w:div w:id="1861698083">
              <w:marLeft w:val="0"/>
              <w:marRight w:val="0"/>
              <w:marTop w:val="0"/>
              <w:marBottom w:val="0"/>
              <w:divBdr>
                <w:top w:val="none" w:sz="0" w:space="0" w:color="auto"/>
                <w:left w:val="none" w:sz="0" w:space="0" w:color="auto"/>
                <w:bottom w:val="none" w:sz="0" w:space="0" w:color="auto"/>
                <w:right w:val="none" w:sz="0" w:space="0" w:color="auto"/>
              </w:divBdr>
            </w:div>
            <w:div w:id="1461261328">
              <w:marLeft w:val="0"/>
              <w:marRight w:val="0"/>
              <w:marTop w:val="0"/>
              <w:marBottom w:val="0"/>
              <w:divBdr>
                <w:top w:val="none" w:sz="0" w:space="0" w:color="auto"/>
                <w:left w:val="none" w:sz="0" w:space="0" w:color="auto"/>
                <w:bottom w:val="none" w:sz="0" w:space="0" w:color="auto"/>
                <w:right w:val="none" w:sz="0" w:space="0" w:color="auto"/>
              </w:divBdr>
            </w:div>
            <w:div w:id="1121415066">
              <w:marLeft w:val="0"/>
              <w:marRight w:val="0"/>
              <w:marTop w:val="0"/>
              <w:marBottom w:val="0"/>
              <w:divBdr>
                <w:top w:val="none" w:sz="0" w:space="0" w:color="auto"/>
                <w:left w:val="none" w:sz="0" w:space="0" w:color="auto"/>
                <w:bottom w:val="none" w:sz="0" w:space="0" w:color="auto"/>
                <w:right w:val="none" w:sz="0" w:space="0" w:color="auto"/>
              </w:divBdr>
            </w:div>
            <w:div w:id="2102870587">
              <w:marLeft w:val="0"/>
              <w:marRight w:val="0"/>
              <w:marTop w:val="0"/>
              <w:marBottom w:val="0"/>
              <w:divBdr>
                <w:top w:val="none" w:sz="0" w:space="0" w:color="auto"/>
                <w:left w:val="none" w:sz="0" w:space="0" w:color="auto"/>
                <w:bottom w:val="none" w:sz="0" w:space="0" w:color="auto"/>
                <w:right w:val="none" w:sz="0" w:space="0" w:color="auto"/>
              </w:divBdr>
            </w:div>
            <w:div w:id="1906407162">
              <w:marLeft w:val="0"/>
              <w:marRight w:val="0"/>
              <w:marTop w:val="0"/>
              <w:marBottom w:val="0"/>
              <w:divBdr>
                <w:top w:val="none" w:sz="0" w:space="0" w:color="auto"/>
                <w:left w:val="none" w:sz="0" w:space="0" w:color="auto"/>
                <w:bottom w:val="none" w:sz="0" w:space="0" w:color="auto"/>
                <w:right w:val="none" w:sz="0" w:space="0" w:color="auto"/>
              </w:divBdr>
            </w:div>
            <w:div w:id="300694479">
              <w:marLeft w:val="0"/>
              <w:marRight w:val="0"/>
              <w:marTop w:val="0"/>
              <w:marBottom w:val="0"/>
              <w:divBdr>
                <w:top w:val="none" w:sz="0" w:space="0" w:color="auto"/>
                <w:left w:val="none" w:sz="0" w:space="0" w:color="auto"/>
                <w:bottom w:val="none" w:sz="0" w:space="0" w:color="auto"/>
                <w:right w:val="none" w:sz="0" w:space="0" w:color="auto"/>
              </w:divBdr>
            </w:div>
            <w:div w:id="333803447">
              <w:marLeft w:val="0"/>
              <w:marRight w:val="0"/>
              <w:marTop w:val="0"/>
              <w:marBottom w:val="0"/>
              <w:divBdr>
                <w:top w:val="none" w:sz="0" w:space="0" w:color="auto"/>
                <w:left w:val="none" w:sz="0" w:space="0" w:color="auto"/>
                <w:bottom w:val="none" w:sz="0" w:space="0" w:color="auto"/>
                <w:right w:val="none" w:sz="0" w:space="0" w:color="auto"/>
              </w:divBdr>
            </w:div>
            <w:div w:id="1678657434">
              <w:marLeft w:val="0"/>
              <w:marRight w:val="0"/>
              <w:marTop w:val="0"/>
              <w:marBottom w:val="0"/>
              <w:divBdr>
                <w:top w:val="none" w:sz="0" w:space="0" w:color="auto"/>
                <w:left w:val="none" w:sz="0" w:space="0" w:color="auto"/>
                <w:bottom w:val="none" w:sz="0" w:space="0" w:color="auto"/>
                <w:right w:val="none" w:sz="0" w:space="0" w:color="auto"/>
              </w:divBdr>
            </w:div>
            <w:div w:id="1825312260">
              <w:marLeft w:val="0"/>
              <w:marRight w:val="0"/>
              <w:marTop w:val="0"/>
              <w:marBottom w:val="0"/>
              <w:divBdr>
                <w:top w:val="none" w:sz="0" w:space="0" w:color="auto"/>
                <w:left w:val="none" w:sz="0" w:space="0" w:color="auto"/>
                <w:bottom w:val="none" w:sz="0" w:space="0" w:color="auto"/>
                <w:right w:val="none" w:sz="0" w:space="0" w:color="auto"/>
              </w:divBdr>
            </w:div>
            <w:div w:id="1068382939">
              <w:marLeft w:val="0"/>
              <w:marRight w:val="0"/>
              <w:marTop w:val="0"/>
              <w:marBottom w:val="0"/>
              <w:divBdr>
                <w:top w:val="none" w:sz="0" w:space="0" w:color="auto"/>
                <w:left w:val="none" w:sz="0" w:space="0" w:color="auto"/>
                <w:bottom w:val="none" w:sz="0" w:space="0" w:color="auto"/>
                <w:right w:val="none" w:sz="0" w:space="0" w:color="auto"/>
              </w:divBdr>
            </w:div>
            <w:div w:id="1946843833">
              <w:marLeft w:val="0"/>
              <w:marRight w:val="0"/>
              <w:marTop w:val="0"/>
              <w:marBottom w:val="0"/>
              <w:divBdr>
                <w:top w:val="none" w:sz="0" w:space="0" w:color="auto"/>
                <w:left w:val="none" w:sz="0" w:space="0" w:color="auto"/>
                <w:bottom w:val="none" w:sz="0" w:space="0" w:color="auto"/>
                <w:right w:val="none" w:sz="0" w:space="0" w:color="auto"/>
              </w:divBdr>
            </w:div>
            <w:div w:id="934631560">
              <w:marLeft w:val="0"/>
              <w:marRight w:val="0"/>
              <w:marTop w:val="0"/>
              <w:marBottom w:val="0"/>
              <w:divBdr>
                <w:top w:val="none" w:sz="0" w:space="0" w:color="auto"/>
                <w:left w:val="none" w:sz="0" w:space="0" w:color="auto"/>
                <w:bottom w:val="none" w:sz="0" w:space="0" w:color="auto"/>
                <w:right w:val="none" w:sz="0" w:space="0" w:color="auto"/>
              </w:divBdr>
            </w:div>
            <w:div w:id="147211779">
              <w:marLeft w:val="0"/>
              <w:marRight w:val="0"/>
              <w:marTop w:val="0"/>
              <w:marBottom w:val="0"/>
              <w:divBdr>
                <w:top w:val="none" w:sz="0" w:space="0" w:color="auto"/>
                <w:left w:val="none" w:sz="0" w:space="0" w:color="auto"/>
                <w:bottom w:val="none" w:sz="0" w:space="0" w:color="auto"/>
                <w:right w:val="none" w:sz="0" w:space="0" w:color="auto"/>
              </w:divBdr>
            </w:div>
            <w:div w:id="128324815">
              <w:marLeft w:val="0"/>
              <w:marRight w:val="0"/>
              <w:marTop w:val="0"/>
              <w:marBottom w:val="0"/>
              <w:divBdr>
                <w:top w:val="none" w:sz="0" w:space="0" w:color="auto"/>
                <w:left w:val="none" w:sz="0" w:space="0" w:color="auto"/>
                <w:bottom w:val="none" w:sz="0" w:space="0" w:color="auto"/>
                <w:right w:val="none" w:sz="0" w:space="0" w:color="auto"/>
              </w:divBdr>
            </w:div>
            <w:div w:id="1395809016">
              <w:marLeft w:val="0"/>
              <w:marRight w:val="0"/>
              <w:marTop w:val="0"/>
              <w:marBottom w:val="0"/>
              <w:divBdr>
                <w:top w:val="none" w:sz="0" w:space="0" w:color="auto"/>
                <w:left w:val="none" w:sz="0" w:space="0" w:color="auto"/>
                <w:bottom w:val="none" w:sz="0" w:space="0" w:color="auto"/>
                <w:right w:val="none" w:sz="0" w:space="0" w:color="auto"/>
              </w:divBdr>
            </w:div>
            <w:div w:id="2146728404">
              <w:marLeft w:val="0"/>
              <w:marRight w:val="0"/>
              <w:marTop w:val="0"/>
              <w:marBottom w:val="0"/>
              <w:divBdr>
                <w:top w:val="none" w:sz="0" w:space="0" w:color="auto"/>
                <w:left w:val="none" w:sz="0" w:space="0" w:color="auto"/>
                <w:bottom w:val="none" w:sz="0" w:space="0" w:color="auto"/>
                <w:right w:val="none" w:sz="0" w:space="0" w:color="auto"/>
              </w:divBdr>
            </w:div>
            <w:div w:id="1702322902">
              <w:marLeft w:val="0"/>
              <w:marRight w:val="0"/>
              <w:marTop w:val="0"/>
              <w:marBottom w:val="0"/>
              <w:divBdr>
                <w:top w:val="none" w:sz="0" w:space="0" w:color="auto"/>
                <w:left w:val="none" w:sz="0" w:space="0" w:color="auto"/>
                <w:bottom w:val="none" w:sz="0" w:space="0" w:color="auto"/>
                <w:right w:val="none" w:sz="0" w:space="0" w:color="auto"/>
              </w:divBdr>
            </w:div>
            <w:div w:id="1467893290">
              <w:marLeft w:val="0"/>
              <w:marRight w:val="0"/>
              <w:marTop w:val="0"/>
              <w:marBottom w:val="0"/>
              <w:divBdr>
                <w:top w:val="none" w:sz="0" w:space="0" w:color="auto"/>
                <w:left w:val="none" w:sz="0" w:space="0" w:color="auto"/>
                <w:bottom w:val="none" w:sz="0" w:space="0" w:color="auto"/>
                <w:right w:val="none" w:sz="0" w:space="0" w:color="auto"/>
              </w:divBdr>
            </w:div>
            <w:div w:id="1750998711">
              <w:marLeft w:val="0"/>
              <w:marRight w:val="0"/>
              <w:marTop w:val="0"/>
              <w:marBottom w:val="0"/>
              <w:divBdr>
                <w:top w:val="none" w:sz="0" w:space="0" w:color="auto"/>
                <w:left w:val="none" w:sz="0" w:space="0" w:color="auto"/>
                <w:bottom w:val="none" w:sz="0" w:space="0" w:color="auto"/>
                <w:right w:val="none" w:sz="0" w:space="0" w:color="auto"/>
              </w:divBdr>
            </w:div>
            <w:div w:id="1396196999">
              <w:marLeft w:val="0"/>
              <w:marRight w:val="0"/>
              <w:marTop w:val="0"/>
              <w:marBottom w:val="0"/>
              <w:divBdr>
                <w:top w:val="none" w:sz="0" w:space="0" w:color="auto"/>
                <w:left w:val="none" w:sz="0" w:space="0" w:color="auto"/>
                <w:bottom w:val="none" w:sz="0" w:space="0" w:color="auto"/>
                <w:right w:val="none" w:sz="0" w:space="0" w:color="auto"/>
              </w:divBdr>
            </w:div>
            <w:div w:id="882861777">
              <w:marLeft w:val="0"/>
              <w:marRight w:val="0"/>
              <w:marTop w:val="0"/>
              <w:marBottom w:val="0"/>
              <w:divBdr>
                <w:top w:val="none" w:sz="0" w:space="0" w:color="auto"/>
                <w:left w:val="none" w:sz="0" w:space="0" w:color="auto"/>
                <w:bottom w:val="none" w:sz="0" w:space="0" w:color="auto"/>
                <w:right w:val="none" w:sz="0" w:space="0" w:color="auto"/>
              </w:divBdr>
            </w:div>
            <w:div w:id="80028174">
              <w:marLeft w:val="0"/>
              <w:marRight w:val="0"/>
              <w:marTop w:val="0"/>
              <w:marBottom w:val="0"/>
              <w:divBdr>
                <w:top w:val="none" w:sz="0" w:space="0" w:color="auto"/>
                <w:left w:val="none" w:sz="0" w:space="0" w:color="auto"/>
                <w:bottom w:val="none" w:sz="0" w:space="0" w:color="auto"/>
                <w:right w:val="none" w:sz="0" w:space="0" w:color="auto"/>
              </w:divBdr>
            </w:div>
            <w:div w:id="2103378308">
              <w:marLeft w:val="0"/>
              <w:marRight w:val="0"/>
              <w:marTop w:val="0"/>
              <w:marBottom w:val="0"/>
              <w:divBdr>
                <w:top w:val="none" w:sz="0" w:space="0" w:color="auto"/>
                <w:left w:val="none" w:sz="0" w:space="0" w:color="auto"/>
                <w:bottom w:val="none" w:sz="0" w:space="0" w:color="auto"/>
                <w:right w:val="none" w:sz="0" w:space="0" w:color="auto"/>
              </w:divBdr>
            </w:div>
            <w:div w:id="454374177">
              <w:marLeft w:val="0"/>
              <w:marRight w:val="0"/>
              <w:marTop w:val="0"/>
              <w:marBottom w:val="0"/>
              <w:divBdr>
                <w:top w:val="none" w:sz="0" w:space="0" w:color="auto"/>
                <w:left w:val="none" w:sz="0" w:space="0" w:color="auto"/>
                <w:bottom w:val="none" w:sz="0" w:space="0" w:color="auto"/>
                <w:right w:val="none" w:sz="0" w:space="0" w:color="auto"/>
              </w:divBdr>
            </w:div>
            <w:div w:id="417096762">
              <w:marLeft w:val="0"/>
              <w:marRight w:val="0"/>
              <w:marTop w:val="0"/>
              <w:marBottom w:val="0"/>
              <w:divBdr>
                <w:top w:val="none" w:sz="0" w:space="0" w:color="auto"/>
                <w:left w:val="none" w:sz="0" w:space="0" w:color="auto"/>
                <w:bottom w:val="none" w:sz="0" w:space="0" w:color="auto"/>
                <w:right w:val="none" w:sz="0" w:space="0" w:color="auto"/>
              </w:divBdr>
            </w:div>
            <w:div w:id="964198255">
              <w:marLeft w:val="0"/>
              <w:marRight w:val="0"/>
              <w:marTop w:val="0"/>
              <w:marBottom w:val="0"/>
              <w:divBdr>
                <w:top w:val="none" w:sz="0" w:space="0" w:color="auto"/>
                <w:left w:val="none" w:sz="0" w:space="0" w:color="auto"/>
                <w:bottom w:val="none" w:sz="0" w:space="0" w:color="auto"/>
                <w:right w:val="none" w:sz="0" w:space="0" w:color="auto"/>
              </w:divBdr>
            </w:div>
            <w:div w:id="2010596671">
              <w:marLeft w:val="0"/>
              <w:marRight w:val="0"/>
              <w:marTop w:val="0"/>
              <w:marBottom w:val="0"/>
              <w:divBdr>
                <w:top w:val="none" w:sz="0" w:space="0" w:color="auto"/>
                <w:left w:val="none" w:sz="0" w:space="0" w:color="auto"/>
                <w:bottom w:val="none" w:sz="0" w:space="0" w:color="auto"/>
                <w:right w:val="none" w:sz="0" w:space="0" w:color="auto"/>
              </w:divBdr>
            </w:div>
            <w:div w:id="698318146">
              <w:marLeft w:val="0"/>
              <w:marRight w:val="0"/>
              <w:marTop w:val="0"/>
              <w:marBottom w:val="0"/>
              <w:divBdr>
                <w:top w:val="none" w:sz="0" w:space="0" w:color="auto"/>
                <w:left w:val="none" w:sz="0" w:space="0" w:color="auto"/>
                <w:bottom w:val="none" w:sz="0" w:space="0" w:color="auto"/>
                <w:right w:val="none" w:sz="0" w:space="0" w:color="auto"/>
              </w:divBdr>
            </w:div>
            <w:div w:id="42754686">
              <w:marLeft w:val="0"/>
              <w:marRight w:val="0"/>
              <w:marTop w:val="0"/>
              <w:marBottom w:val="0"/>
              <w:divBdr>
                <w:top w:val="none" w:sz="0" w:space="0" w:color="auto"/>
                <w:left w:val="none" w:sz="0" w:space="0" w:color="auto"/>
                <w:bottom w:val="none" w:sz="0" w:space="0" w:color="auto"/>
                <w:right w:val="none" w:sz="0" w:space="0" w:color="auto"/>
              </w:divBdr>
            </w:div>
            <w:div w:id="379670296">
              <w:marLeft w:val="0"/>
              <w:marRight w:val="0"/>
              <w:marTop w:val="0"/>
              <w:marBottom w:val="0"/>
              <w:divBdr>
                <w:top w:val="none" w:sz="0" w:space="0" w:color="auto"/>
                <w:left w:val="none" w:sz="0" w:space="0" w:color="auto"/>
                <w:bottom w:val="none" w:sz="0" w:space="0" w:color="auto"/>
                <w:right w:val="none" w:sz="0" w:space="0" w:color="auto"/>
              </w:divBdr>
            </w:div>
            <w:div w:id="1825658367">
              <w:marLeft w:val="0"/>
              <w:marRight w:val="0"/>
              <w:marTop w:val="0"/>
              <w:marBottom w:val="0"/>
              <w:divBdr>
                <w:top w:val="none" w:sz="0" w:space="0" w:color="auto"/>
                <w:left w:val="none" w:sz="0" w:space="0" w:color="auto"/>
                <w:bottom w:val="none" w:sz="0" w:space="0" w:color="auto"/>
                <w:right w:val="none" w:sz="0" w:space="0" w:color="auto"/>
              </w:divBdr>
            </w:div>
            <w:div w:id="687367009">
              <w:marLeft w:val="0"/>
              <w:marRight w:val="0"/>
              <w:marTop w:val="0"/>
              <w:marBottom w:val="0"/>
              <w:divBdr>
                <w:top w:val="none" w:sz="0" w:space="0" w:color="auto"/>
                <w:left w:val="none" w:sz="0" w:space="0" w:color="auto"/>
                <w:bottom w:val="none" w:sz="0" w:space="0" w:color="auto"/>
                <w:right w:val="none" w:sz="0" w:space="0" w:color="auto"/>
              </w:divBdr>
            </w:div>
            <w:div w:id="708068058">
              <w:marLeft w:val="0"/>
              <w:marRight w:val="0"/>
              <w:marTop w:val="0"/>
              <w:marBottom w:val="0"/>
              <w:divBdr>
                <w:top w:val="none" w:sz="0" w:space="0" w:color="auto"/>
                <w:left w:val="none" w:sz="0" w:space="0" w:color="auto"/>
                <w:bottom w:val="none" w:sz="0" w:space="0" w:color="auto"/>
                <w:right w:val="none" w:sz="0" w:space="0" w:color="auto"/>
              </w:divBdr>
            </w:div>
            <w:div w:id="950471398">
              <w:marLeft w:val="0"/>
              <w:marRight w:val="0"/>
              <w:marTop w:val="0"/>
              <w:marBottom w:val="0"/>
              <w:divBdr>
                <w:top w:val="none" w:sz="0" w:space="0" w:color="auto"/>
                <w:left w:val="none" w:sz="0" w:space="0" w:color="auto"/>
                <w:bottom w:val="none" w:sz="0" w:space="0" w:color="auto"/>
                <w:right w:val="none" w:sz="0" w:space="0" w:color="auto"/>
              </w:divBdr>
            </w:div>
            <w:div w:id="351538142">
              <w:marLeft w:val="0"/>
              <w:marRight w:val="0"/>
              <w:marTop w:val="0"/>
              <w:marBottom w:val="0"/>
              <w:divBdr>
                <w:top w:val="none" w:sz="0" w:space="0" w:color="auto"/>
                <w:left w:val="none" w:sz="0" w:space="0" w:color="auto"/>
                <w:bottom w:val="none" w:sz="0" w:space="0" w:color="auto"/>
                <w:right w:val="none" w:sz="0" w:space="0" w:color="auto"/>
              </w:divBdr>
            </w:div>
            <w:div w:id="1482700266">
              <w:marLeft w:val="0"/>
              <w:marRight w:val="0"/>
              <w:marTop w:val="0"/>
              <w:marBottom w:val="0"/>
              <w:divBdr>
                <w:top w:val="none" w:sz="0" w:space="0" w:color="auto"/>
                <w:left w:val="none" w:sz="0" w:space="0" w:color="auto"/>
                <w:bottom w:val="none" w:sz="0" w:space="0" w:color="auto"/>
                <w:right w:val="none" w:sz="0" w:space="0" w:color="auto"/>
              </w:divBdr>
            </w:div>
            <w:div w:id="1585408594">
              <w:marLeft w:val="0"/>
              <w:marRight w:val="0"/>
              <w:marTop w:val="0"/>
              <w:marBottom w:val="0"/>
              <w:divBdr>
                <w:top w:val="none" w:sz="0" w:space="0" w:color="auto"/>
                <w:left w:val="none" w:sz="0" w:space="0" w:color="auto"/>
                <w:bottom w:val="none" w:sz="0" w:space="0" w:color="auto"/>
                <w:right w:val="none" w:sz="0" w:space="0" w:color="auto"/>
              </w:divBdr>
            </w:div>
            <w:div w:id="1649892676">
              <w:marLeft w:val="0"/>
              <w:marRight w:val="0"/>
              <w:marTop w:val="0"/>
              <w:marBottom w:val="0"/>
              <w:divBdr>
                <w:top w:val="none" w:sz="0" w:space="0" w:color="auto"/>
                <w:left w:val="none" w:sz="0" w:space="0" w:color="auto"/>
                <w:bottom w:val="none" w:sz="0" w:space="0" w:color="auto"/>
                <w:right w:val="none" w:sz="0" w:space="0" w:color="auto"/>
              </w:divBdr>
            </w:div>
            <w:div w:id="722876725">
              <w:marLeft w:val="0"/>
              <w:marRight w:val="0"/>
              <w:marTop w:val="0"/>
              <w:marBottom w:val="0"/>
              <w:divBdr>
                <w:top w:val="none" w:sz="0" w:space="0" w:color="auto"/>
                <w:left w:val="none" w:sz="0" w:space="0" w:color="auto"/>
                <w:bottom w:val="none" w:sz="0" w:space="0" w:color="auto"/>
                <w:right w:val="none" w:sz="0" w:space="0" w:color="auto"/>
              </w:divBdr>
            </w:div>
            <w:div w:id="803274771">
              <w:marLeft w:val="0"/>
              <w:marRight w:val="0"/>
              <w:marTop w:val="0"/>
              <w:marBottom w:val="0"/>
              <w:divBdr>
                <w:top w:val="none" w:sz="0" w:space="0" w:color="auto"/>
                <w:left w:val="none" w:sz="0" w:space="0" w:color="auto"/>
                <w:bottom w:val="none" w:sz="0" w:space="0" w:color="auto"/>
                <w:right w:val="none" w:sz="0" w:space="0" w:color="auto"/>
              </w:divBdr>
            </w:div>
            <w:div w:id="1684937106">
              <w:marLeft w:val="0"/>
              <w:marRight w:val="0"/>
              <w:marTop w:val="0"/>
              <w:marBottom w:val="0"/>
              <w:divBdr>
                <w:top w:val="none" w:sz="0" w:space="0" w:color="auto"/>
                <w:left w:val="none" w:sz="0" w:space="0" w:color="auto"/>
                <w:bottom w:val="none" w:sz="0" w:space="0" w:color="auto"/>
                <w:right w:val="none" w:sz="0" w:space="0" w:color="auto"/>
              </w:divBdr>
            </w:div>
            <w:div w:id="205337355">
              <w:marLeft w:val="0"/>
              <w:marRight w:val="0"/>
              <w:marTop w:val="0"/>
              <w:marBottom w:val="0"/>
              <w:divBdr>
                <w:top w:val="none" w:sz="0" w:space="0" w:color="auto"/>
                <w:left w:val="none" w:sz="0" w:space="0" w:color="auto"/>
                <w:bottom w:val="none" w:sz="0" w:space="0" w:color="auto"/>
                <w:right w:val="none" w:sz="0" w:space="0" w:color="auto"/>
              </w:divBdr>
            </w:div>
            <w:div w:id="872039120">
              <w:marLeft w:val="0"/>
              <w:marRight w:val="0"/>
              <w:marTop w:val="0"/>
              <w:marBottom w:val="0"/>
              <w:divBdr>
                <w:top w:val="none" w:sz="0" w:space="0" w:color="auto"/>
                <w:left w:val="none" w:sz="0" w:space="0" w:color="auto"/>
                <w:bottom w:val="none" w:sz="0" w:space="0" w:color="auto"/>
                <w:right w:val="none" w:sz="0" w:space="0" w:color="auto"/>
              </w:divBdr>
            </w:div>
            <w:div w:id="1013075196">
              <w:marLeft w:val="0"/>
              <w:marRight w:val="0"/>
              <w:marTop w:val="0"/>
              <w:marBottom w:val="0"/>
              <w:divBdr>
                <w:top w:val="none" w:sz="0" w:space="0" w:color="auto"/>
                <w:left w:val="none" w:sz="0" w:space="0" w:color="auto"/>
                <w:bottom w:val="none" w:sz="0" w:space="0" w:color="auto"/>
                <w:right w:val="none" w:sz="0" w:space="0" w:color="auto"/>
              </w:divBdr>
            </w:div>
            <w:div w:id="19597634">
              <w:marLeft w:val="0"/>
              <w:marRight w:val="0"/>
              <w:marTop w:val="0"/>
              <w:marBottom w:val="0"/>
              <w:divBdr>
                <w:top w:val="none" w:sz="0" w:space="0" w:color="auto"/>
                <w:left w:val="none" w:sz="0" w:space="0" w:color="auto"/>
                <w:bottom w:val="none" w:sz="0" w:space="0" w:color="auto"/>
                <w:right w:val="none" w:sz="0" w:space="0" w:color="auto"/>
              </w:divBdr>
            </w:div>
            <w:div w:id="863058626">
              <w:marLeft w:val="0"/>
              <w:marRight w:val="0"/>
              <w:marTop w:val="0"/>
              <w:marBottom w:val="0"/>
              <w:divBdr>
                <w:top w:val="none" w:sz="0" w:space="0" w:color="auto"/>
                <w:left w:val="none" w:sz="0" w:space="0" w:color="auto"/>
                <w:bottom w:val="none" w:sz="0" w:space="0" w:color="auto"/>
                <w:right w:val="none" w:sz="0" w:space="0" w:color="auto"/>
              </w:divBdr>
            </w:div>
            <w:div w:id="814680739">
              <w:marLeft w:val="0"/>
              <w:marRight w:val="0"/>
              <w:marTop w:val="0"/>
              <w:marBottom w:val="0"/>
              <w:divBdr>
                <w:top w:val="none" w:sz="0" w:space="0" w:color="auto"/>
                <w:left w:val="none" w:sz="0" w:space="0" w:color="auto"/>
                <w:bottom w:val="none" w:sz="0" w:space="0" w:color="auto"/>
                <w:right w:val="none" w:sz="0" w:space="0" w:color="auto"/>
              </w:divBdr>
            </w:div>
            <w:div w:id="642198393">
              <w:marLeft w:val="0"/>
              <w:marRight w:val="0"/>
              <w:marTop w:val="0"/>
              <w:marBottom w:val="0"/>
              <w:divBdr>
                <w:top w:val="none" w:sz="0" w:space="0" w:color="auto"/>
                <w:left w:val="none" w:sz="0" w:space="0" w:color="auto"/>
                <w:bottom w:val="none" w:sz="0" w:space="0" w:color="auto"/>
                <w:right w:val="none" w:sz="0" w:space="0" w:color="auto"/>
              </w:divBdr>
            </w:div>
            <w:div w:id="1206478899">
              <w:marLeft w:val="0"/>
              <w:marRight w:val="0"/>
              <w:marTop w:val="0"/>
              <w:marBottom w:val="0"/>
              <w:divBdr>
                <w:top w:val="none" w:sz="0" w:space="0" w:color="auto"/>
                <w:left w:val="none" w:sz="0" w:space="0" w:color="auto"/>
                <w:bottom w:val="none" w:sz="0" w:space="0" w:color="auto"/>
                <w:right w:val="none" w:sz="0" w:space="0" w:color="auto"/>
              </w:divBdr>
            </w:div>
            <w:div w:id="481893371">
              <w:marLeft w:val="0"/>
              <w:marRight w:val="0"/>
              <w:marTop w:val="0"/>
              <w:marBottom w:val="0"/>
              <w:divBdr>
                <w:top w:val="none" w:sz="0" w:space="0" w:color="auto"/>
                <w:left w:val="none" w:sz="0" w:space="0" w:color="auto"/>
                <w:bottom w:val="none" w:sz="0" w:space="0" w:color="auto"/>
                <w:right w:val="none" w:sz="0" w:space="0" w:color="auto"/>
              </w:divBdr>
            </w:div>
            <w:div w:id="155458212">
              <w:marLeft w:val="0"/>
              <w:marRight w:val="0"/>
              <w:marTop w:val="0"/>
              <w:marBottom w:val="0"/>
              <w:divBdr>
                <w:top w:val="none" w:sz="0" w:space="0" w:color="auto"/>
                <w:left w:val="none" w:sz="0" w:space="0" w:color="auto"/>
                <w:bottom w:val="none" w:sz="0" w:space="0" w:color="auto"/>
                <w:right w:val="none" w:sz="0" w:space="0" w:color="auto"/>
              </w:divBdr>
            </w:div>
            <w:div w:id="483358965">
              <w:marLeft w:val="0"/>
              <w:marRight w:val="0"/>
              <w:marTop w:val="0"/>
              <w:marBottom w:val="0"/>
              <w:divBdr>
                <w:top w:val="none" w:sz="0" w:space="0" w:color="auto"/>
                <w:left w:val="none" w:sz="0" w:space="0" w:color="auto"/>
                <w:bottom w:val="none" w:sz="0" w:space="0" w:color="auto"/>
                <w:right w:val="none" w:sz="0" w:space="0" w:color="auto"/>
              </w:divBdr>
            </w:div>
            <w:div w:id="33964216">
              <w:marLeft w:val="0"/>
              <w:marRight w:val="0"/>
              <w:marTop w:val="0"/>
              <w:marBottom w:val="0"/>
              <w:divBdr>
                <w:top w:val="none" w:sz="0" w:space="0" w:color="auto"/>
                <w:left w:val="none" w:sz="0" w:space="0" w:color="auto"/>
                <w:bottom w:val="none" w:sz="0" w:space="0" w:color="auto"/>
                <w:right w:val="none" w:sz="0" w:space="0" w:color="auto"/>
              </w:divBdr>
            </w:div>
            <w:div w:id="2106875215">
              <w:marLeft w:val="0"/>
              <w:marRight w:val="0"/>
              <w:marTop w:val="0"/>
              <w:marBottom w:val="0"/>
              <w:divBdr>
                <w:top w:val="none" w:sz="0" w:space="0" w:color="auto"/>
                <w:left w:val="none" w:sz="0" w:space="0" w:color="auto"/>
                <w:bottom w:val="none" w:sz="0" w:space="0" w:color="auto"/>
                <w:right w:val="none" w:sz="0" w:space="0" w:color="auto"/>
              </w:divBdr>
            </w:div>
            <w:div w:id="824660233">
              <w:marLeft w:val="0"/>
              <w:marRight w:val="0"/>
              <w:marTop w:val="0"/>
              <w:marBottom w:val="0"/>
              <w:divBdr>
                <w:top w:val="none" w:sz="0" w:space="0" w:color="auto"/>
                <w:left w:val="none" w:sz="0" w:space="0" w:color="auto"/>
                <w:bottom w:val="none" w:sz="0" w:space="0" w:color="auto"/>
                <w:right w:val="none" w:sz="0" w:space="0" w:color="auto"/>
              </w:divBdr>
            </w:div>
            <w:div w:id="1714305105">
              <w:marLeft w:val="0"/>
              <w:marRight w:val="0"/>
              <w:marTop w:val="0"/>
              <w:marBottom w:val="0"/>
              <w:divBdr>
                <w:top w:val="none" w:sz="0" w:space="0" w:color="auto"/>
                <w:left w:val="none" w:sz="0" w:space="0" w:color="auto"/>
                <w:bottom w:val="none" w:sz="0" w:space="0" w:color="auto"/>
                <w:right w:val="none" w:sz="0" w:space="0" w:color="auto"/>
              </w:divBdr>
            </w:div>
            <w:div w:id="254870889">
              <w:marLeft w:val="0"/>
              <w:marRight w:val="0"/>
              <w:marTop w:val="0"/>
              <w:marBottom w:val="0"/>
              <w:divBdr>
                <w:top w:val="none" w:sz="0" w:space="0" w:color="auto"/>
                <w:left w:val="none" w:sz="0" w:space="0" w:color="auto"/>
                <w:bottom w:val="none" w:sz="0" w:space="0" w:color="auto"/>
                <w:right w:val="none" w:sz="0" w:space="0" w:color="auto"/>
              </w:divBdr>
            </w:div>
            <w:div w:id="143009031">
              <w:marLeft w:val="0"/>
              <w:marRight w:val="0"/>
              <w:marTop w:val="0"/>
              <w:marBottom w:val="0"/>
              <w:divBdr>
                <w:top w:val="none" w:sz="0" w:space="0" w:color="auto"/>
                <w:left w:val="none" w:sz="0" w:space="0" w:color="auto"/>
                <w:bottom w:val="none" w:sz="0" w:space="0" w:color="auto"/>
                <w:right w:val="none" w:sz="0" w:space="0" w:color="auto"/>
              </w:divBdr>
            </w:div>
            <w:div w:id="499271797">
              <w:marLeft w:val="0"/>
              <w:marRight w:val="0"/>
              <w:marTop w:val="0"/>
              <w:marBottom w:val="0"/>
              <w:divBdr>
                <w:top w:val="none" w:sz="0" w:space="0" w:color="auto"/>
                <w:left w:val="none" w:sz="0" w:space="0" w:color="auto"/>
                <w:bottom w:val="none" w:sz="0" w:space="0" w:color="auto"/>
                <w:right w:val="none" w:sz="0" w:space="0" w:color="auto"/>
              </w:divBdr>
            </w:div>
            <w:div w:id="1615288290">
              <w:marLeft w:val="0"/>
              <w:marRight w:val="0"/>
              <w:marTop w:val="0"/>
              <w:marBottom w:val="0"/>
              <w:divBdr>
                <w:top w:val="none" w:sz="0" w:space="0" w:color="auto"/>
                <w:left w:val="none" w:sz="0" w:space="0" w:color="auto"/>
                <w:bottom w:val="none" w:sz="0" w:space="0" w:color="auto"/>
                <w:right w:val="none" w:sz="0" w:space="0" w:color="auto"/>
              </w:divBdr>
            </w:div>
            <w:div w:id="268243582">
              <w:marLeft w:val="0"/>
              <w:marRight w:val="0"/>
              <w:marTop w:val="0"/>
              <w:marBottom w:val="0"/>
              <w:divBdr>
                <w:top w:val="none" w:sz="0" w:space="0" w:color="auto"/>
                <w:left w:val="none" w:sz="0" w:space="0" w:color="auto"/>
                <w:bottom w:val="none" w:sz="0" w:space="0" w:color="auto"/>
                <w:right w:val="none" w:sz="0" w:space="0" w:color="auto"/>
              </w:divBdr>
            </w:div>
            <w:div w:id="1830903048">
              <w:marLeft w:val="0"/>
              <w:marRight w:val="0"/>
              <w:marTop w:val="0"/>
              <w:marBottom w:val="0"/>
              <w:divBdr>
                <w:top w:val="none" w:sz="0" w:space="0" w:color="auto"/>
                <w:left w:val="none" w:sz="0" w:space="0" w:color="auto"/>
                <w:bottom w:val="none" w:sz="0" w:space="0" w:color="auto"/>
                <w:right w:val="none" w:sz="0" w:space="0" w:color="auto"/>
              </w:divBdr>
            </w:div>
            <w:div w:id="697851340">
              <w:marLeft w:val="0"/>
              <w:marRight w:val="0"/>
              <w:marTop w:val="0"/>
              <w:marBottom w:val="0"/>
              <w:divBdr>
                <w:top w:val="none" w:sz="0" w:space="0" w:color="auto"/>
                <w:left w:val="none" w:sz="0" w:space="0" w:color="auto"/>
                <w:bottom w:val="none" w:sz="0" w:space="0" w:color="auto"/>
                <w:right w:val="none" w:sz="0" w:space="0" w:color="auto"/>
              </w:divBdr>
            </w:div>
            <w:div w:id="76708511">
              <w:marLeft w:val="0"/>
              <w:marRight w:val="0"/>
              <w:marTop w:val="0"/>
              <w:marBottom w:val="0"/>
              <w:divBdr>
                <w:top w:val="none" w:sz="0" w:space="0" w:color="auto"/>
                <w:left w:val="none" w:sz="0" w:space="0" w:color="auto"/>
                <w:bottom w:val="none" w:sz="0" w:space="0" w:color="auto"/>
                <w:right w:val="none" w:sz="0" w:space="0" w:color="auto"/>
              </w:divBdr>
            </w:div>
            <w:div w:id="1211110903">
              <w:marLeft w:val="0"/>
              <w:marRight w:val="0"/>
              <w:marTop w:val="0"/>
              <w:marBottom w:val="0"/>
              <w:divBdr>
                <w:top w:val="none" w:sz="0" w:space="0" w:color="auto"/>
                <w:left w:val="none" w:sz="0" w:space="0" w:color="auto"/>
                <w:bottom w:val="none" w:sz="0" w:space="0" w:color="auto"/>
                <w:right w:val="none" w:sz="0" w:space="0" w:color="auto"/>
              </w:divBdr>
            </w:div>
            <w:div w:id="701832725">
              <w:marLeft w:val="0"/>
              <w:marRight w:val="0"/>
              <w:marTop w:val="0"/>
              <w:marBottom w:val="0"/>
              <w:divBdr>
                <w:top w:val="none" w:sz="0" w:space="0" w:color="auto"/>
                <w:left w:val="none" w:sz="0" w:space="0" w:color="auto"/>
                <w:bottom w:val="none" w:sz="0" w:space="0" w:color="auto"/>
                <w:right w:val="none" w:sz="0" w:space="0" w:color="auto"/>
              </w:divBdr>
            </w:div>
            <w:div w:id="537359587">
              <w:marLeft w:val="0"/>
              <w:marRight w:val="0"/>
              <w:marTop w:val="0"/>
              <w:marBottom w:val="0"/>
              <w:divBdr>
                <w:top w:val="none" w:sz="0" w:space="0" w:color="auto"/>
                <w:left w:val="none" w:sz="0" w:space="0" w:color="auto"/>
                <w:bottom w:val="none" w:sz="0" w:space="0" w:color="auto"/>
                <w:right w:val="none" w:sz="0" w:space="0" w:color="auto"/>
              </w:divBdr>
            </w:div>
            <w:div w:id="1660424275">
              <w:marLeft w:val="0"/>
              <w:marRight w:val="0"/>
              <w:marTop w:val="0"/>
              <w:marBottom w:val="0"/>
              <w:divBdr>
                <w:top w:val="none" w:sz="0" w:space="0" w:color="auto"/>
                <w:left w:val="none" w:sz="0" w:space="0" w:color="auto"/>
                <w:bottom w:val="none" w:sz="0" w:space="0" w:color="auto"/>
                <w:right w:val="none" w:sz="0" w:space="0" w:color="auto"/>
              </w:divBdr>
            </w:div>
            <w:div w:id="1087073772">
              <w:marLeft w:val="0"/>
              <w:marRight w:val="0"/>
              <w:marTop w:val="0"/>
              <w:marBottom w:val="0"/>
              <w:divBdr>
                <w:top w:val="none" w:sz="0" w:space="0" w:color="auto"/>
                <w:left w:val="none" w:sz="0" w:space="0" w:color="auto"/>
                <w:bottom w:val="none" w:sz="0" w:space="0" w:color="auto"/>
                <w:right w:val="none" w:sz="0" w:space="0" w:color="auto"/>
              </w:divBdr>
            </w:div>
            <w:div w:id="576325321">
              <w:marLeft w:val="0"/>
              <w:marRight w:val="0"/>
              <w:marTop w:val="0"/>
              <w:marBottom w:val="0"/>
              <w:divBdr>
                <w:top w:val="none" w:sz="0" w:space="0" w:color="auto"/>
                <w:left w:val="none" w:sz="0" w:space="0" w:color="auto"/>
                <w:bottom w:val="none" w:sz="0" w:space="0" w:color="auto"/>
                <w:right w:val="none" w:sz="0" w:space="0" w:color="auto"/>
              </w:divBdr>
            </w:div>
            <w:div w:id="1485466473">
              <w:marLeft w:val="0"/>
              <w:marRight w:val="0"/>
              <w:marTop w:val="0"/>
              <w:marBottom w:val="0"/>
              <w:divBdr>
                <w:top w:val="none" w:sz="0" w:space="0" w:color="auto"/>
                <w:left w:val="none" w:sz="0" w:space="0" w:color="auto"/>
                <w:bottom w:val="none" w:sz="0" w:space="0" w:color="auto"/>
                <w:right w:val="none" w:sz="0" w:space="0" w:color="auto"/>
              </w:divBdr>
            </w:div>
            <w:div w:id="841966747">
              <w:marLeft w:val="0"/>
              <w:marRight w:val="0"/>
              <w:marTop w:val="0"/>
              <w:marBottom w:val="0"/>
              <w:divBdr>
                <w:top w:val="none" w:sz="0" w:space="0" w:color="auto"/>
                <w:left w:val="none" w:sz="0" w:space="0" w:color="auto"/>
                <w:bottom w:val="none" w:sz="0" w:space="0" w:color="auto"/>
                <w:right w:val="none" w:sz="0" w:space="0" w:color="auto"/>
              </w:divBdr>
            </w:div>
            <w:div w:id="1120949924">
              <w:marLeft w:val="0"/>
              <w:marRight w:val="0"/>
              <w:marTop w:val="0"/>
              <w:marBottom w:val="0"/>
              <w:divBdr>
                <w:top w:val="none" w:sz="0" w:space="0" w:color="auto"/>
                <w:left w:val="none" w:sz="0" w:space="0" w:color="auto"/>
                <w:bottom w:val="none" w:sz="0" w:space="0" w:color="auto"/>
                <w:right w:val="none" w:sz="0" w:space="0" w:color="auto"/>
              </w:divBdr>
            </w:div>
            <w:div w:id="1926263221">
              <w:marLeft w:val="0"/>
              <w:marRight w:val="0"/>
              <w:marTop w:val="0"/>
              <w:marBottom w:val="0"/>
              <w:divBdr>
                <w:top w:val="none" w:sz="0" w:space="0" w:color="auto"/>
                <w:left w:val="none" w:sz="0" w:space="0" w:color="auto"/>
                <w:bottom w:val="none" w:sz="0" w:space="0" w:color="auto"/>
                <w:right w:val="none" w:sz="0" w:space="0" w:color="auto"/>
              </w:divBdr>
            </w:div>
            <w:div w:id="1403289502">
              <w:marLeft w:val="0"/>
              <w:marRight w:val="0"/>
              <w:marTop w:val="0"/>
              <w:marBottom w:val="0"/>
              <w:divBdr>
                <w:top w:val="none" w:sz="0" w:space="0" w:color="auto"/>
                <w:left w:val="none" w:sz="0" w:space="0" w:color="auto"/>
                <w:bottom w:val="none" w:sz="0" w:space="0" w:color="auto"/>
                <w:right w:val="none" w:sz="0" w:space="0" w:color="auto"/>
              </w:divBdr>
            </w:div>
            <w:div w:id="2097550430">
              <w:marLeft w:val="0"/>
              <w:marRight w:val="0"/>
              <w:marTop w:val="0"/>
              <w:marBottom w:val="0"/>
              <w:divBdr>
                <w:top w:val="none" w:sz="0" w:space="0" w:color="auto"/>
                <w:left w:val="none" w:sz="0" w:space="0" w:color="auto"/>
                <w:bottom w:val="none" w:sz="0" w:space="0" w:color="auto"/>
                <w:right w:val="none" w:sz="0" w:space="0" w:color="auto"/>
              </w:divBdr>
            </w:div>
            <w:div w:id="2023972721">
              <w:marLeft w:val="0"/>
              <w:marRight w:val="0"/>
              <w:marTop w:val="0"/>
              <w:marBottom w:val="0"/>
              <w:divBdr>
                <w:top w:val="none" w:sz="0" w:space="0" w:color="auto"/>
                <w:left w:val="none" w:sz="0" w:space="0" w:color="auto"/>
                <w:bottom w:val="none" w:sz="0" w:space="0" w:color="auto"/>
                <w:right w:val="none" w:sz="0" w:space="0" w:color="auto"/>
              </w:divBdr>
            </w:div>
            <w:div w:id="151994867">
              <w:marLeft w:val="0"/>
              <w:marRight w:val="0"/>
              <w:marTop w:val="0"/>
              <w:marBottom w:val="0"/>
              <w:divBdr>
                <w:top w:val="none" w:sz="0" w:space="0" w:color="auto"/>
                <w:left w:val="none" w:sz="0" w:space="0" w:color="auto"/>
                <w:bottom w:val="none" w:sz="0" w:space="0" w:color="auto"/>
                <w:right w:val="none" w:sz="0" w:space="0" w:color="auto"/>
              </w:divBdr>
            </w:div>
            <w:div w:id="555363603">
              <w:marLeft w:val="0"/>
              <w:marRight w:val="0"/>
              <w:marTop w:val="0"/>
              <w:marBottom w:val="0"/>
              <w:divBdr>
                <w:top w:val="none" w:sz="0" w:space="0" w:color="auto"/>
                <w:left w:val="none" w:sz="0" w:space="0" w:color="auto"/>
                <w:bottom w:val="none" w:sz="0" w:space="0" w:color="auto"/>
                <w:right w:val="none" w:sz="0" w:space="0" w:color="auto"/>
              </w:divBdr>
            </w:div>
            <w:div w:id="1088162053">
              <w:marLeft w:val="0"/>
              <w:marRight w:val="0"/>
              <w:marTop w:val="0"/>
              <w:marBottom w:val="0"/>
              <w:divBdr>
                <w:top w:val="none" w:sz="0" w:space="0" w:color="auto"/>
                <w:left w:val="none" w:sz="0" w:space="0" w:color="auto"/>
                <w:bottom w:val="none" w:sz="0" w:space="0" w:color="auto"/>
                <w:right w:val="none" w:sz="0" w:space="0" w:color="auto"/>
              </w:divBdr>
            </w:div>
            <w:div w:id="446314534">
              <w:marLeft w:val="0"/>
              <w:marRight w:val="0"/>
              <w:marTop w:val="0"/>
              <w:marBottom w:val="0"/>
              <w:divBdr>
                <w:top w:val="none" w:sz="0" w:space="0" w:color="auto"/>
                <w:left w:val="none" w:sz="0" w:space="0" w:color="auto"/>
                <w:bottom w:val="none" w:sz="0" w:space="0" w:color="auto"/>
                <w:right w:val="none" w:sz="0" w:space="0" w:color="auto"/>
              </w:divBdr>
            </w:div>
            <w:div w:id="594442074">
              <w:marLeft w:val="0"/>
              <w:marRight w:val="0"/>
              <w:marTop w:val="0"/>
              <w:marBottom w:val="0"/>
              <w:divBdr>
                <w:top w:val="none" w:sz="0" w:space="0" w:color="auto"/>
                <w:left w:val="none" w:sz="0" w:space="0" w:color="auto"/>
                <w:bottom w:val="none" w:sz="0" w:space="0" w:color="auto"/>
                <w:right w:val="none" w:sz="0" w:space="0" w:color="auto"/>
              </w:divBdr>
            </w:div>
            <w:div w:id="1543441252">
              <w:marLeft w:val="0"/>
              <w:marRight w:val="0"/>
              <w:marTop w:val="0"/>
              <w:marBottom w:val="0"/>
              <w:divBdr>
                <w:top w:val="none" w:sz="0" w:space="0" w:color="auto"/>
                <w:left w:val="none" w:sz="0" w:space="0" w:color="auto"/>
                <w:bottom w:val="none" w:sz="0" w:space="0" w:color="auto"/>
                <w:right w:val="none" w:sz="0" w:space="0" w:color="auto"/>
              </w:divBdr>
            </w:div>
            <w:div w:id="237129542">
              <w:marLeft w:val="0"/>
              <w:marRight w:val="0"/>
              <w:marTop w:val="0"/>
              <w:marBottom w:val="0"/>
              <w:divBdr>
                <w:top w:val="none" w:sz="0" w:space="0" w:color="auto"/>
                <w:left w:val="none" w:sz="0" w:space="0" w:color="auto"/>
                <w:bottom w:val="none" w:sz="0" w:space="0" w:color="auto"/>
                <w:right w:val="none" w:sz="0" w:space="0" w:color="auto"/>
              </w:divBdr>
            </w:div>
            <w:div w:id="1459226245">
              <w:marLeft w:val="0"/>
              <w:marRight w:val="0"/>
              <w:marTop w:val="0"/>
              <w:marBottom w:val="0"/>
              <w:divBdr>
                <w:top w:val="none" w:sz="0" w:space="0" w:color="auto"/>
                <w:left w:val="none" w:sz="0" w:space="0" w:color="auto"/>
                <w:bottom w:val="none" w:sz="0" w:space="0" w:color="auto"/>
                <w:right w:val="none" w:sz="0" w:space="0" w:color="auto"/>
              </w:divBdr>
            </w:div>
            <w:div w:id="719745369">
              <w:marLeft w:val="0"/>
              <w:marRight w:val="0"/>
              <w:marTop w:val="0"/>
              <w:marBottom w:val="0"/>
              <w:divBdr>
                <w:top w:val="none" w:sz="0" w:space="0" w:color="auto"/>
                <w:left w:val="none" w:sz="0" w:space="0" w:color="auto"/>
                <w:bottom w:val="none" w:sz="0" w:space="0" w:color="auto"/>
                <w:right w:val="none" w:sz="0" w:space="0" w:color="auto"/>
              </w:divBdr>
            </w:div>
            <w:div w:id="340818172">
              <w:marLeft w:val="0"/>
              <w:marRight w:val="0"/>
              <w:marTop w:val="0"/>
              <w:marBottom w:val="0"/>
              <w:divBdr>
                <w:top w:val="none" w:sz="0" w:space="0" w:color="auto"/>
                <w:left w:val="none" w:sz="0" w:space="0" w:color="auto"/>
                <w:bottom w:val="none" w:sz="0" w:space="0" w:color="auto"/>
                <w:right w:val="none" w:sz="0" w:space="0" w:color="auto"/>
              </w:divBdr>
            </w:div>
            <w:div w:id="2119526424">
              <w:marLeft w:val="0"/>
              <w:marRight w:val="0"/>
              <w:marTop w:val="0"/>
              <w:marBottom w:val="0"/>
              <w:divBdr>
                <w:top w:val="none" w:sz="0" w:space="0" w:color="auto"/>
                <w:left w:val="none" w:sz="0" w:space="0" w:color="auto"/>
                <w:bottom w:val="none" w:sz="0" w:space="0" w:color="auto"/>
                <w:right w:val="none" w:sz="0" w:space="0" w:color="auto"/>
              </w:divBdr>
            </w:div>
            <w:div w:id="2032098074">
              <w:marLeft w:val="0"/>
              <w:marRight w:val="0"/>
              <w:marTop w:val="0"/>
              <w:marBottom w:val="0"/>
              <w:divBdr>
                <w:top w:val="none" w:sz="0" w:space="0" w:color="auto"/>
                <w:left w:val="none" w:sz="0" w:space="0" w:color="auto"/>
                <w:bottom w:val="none" w:sz="0" w:space="0" w:color="auto"/>
                <w:right w:val="none" w:sz="0" w:space="0" w:color="auto"/>
              </w:divBdr>
            </w:div>
            <w:div w:id="670252575">
              <w:marLeft w:val="0"/>
              <w:marRight w:val="0"/>
              <w:marTop w:val="0"/>
              <w:marBottom w:val="0"/>
              <w:divBdr>
                <w:top w:val="none" w:sz="0" w:space="0" w:color="auto"/>
                <w:left w:val="none" w:sz="0" w:space="0" w:color="auto"/>
                <w:bottom w:val="none" w:sz="0" w:space="0" w:color="auto"/>
                <w:right w:val="none" w:sz="0" w:space="0" w:color="auto"/>
              </w:divBdr>
            </w:div>
            <w:div w:id="1347947718">
              <w:marLeft w:val="0"/>
              <w:marRight w:val="0"/>
              <w:marTop w:val="0"/>
              <w:marBottom w:val="0"/>
              <w:divBdr>
                <w:top w:val="none" w:sz="0" w:space="0" w:color="auto"/>
                <w:left w:val="none" w:sz="0" w:space="0" w:color="auto"/>
                <w:bottom w:val="none" w:sz="0" w:space="0" w:color="auto"/>
                <w:right w:val="none" w:sz="0" w:space="0" w:color="auto"/>
              </w:divBdr>
            </w:div>
            <w:div w:id="437869288">
              <w:marLeft w:val="0"/>
              <w:marRight w:val="0"/>
              <w:marTop w:val="0"/>
              <w:marBottom w:val="0"/>
              <w:divBdr>
                <w:top w:val="none" w:sz="0" w:space="0" w:color="auto"/>
                <w:left w:val="none" w:sz="0" w:space="0" w:color="auto"/>
                <w:bottom w:val="none" w:sz="0" w:space="0" w:color="auto"/>
                <w:right w:val="none" w:sz="0" w:space="0" w:color="auto"/>
              </w:divBdr>
            </w:div>
            <w:div w:id="523440617">
              <w:marLeft w:val="0"/>
              <w:marRight w:val="0"/>
              <w:marTop w:val="0"/>
              <w:marBottom w:val="0"/>
              <w:divBdr>
                <w:top w:val="none" w:sz="0" w:space="0" w:color="auto"/>
                <w:left w:val="none" w:sz="0" w:space="0" w:color="auto"/>
                <w:bottom w:val="none" w:sz="0" w:space="0" w:color="auto"/>
                <w:right w:val="none" w:sz="0" w:space="0" w:color="auto"/>
              </w:divBdr>
            </w:div>
            <w:div w:id="779496424">
              <w:marLeft w:val="0"/>
              <w:marRight w:val="0"/>
              <w:marTop w:val="0"/>
              <w:marBottom w:val="0"/>
              <w:divBdr>
                <w:top w:val="none" w:sz="0" w:space="0" w:color="auto"/>
                <w:left w:val="none" w:sz="0" w:space="0" w:color="auto"/>
                <w:bottom w:val="none" w:sz="0" w:space="0" w:color="auto"/>
                <w:right w:val="none" w:sz="0" w:space="0" w:color="auto"/>
              </w:divBdr>
            </w:div>
            <w:div w:id="1870219395">
              <w:marLeft w:val="0"/>
              <w:marRight w:val="0"/>
              <w:marTop w:val="0"/>
              <w:marBottom w:val="0"/>
              <w:divBdr>
                <w:top w:val="none" w:sz="0" w:space="0" w:color="auto"/>
                <w:left w:val="none" w:sz="0" w:space="0" w:color="auto"/>
                <w:bottom w:val="none" w:sz="0" w:space="0" w:color="auto"/>
                <w:right w:val="none" w:sz="0" w:space="0" w:color="auto"/>
              </w:divBdr>
            </w:div>
            <w:div w:id="2014605144">
              <w:marLeft w:val="0"/>
              <w:marRight w:val="0"/>
              <w:marTop w:val="0"/>
              <w:marBottom w:val="0"/>
              <w:divBdr>
                <w:top w:val="none" w:sz="0" w:space="0" w:color="auto"/>
                <w:left w:val="none" w:sz="0" w:space="0" w:color="auto"/>
                <w:bottom w:val="none" w:sz="0" w:space="0" w:color="auto"/>
                <w:right w:val="none" w:sz="0" w:space="0" w:color="auto"/>
              </w:divBdr>
            </w:div>
            <w:div w:id="1027756681">
              <w:marLeft w:val="0"/>
              <w:marRight w:val="0"/>
              <w:marTop w:val="0"/>
              <w:marBottom w:val="0"/>
              <w:divBdr>
                <w:top w:val="none" w:sz="0" w:space="0" w:color="auto"/>
                <w:left w:val="none" w:sz="0" w:space="0" w:color="auto"/>
                <w:bottom w:val="none" w:sz="0" w:space="0" w:color="auto"/>
                <w:right w:val="none" w:sz="0" w:space="0" w:color="auto"/>
              </w:divBdr>
            </w:div>
            <w:div w:id="1771731317">
              <w:marLeft w:val="0"/>
              <w:marRight w:val="0"/>
              <w:marTop w:val="0"/>
              <w:marBottom w:val="0"/>
              <w:divBdr>
                <w:top w:val="none" w:sz="0" w:space="0" w:color="auto"/>
                <w:left w:val="none" w:sz="0" w:space="0" w:color="auto"/>
                <w:bottom w:val="none" w:sz="0" w:space="0" w:color="auto"/>
                <w:right w:val="none" w:sz="0" w:space="0" w:color="auto"/>
              </w:divBdr>
            </w:div>
            <w:div w:id="587352288">
              <w:marLeft w:val="0"/>
              <w:marRight w:val="0"/>
              <w:marTop w:val="0"/>
              <w:marBottom w:val="0"/>
              <w:divBdr>
                <w:top w:val="none" w:sz="0" w:space="0" w:color="auto"/>
                <w:left w:val="none" w:sz="0" w:space="0" w:color="auto"/>
                <w:bottom w:val="none" w:sz="0" w:space="0" w:color="auto"/>
                <w:right w:val="none" w:sz="0" w:space="0" w:color="auto"/>
              </w:divBdr>
            </w:div>
            <w:div w:id="1307274287">
              <w:marLeft w:val="0"/>
              <w:marRight w:val="0"/>
              <w:marTop w:val="0"/>
              <w:marBottom w:val="0"/>
              <w:divBdr>
                <w:top w:val="none" w:sz="0" w:space="0" w:color="auto"/>
                <w:left w:val="none" w:sz="0" w:space="0" w:color="auto"/>
                <w:bottom w:val="none" w:sz="0" w:space="0" w:color="auto"/>
                <w:right w:val="none" w:sz="0" w:space="0" w:color="auto"/>
              </w:divBdr>
            </w:div>
            <w:div w:id="1821338172">
              <w:marLeft w:val="0"/>
              <w:marRight w:val="0"/>
              <w:marTop w:val="0"/>
              <w:marBottom w:val="0"/>
              <w:divBdr>
                <w:top w:val="none" w:sz="0" w:space="0" w:color="auto"/>
                <w:left w:val="none" w:sz="0" w:space="0" w:color="auto"/>
                <w:bottom w:val="none" w:sz="0" w:space="0" w:color="auto"/>
                <w:right w:val="none" w:sz="0" w:space="0" w:color="auto"/>
              </w:divBdr>
            </w:div>
            <w:div w:id="565723789">
              <w:marLeft w:val="0"/>
              <w:marRight w:val="0"/>
              <w:marTop w:val="0"/>
              <w:marBottom w:val="0"/>
              <w:divBdr>
                <w:top w:val="none" w:sz="0" w:space="0" w:color="auto"/>
                <w:left w:val="none" w:sz="0" w:space="0" w:color="auto"/>
                <w:bottom w:val="none" w:sz="0" w:space="0" w:color="auto"/>
                <w:right w:val="none" w:sz="0" w:space="0" w:color="auto"/>
              </w:divBdr>
            </w:div>
            <w:div w:id="603458761">
              <w:marLeft w:val="0"/>
              <w:marRight w:val="0"/>
              <w:marTop w:val="0"/>
              <w:marBottom w:val="0"/>
              <w:divBdr>
                <w:top w:val="none" w:sz="0" w:space="0" w:color="auto"/>
                <w:left w:val="none" w:sz="0" w:space="0" w:color="auto"/>
                <w:bottom w:val="none" w:sz="0" w:space="0" w:color="auto"/>
                <w:right w:val="none" w:sz="0" w:space="0" w:color="auto"/>
              </w:divBdr>
            </w:div>
            <w:div w:id="131026270">
              <w:marLeft w:val="0"/>
              <w:marRight w:val="0"/>
              <w:marTop w:val="0"/>
              <w:marBottom w:val="0"/>
              <w:divBdr>
                <w:top w:val="none" w:sz="0" w:space="0" w:color="auto"/>
                <w:left w:val="none" w:sz="0" w:space="0" w:color="auto"/>
                <w:bottom w:val="none" w:sz="0" w:space="0" w:color="auto"/>
                <w:right w:val="none" w:sz="0" w:space="0" w:color="auto"/>
              </w:divBdr>
            </w:div>
            <w:div w:id="828206539">
              <w:marLeft w:val="0"/>
              <w:marRight w:val="0"/>
              <w:marTop w:val="0"/>
              <w:marBottom w:val="0"/>
              <w:divBdr>
                <w:top w:val="none" w:sz="0" w:space="0" w:color="auto"/>
                <w:left w:val="none" w:sz="0" w:space="0" w:color="auto"/>
                <w:bottom w:val="none" w:sz="0" w:space="0" w:color="auto"/>
                <w:right w:val="none" w:sz="0" w:space="0" w:color="auto"/>
              </w:divBdr>
            </w:div>
            <w:div w:id="790591706">
              <w:marLeft w:val="0"/>
              <w:marRight w:val="0"/>
              <w:marTop w:val="0"/>
              <w:marBottom w:val="0"/>
              <w:divBdr>
                <w:top w:val="none" w:sz="0" w:space="0" w:color="auto"/>
                <w:left w:val="none" w:sz="0" w:space="0" w:color="auto"/>
                <w:bottom w:val="none" w:sz="0" w:space="0" w:color="auto"/>
                <w:right w:val="none" w:sz="0" w:space="0" w:color="auto"/>
              </w:divBdr>
            </w:div>
            <w:div w:id="2124616926">
              <w:marLeft w:val="0"/>
              <w:marRight w:val="0"/>
              <w:marTop w:val="0"/>
              <w:marBottom w:val="0"/>
              <w:divBdr>
                <w:top w:val="none" w:sz="0" w:space="0" w:color="auto"/>
                <w:left w:val="none" w:sz="0" w:space="0" w:color="auto"/>
                <w:bottom w:val="none" w:sz="0" w:space="0" w:color="auto"/>
                <w:right w:val="none" w:sz="0" w:space="0" w:color="auto"/>
              </w:divBdr>
            </w:div>
            <w:div w:id="347219099">
              <w:marLeft w:val="0"/>
              <w:marRight w:val="0"/>
              <w:marTop w:val="0"/>
              <w:marBottom w:val="0"/>
              <w:divBdr>
                <w:top w:val="none" w:sz="0" w:space="0" w:color="auto"/>
                <w:left w:val="none" w:sz="0" w:space="0" w:color="auto"/>
                <w:bottom w:val="none" w:sz="0" w:space="0" w:color="auto"/>
                <w:right w:val="none" w:sz="0" w:space="0" w:color="auto"/>
              </w:divBdr>
            </w:div>
            <w:div w:id="1472214240">
              <w:marLeft w:val="0"/>
              <w:marRight w:val="0"/>
              <w:marTop w:val="0"/>
              <w:marBottom w:val="0"/>
              <w:divBdr>
                <w:top w:val="none" w:sz="0" w:space="0" w:color="auto"/>
                <w:left w:val="none" w:sz="0" w:space="0" w:color="auto"/>
                <w:bottom w:val="none" w:sz="0" w:space="0" w:color="auto"/>
                <w:right w:val="none" w:sz="0" w:space="0" w:color="auto"/>
              </w:divBdr>
            </w:div>
            <w:div w:id="328293510">
              <w:marLeft w:val="0"/>
              <w:marRight w:val="0"/>
              <w:marTop w:val="0"/>
              <w:marBottom w:val="0"/>
              <w:divBdr>
                <w:top w:val="none" w:sz="0" w:space="0" w:color="auto"/>
                <w:left w:val="none" w:sz="0" w:space="0" w:color="auto"/>
                <w:bottom w:val="none" w:sz="0" w:space="0" w:color="auto"/>
                <w:right w:val="none" w:sz="0" w:space="0" w:color="auto"/>
              </w:divBdr>
            </w:div>
            <w:div w:id="775443518">
              <w:marLeft w:val="0"/>
              <w:marRight w:val="0"/>
              <w:marTop w:val="0"/>
              <w:marBottom w:val="0"/>
              <w:divBdr>
                <w:top w:val="none" w:sz="0" w:space="0" w:color="auto"/>
                <w:left w:val="none" w:sz="0" w:space="0" w:color="auto"/>
                <w:bottom w:val="none" w:sz="0" w:space="0" w:color="auto"/>
                <w:right w:val="none" w:sz="0" w:space="0" w:color="auto"/>
              </w:divBdr>
            </w:div>
            <w:div w:id="1667705578">
              <w:marLeft w:val="0"/>
              <w:marRight w:val="0"/>
              <w:marTop w:val="0"/>
              <w:marBottom w:val="0"/>
              <w:divBdr>
                <w:top w:val="none" w:sz="0" w:space="0" w:color="auto"/>
                <w:left w:val="none" w:sz="0" w:space="0" w:color="auto"/>
                <w:bottom w:val="none" w:sz="0" w:space="0" w:color="auto"/>
                <w:right w:val="none" w:sz="0" w:space="0" w:color="auto"/>
              </w:divBdr>
            </w:div>
            <w:div w:id="2052877102">
              <w:marLeft w:val="0"/>
              <w:marRight w:val="0"/>
              <w:marTop w:val="0"/>
              <w:marBottom w:val="0"/>
              <w:divBdr>
                <w:top w:val="none" w:sz="0" w:space="0" w:color="auto"/>
                <w:left w:val="none" w:sz="0" w:space="0" w:color="auto"/>
                <w:bottom w:val="none" w:sz="0" w:space="0" w:color="auto"/>
                <w:right w:val="none" w:sz="0" w:space="0" w:color="auto"/>
              </w:divBdr>
            </w:div>
            <w:div w:id="1803646864">
              <w:marLeft w:val="0"/>
              <w:marRight w:val="0"/>
              <w:marTop w:val="0"/>
              <w:marBottom w:val="0"/>
              <w:divBdr>
                <w:top w:val="none" w:sz="0" w:space="0" w:color="auto"/>
                <w:left w:val="none" w:sz="0" w:space="0" w:color="auto"/>
                <w:bottom w:val="none" w:sz="0" w:space="0" w:color="auto"/>
                <w:right w:val="none" w:sz="0" w:space="0" w:color="auto"/>
              </w:divBdr>
            </w:div>
            <w:div w:id="15157248">
              <w:marLeft w:val="0"/>
              <w:marRight w:val="0"/>
              <w:marTop w:val="0"/>
              <w:marBottom w:val="0"/>
              <w:divBdr>
                <w:top w:val="none" w:sz="0" w:space="0" w:color="auto"/>
                <w:left w:val="none" w:sz="0" w:space="0" w:color="auto"/>
                <w:bottom w:val="none" w:sz="0" w:space="0" w:color="auto"/>
                <w:right w:val="none" w:sz="0" w:space="0" w:color="auto"/>
              </w:divBdr>
            </w:div>
            <w:div w:id="1088841943">
              <w:marLeft w:val="0"/>
              <w:marRight w:val="0"/>
              <w:marTop w:val="0"/>
              <w:marBottom w:val="0"/>
              <w:divBdr>
                <w:top w:val="none" w:sz="0" w:space="0" w:color="auto"/>
                <w:left w:val="none" w:sz="0" w:space="0" w:color="auto"/>
                <w:bottom w:val="none" w:sz="0" w:space="0" w:color="auto"/>
                <w:right w:val="none" w:sz="0" w:space="0" w:color="auto"/>
              </w:divBdr>
            </w:div>
            <w:div w:id="9740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3037">
      <w:bodyDiv w:val="1"/>
      <w:marLeft w:val="0"/>
      <w:marRight w:val="0"/>
      <w:marTop w:val="0"/>
      <w:marBottom w:val="0"/>
      <w:divBdr>
        <w:top w:val="none" w:sz="0" w:space="0" w:color="auto"/>
        <w:left w:val="none" w:sz="0" w:space="0" w:color="auto"/>
        <w:bottom w:val="none" w:sz="0" w:space="0" w:color="auto"/>
        <w:right w:val="none" w:sz="0" w:space="0" w:color="auto"/>
      </w:divBdr>
    </w:div>
    <w:div w:id="96369215">
      <w:bodyDiv w:val="1"/>
      <w:marLeft w:val="0"/>
      <w:marRight w:val="0"/>
      <w:marTop w:val="0"/>
      <w:marBottom w:val="0"/>
      <w:divBdr>
        <w:top w:val="none" w:sz="0" w:space="0" w:color="auto"/>
        <w:left w:val="none" w:sz="0" w:space="0" w:color="auto"/>
        <w:bottom w:val="none" w:sz="0" w:space="0" w:color="auto"/>
        <w:right w:val="none" w:sz="0" w:space="0" w:color="auto"/>
      </w:divBdr>
      <w:divsChild>
        <w:div w:id="807163700">
          <w:marLeft w:val="0"/>
          <w:marRight w:val="0"/>
          <w:marTop w:val="0"/>
          <w:marBottom w:val="0"/>
          <w:divBdr>
            <w:top w:val="none" w:sz="0" w:space="0" w:color="auto"/>
            <w:left w:val="none" w:sz="0" w:space="0" w:color="auto"/>
            <w:bottom w:val="none" w:sz="0" w:space="0" w:color="auto"/>
            <w:right w:val="none" w:sz="0" w:space="0" w:color="auto"/>
          </w:divBdr>
          <w:divsChild>
            <w:div w:id="894391446">
              <w:marLeft w:val="0"/>
              <w:marRight w:val="0"/>
              <w:marTop w:val="0"/>
              <w:marBottom w:val="0"/>
              <w:divBdr>
                <w:top w:val="none" w:sz="0" w:space="0" w:color="auto"/>
                <w:left w:val="none" w:sz="0" w:space="0" w:color="auto"/>
                <w:bottom w:val="none" w:sz="0" w:space="0" w:color="auto"/>
                <w:right w:val="none" w:sz="0" w:space="0" w:color="auto"/>
              </w:divBdr>
            </w:div>
            <w:div w:id="303701433">
              <w:marLeft w:val="0"/>
              <w:marRight w:val="0"/>
              <w:marTop w:val="0"/>
              <w:marBottom w:val="0"/>
              <w:divBdr>
                <w:top w:val="none" w:sz="0" w:space="0" w:color="auto"/>
                <w:left w:val="none" w:sz="0" w:space="0" w:color="auto"/>
                <w:bottom w:val="none" w:sz="0" w:space="0" w:color="auto"/>
                <w:right w:val="none" w:sz="0" w:space="0" w:color="auto"/>
              </w:divBdr>
            </w:div>
            <w:div w:id="1576741805">
              <w:marLeft w:val="0"/>
              <w:marRight w:val="0"/>
              <w:marTop w:val="0"/>
              <w:marBottom w:val="0"/>
              <w:divBdr>
                <w:top w:val="none" w:sz="0" w:space="0" w:color="auto"/>
                <w:left w:val="none" w:sz="0" w:space="0" w:color="auto"/>
                <w:bottom w:val="none" w:sz="0" w:space="0" w:color="auto"/>
                <w:right w:val="none" w:sz="0" w:space="0" w:color="auto"/>
              </w:divBdr>
            </w:div>
            <w:div w:id="262804738">
              <w:marLeft w:val="0"/>
              <w:marRight w:val="0"/>
              <w:marTop w:val="0"/>
              <w:marBottom w:val="0"/>
              <w:divBdr>
                <w:top w:val="none" w:sz="0" w:space="0" w:color="auto"/>
                <w:left w:val="none" w:sz="0" w:space="0" w:color="auto"/>
                <w:bottom w:val="none" w:sz="0" w:space="0" w:color="auto"/>
                <w:right w:val="none" w:sz="0" w:space="0" w:color="auto"/>
              </w:divBdr>
            </w:div>
            <w:div w:id="140275145">
              <w:marLeft w:val="0"/>
              <w:marRight w:val="0"/>
              <w:marTop w:val="0"/>
              <w:marBottom w:val="0"/>
              <w:divBdr>
                <w:top w:val="none" w:sz="0" w:space="0" w:color="auto"/>
                <w:left w:val="none" w:sz="0" w:space="0" w:color="auto"/>
                <w:bottom w:val="none" w:sz="0" w:space="0" w:color="auto"/>
                <w:right w:val="none" w:sz="0" w:space="0" w:color="auto"/>
              </w:divBdr>
            </w:div>
            <w:div w:id="1583905505">
              <w:marLeft w:val="0"/>
              <w:marRight w:val="0"/>
              <w:marTop w:val="0"/>
              <w:marBottom w:val="0"/>
              <w:divBdr>
                <w:top w:val="none" w:sz="0" w:space="0" w:color="auto"/>
                <w:left w:val="none" w:sz="0" w:space="0" w:color="auto"/>
                <w:bottom w:val="none" w:sz="0" w:space="0" w:color="auto"/>
                <w:right w:val="none" w:sz="0" w:space="0" w:color="auto"/>
              </w:divBdr>
            </w:div>
            <w:div w:id="876508913">
              <w:marLeft w:val="0"/>
              <w:marRight w:val="0"/>
              <w:marTop w:val="0"/>
              <w:marBottom w:val="0"/>
              <w:divBdr>
                <w:top w:val="none" w:sz="0" w:space="0" w:color="auto"/>
                <w:left w:val="none" w:sz="0" w:space="0" w:color="auto"/>
                <w:bottom w:val="none" w:sz="0" w:space="0" w:color="auto"/>
                <w:right w:val="none" w:sz="0" w:space="0" w:color="auto"/>
              </w:divBdr>
            </w:div>
            <w:div w:id="964311135">
              <w:marLeft w:val="0"/>
              <w:marRight w:val="0"/>
              <w:marTop w:val="0"/>
              <w:marBottom w:val="0"/>
              <w:divBdr>
                <w:top w:val="none" w:sz="0" w:space="0" w:color="auto"/>
                <w:left w:val="none" w:sz="0" w:space="0" w:color="auto"/>
                <w:bottom w:val="none" w:sz="0" w:space="0" w:color="auto"/>
                <w:right w:val="none" w:sz="0" w:space="0" w:color="auto"/>
              </w:divBdr>
            </w:div>
            <w:div w:id="548614572">
              <w:marLeft w:val="0"/>
              <w:marRight w:val="0"/>
              <w:marTop w:val="0"/>
              <w:marBottom w:val="0"/>
              <w:divBdr>
                <w:top w:val="none" w:sz="0" w:space="0" w:color="auto"/>
                <w:left w:val="none" w:sz="0" w:space="0" w:color="auto"/>
                <w:bottom w:val="none" w:sz="0" w:space="0" w:color="auto"/>
                <w:right w:val="none" w:sz="0" w:space="0" w:color="auto"/>
              </w:divBdr>
            </w:div>
            <w:div w:id="812022485">
              <w:marLeft w:val="0"/>
              <w:marRight w:val="0"/>
              <w:marTop w:val="0"/>
              <w:marBottom w:val="0"/>
              <w:divBdr>
                <w:top w:val="none" w:sz="0" w:space="0" w:color="auto"/>
                <w:left w:val="none" w:sz="0" w:space="0" w:color="auto"/>
                <w:bottom w:val="none" w:sz="0" w:space="0" w:color="auto"/>
                <w:right w:val="none" w:sz="0" w:space="0" w:color="auto"/>
              </w:divBdr>
            </w:div>
            <w:div w:id="2092123492">
              <w:marLeft w:val="0"/>
              <w:marRight w:val="0"/>
              <w:marTop w:val="0"/>
              <w:marBottom w:val="0"/>
              <w:divBdr>
                <w:top w:val="none" w:sz="0" w:space="0" w:color="auto"/>
                <w:left w:val="none" w:sz="0" w:space="0" w:color="auto"/>
                <w:bottom w:val="none" w:sz="0" w:space="0" w:color="auto"/>
                <w:right w:val="none" w:sz="0" w:space="0" w:color="auto"/>
              </w:divBdr>
            </w:div>
            <w:div w:id="988628926">
              <w:marLeft w:val="0"/>
              <w:marRight w:val="0"/>
              <w:marTop w:val="0"/>
              <w:marBottom w:val="0"/>
              <w:divBdr>
                <w:top w:val="none" w:sz="0" w:space="0" w:color="auto"/>
                <w:left w:val="none" w:sz="0" w:space="0" w:color="auto"/>
                <w:bottom w:val="none" w:sz="0" w:space="0" w:color="auto"/>
                <w:right w:val="none" w:sz="0" w:space="0" w:color="auto"/>
              </w:divBdr>
            </w:div>
            <w:div w:id="1640456786">
              <w:marLeft w:val="0"/>
              <w:marRight w:val="0"/>
              <w:marTop w:val="0"/>
              <w:marBottom w:val="0"/>
              <w:divBdr>
                <w:top w:val="none" w:sz="0" w:space="0" w:color="auto"/>
                <w:left w:val="none" w:sz="0" w:space="0" w:color="auto"/>
                <w:bottom w:val="none" w:sz="0" w:space="0" w:color="auto"/>
                <w:right w:val="none" w:sz="0" w:space="0" w:color="auto"/>
              </w:divBdr>
            </w:div>
            <w:div w:id="2099473178">
              <w:marLeft w:val="0"/>
              <w:marRight w:val="0"/>
              <w:marTop w:val="0"/>
              <w:marBottom w:val="0"/>
              <w:divBdr>
                <w:top w:val="none" w:sz="0" w:space="0" w:color="auto"/>
                <w:left w:val="none" w:sz="0" w:space="0" w:color="auto"/>
                <w:bottom w:val="none" w:sz="0" w:space="0" w:color="auto"/>
                <w:right w:val="none" w:sz="0" w:space="0" w:color="auto"/>
              </w:divBdr>
            </w:div>
            <w:div w:id="1815828043">
              <w:marLeft w:val="0"/>
              <w:marRight w:val="0"/>
              <w:marTop w:val="0"/>
              <w:marBottom w:val="0"/>
              <w:divBdr>
                <w:top w:val="none" w:sz="0" w:space="0" w:color="auto"/>
                <w:left w:val="none" w:sz="0" w:space="0" w:color="auto"/>
                <w:bottom w:val="none" w:sz="0" w:space="0" w:color="auto"/>
                <w:right w:val="none" w:sz="0" w:space="0" w:color="auto"/>
              </w:divBdr>
            </w:div>
            <w:div w:id="745614440">
              <w:marLeft w:val="0"/>
              <w:marRight w:val="0"/>
              <w:marTop w:val="0"/>
              <w:marBottom w:val="0"/>
              <w:divBdr>
                <w:top w:val="none" w:sz="0" w:space="0" w:color="auto"/>
                <w:left w:val="none" w:sz="0" w:space="0" w:color="auto"/>
                <w:bottom w:val="none" w:sz="0" w:space="0" w:color="auto"/>
                <w:right w:val="none" w:sz="0" w:space="0" w:color="auto"/>
              </w:divBdr>
            </w:div>
            <w:div w:id="573247784">
              <w:marLeft w:val="0"/>
              <w:marRight w:val="0"/>
              <w:marTop w:val="0"/>
              <w:marBottom w:val="0"/>
              <w:divBdr>
                <w:top w:val="none" w:sz="0" w:space="0" w:color="auto"/>
                <w:left w:val="none" w:sz="0" w:space="0" w:color="auto"/>
                <w:bottom w:val="none" w:sz="0" w:space="0" w:color="auto"/>
                <w:right w:val="none" w:sz="0" w:space="0" w:color="auto"/>
              </w:divBdr>
            </w:div>
            <w:div w:id="1131822053">
              <w:marLeft w:val="0"/>
              <w:marRight w:val="0"/>
              <w:marTop w:val="0"/>
              <w:marBottom w:val="0"/>
              <w:divBdr>
                <w:top w:val="none" w:sz="0" w:space="0" w:color="auto"/>
                <w:left w:val="none" w:sz="0" w:space="0" w:color="auto"/>
                <w:bottom w:val="none" w:sz="0" w:space="0" w:color="auto"/>
                <w:right w:val="none" w:sz="0" w:space="0" w:color="auto"/>
              </w:divBdr>
            </w:div>
            <w:div w:id="1189299294">
              <w:marLeft w:val="0"/>
              <w:marRight w:val="0"/>
              <w:marTop w:val="0"/>
              <w:marBottom w:val="0"/>
              <w:divBdr>
                <w:top w:val="none" w:sz="0" w:space="0" w:color="auto"/>
                <w:left w:val="none" w:sz="0" w:space="0" w:color="auto"/>
                <w:bottom w:val="none" w:sz="0" w:space="0" w:color="auto"/>
                <w:right w:val="none" w:sz="0" w:space="0" w:color="auto"/>
              </w:divBdr>
            </w:div>
            <w:div w:id="1734235227">
              <w:marLeft w:val="0"/>
              <w:marRight w:val="0"/>
              <w:marTop w:val="0"/>
              <w:marBottom w:val="0"/>
              <w:divBdr>
                <w:top w:val="none" w:sz="0" w:space="0" w:color="auto"/>
                <w:left w:val="none" w:sz="0" w:space="0" w:color="auto"/>
                <w:bottom w:val="none" w:sz="0" w:space="0" w:color="auto"/>
                <w:right w:val="none" w:sz="0" w:space="0" w:color="auto"/>
              </w:divBdr>
            </w:div>
            <w:div w:id="1533113395">
              <w:marLeft w:val="0"/>
              <w:marRight w:val="0"/>
              <w:marTop w:val="0"/>
              <w:marBottom w:val="0"/>
              <w:divBdr>
                <w:top w:val="none" w:sz="0" w:space="0" w:color="auto"/>
                <w:left w:val="none" w:sz="0" w:space="0" w:color="auto"/>
                <w:bottom w:val="none" w:sz="0" w:space="0" w:color="auto"/>
                <w:right w:val="none" w:sz="0" w:space="0" w:color="auto"/>
              </w:divBdr>
            </w:div>
            <w:div w:id="1978685489">
              <w:marLeft w:val="0"/>
              <w:marRight w:val="0"/>
              <w:marTop w:val="0"/>
              <w:marBottom w:val="0"/>
              <w:divBdr>
                <w:top w:val="none" w:sz="0" w:space="0" w:color="auto"/>
                <w:left w:val="none" w:sz="0" w:space="0" w:color="auto"/>
                <w:bottom w:val="none" w:sz="0" w:space="0" w:color="auto"/>
                <w:right w:val="none" w:sz="0" w:space="0" w:color="auto"/>
              </w:divBdr>
            </w:div>
            <w:div w:id="2006856741">
              <w:marLeft w:val="0"/>
              <w:marRight w:val="0"/>
              <w:marTop w:val="0"/>
              <w:marBottom w:val="0"/>
              <w:divBdr>
                <w:top w:val="none" w:sz="0" w:space="0" w:color="auto"/>
                <w:left w:val="none" w:sz="0" w:space="0" w:color="auto"/>
                <w:bottom w:val="none" w:sz="0" w:space="0" w:color="auto"/>
                <w:right w:val="none" w:sz="0" w:space="0" w:color="auto"/>
              </w:divBdr>
            </w:div>
            <w:div w:id="91972262">
              <w:marLeft w:val="0"/>
              <w:marRight w:val="0"/>
              <w:marTop w:val="0"/>
              <w:marBottom w:val="0"/>
              <w:divBdr>
                <w:top w:val="none" w:sz="0" w:space="0" w:color="auto"/>
                <w:left w:val="none" w:sz="0" w:space="0" w:color="auto"/>
                <w:bottom w:val="none" w:sz="0" w:space="0" w:color="auto"/>
                <w:right w:val="none" w:sz="0" w:space="0" w:color="auto"/>
              </w:divBdr>
            </w:div>
            <w:div w:id="492644209">
              <w:marLeft w:val="0"/>
              <w:marRight w:val="0"/>
              <w:marTop w:val="0"/>
              <w:marBottom w:val="0"/>
              <w:divBdr>
                <w:top w:val="none" w:sz="0" w:space="0" w:color="auto"/>
                <w:left w:val="none" w:sz="0" w:space="0" w:color="auto"/>
                <w:bottom w:val="none" w:sz="0" w:space="0" w:color="auto"/>
                <w:right w:val="none" w:sz="0" w:space="0" w:color="auto"/>
              </w:divBdr>
            </w:div>
            <w:div w:id="691616454">
              <w:marLeft w:val="0"/>
              <w:marRight w:val="0"/>
              <w:marTop w:val="0"/>
              <w:marBottom w:val="0"/>
              <w:divBdr>
                <w:top w:val="none" w:sz="0" w:space="0" w:color="auto"/>
                <w:left w:val="none" w:sz="0" w:space="0" w:color="auto"/>
                <w:bottom w:val="none" w:sz="0" w:space="0" w:color="auto"/>
                <w:right w:val="none" w:sz="0" w:space="0" w:color="auto"/>
              </w:divBdr>
            </w:div>
            <w:div w:id="1624338803">
              <w:marLeft w:val="0"/>
              <w:marRight w:val="0"/>
              <w:marTop w:val="0"/>
              <w:marBottom w:val="0"/>
              <w:divBdr>
                <w:top w:val="none" w:sz="0" w:space="0" w:color="auto"/>
                <w:left w:val="none" w:sz="0" w:space="0" w:color="auto"/>
                <w:bottom w:val="none" w:sz="0" w:space="0" w:color="auto"/>
                <w:right w:val="none" w:sz="0" w:space="0" w:color="auto"/>
              </w:divBdr>
            </w:div>
            <w:div w:id="1916283764">
              <w:marLeft w:val="0"/>
              <w:marRight w:val="0"/>
              <w:marTop w:val="0"/>
              <w:marBottom w:val="0"/>
              <w:divBdr>
                <w:top w:val="none" w:sz="0" w:space="0" w:color="auto"/>
                <w:left w:val="none" w:sz="0" w:space="0" w:color="auto"/>
                <w:bottom w:val="none" w:sz="0" w:space="0" w:color="auto"/>
                <w:right w:val="none" w:sz="0" w:space="0" w:color="auto"/>
              </w:divBdr>
            </w:div>
            <w:div w:id="199057476">
              <w:marLeft w:val="0"/>
              <w:marRight w:val="0"/>
              <w:marTop w:val="0"/>
              <w:marBottom w:val="0"/>
              <w:divBdr>
                <w:top w:val="none" w:sz="0" w:space="0" w:color="auto"/>
                <w:left w:val="none" w:sz="0" w:space="0" w:color="auto"/>
                <w:bottom w:val="none" w:sz="0" w:space="0" w:color="auto"/>
                <w:right w:val="none" w:sz="0" w:space="0" w:color="auto"/>
              </w:divBdr>
            </w:div>
            <w:div w:id="719131755">
              <w:marLeft w:val="0"/>
              <w:marRight w:val="0"/>
              <w:marTop w:val="0"/>
              <w:marBottom w:val="0"/>
              <w:divBdr>
                <w:top w:val="none" w:sz="0" w:space="0" w:color="auto"/>
                <w:left w:val="none" w:sz="0" w:space="0" w:color="auto"/>
                <w:bottom w:val="none" w:sz="0" w:space="0" w:color="auto"/>
                <w:right w:val="none" w:sz="0" w:space="0" w:color="auto"/>
              </w:divBdr>
            </w:div>
            <w:div w:id="1268121736">
              <w:marLeft w:val="0"/>
              <w:marRight w:val="0"/>
              <w:marTop w:val="0"/>
              <w:marBottom w:val="0"/>
              <w:divBdr>
                <w:top w:val="none" w:sz="0" w:space="0" w:color="auto"/>
                <w:left w:val="none" w:sz="0" w:space="0" w:color="auto"/>
                <w:bottom w:val="none" w:sz="0" w:space="0" w:color="auto"/>
                <w:right w:val="none" w:sz="0" w:space="0" w:color="auto"/>
              </w:divBdr>
            </w:div>
            <w:div w:id="2090424732">
              <w:marLeft w:val="0"/>
              <w:marRight w:val="0"/>
              <w:marTop w:val="0"/>
              <w:marBottom w:val="0"/>
              <w:divBdr>
                <w:top w:val="none" w:sz="0" w:space="0" w:color="auto"/>
                <w:left w:val="none" w:sz="0" w:space="0" w:color="auto"/>
                <w:bottom w:val="none" w:sz="0" w:space="0" w:color="auto"/>
                <w:right w:val="none" w:sz="0" w:space="0" w:color="auto"/>
              </w:divBdr>
            </w:div>
            <w:div w:id="1433894679">
              <w:marLeft w:val="0"/>
              <w:marRight w:val="0"/>
              <w:marTop w:val="0"/>
              <w:marBottom w:val="0"/>
              <w:divBdr>
                <w:top w:val="none" w:sz="0" w:space="0" w:color="auto"/>
                <w:left w:val="none" w:sz="0" w:space="0" w:color="auto"/>
                <w:bottom w:val="none" w:sz="0" w:space="0" w:color="auto"/>
                <w:right w:val="none" w:sz="0" w:space="0" w:color="auto"/>
              </w:divBdr>
            </w:div>
            <w:div w:id="1097557590">
              <w:marLeft w:val="0"/>
              <w:marRight w:val="0"/>
              <w:marTop w:val="0"/>
              <w:marBottom w:val="0"/>
              <w:divBdr>
                <w:top w:val="none" w:sz="0" w:space="0" w:color="auto"/>
                <w:left w:val="none" w:sz="0" w:space="0" w:color="auto"/>
                <w:bottom w:val="none" w:sz="0" w:space="0" w:color="auto"/>
                <w:right w:val="none" w:sz="0" w:space="0" w:color="auto"/>
              </w:divBdr>
            </w:div>
            <w:div w:id="347954640">
              <w:marLeft w:val="0"/>
              <w:marRight w:val="0"/>
              <w:marTop w:val="0"/>
              <w:marBottom w:val="0"/>
              <w:divBdr>
                <w:top w:val="none" w:sz="0" w:space="0" w:color="auto"/>
                <w:left w:val="none" w:sz="0" w:space="0" w:color="auto"/>
                <w:bottom w:val="none" w:sz="0" w:space="0" w:color="auto"/>
                <w:right w:val="none" w:sz="0" w:space="0" w:color="auto"/>
              </w:divBdr>
            </w:div>
            <w:div w:id="359598362">
              <w:marLeft w:val="0"/>
              <w:marRight w:val="0"/>
              <w:marTop w:val="0"/>
              <w:marBottom w:val="0"/>
              <w:divBdr>
                <w:top w:val="none" w:sz="0" w:space="0" w:color="auto"/>
                <w:left w:val="none" w:sz="0" w:space="0" w:color="auto"/>
                <w:bottom w:val="none" w:sz="0" w:space="0" w:color="auto"/>
                <w:right w:val="none" w:sz="0" w:space="0" w:color="auto"/>
              </w:divBdr>
            </w:div>
            <w:div w:id="1058166173">
              <w:marLeft w:val="0"/>
              <w:marRight w:val="0"/>
              <w:marTop w:val="0"/>
              <w:marBottom w:val="0"/>
              <w:divBdr>
                <w:top w:val="none" w:sz="0" w:space="0" w:color="auto"/>
                <w:left w:val="none" w:sz="0" w:space="0" w:color="auto"/>
                <w:bottom w:val="none" w:sz="0" w:space="0" w:color="auto"/>
                <w:right w:val="none" w:sz="0" w:space="0" w:color="auto"/>
              </w:divBdr>
            </w:div>
            <w:div w:id="2092657883">
              <w:marLeft w:val="0"/>
              <w:marRight w:val="0"/>
              <w:marTop w:val="0"/>
              <w:marBottom w:val="0"/>
              <w:divBdr>
                <w:top w:val="none" w:sz="0" w:space="0" w:color="auto"/>
                <w:left w:val="none" w:sz="0" w:space="0" w:color="auto"/>
                <w:bottom w:val="none" w:sz="0" w:space="0" w:color="auto"/>
                <w:right w:val="none" w:sz="0" w:space="0" w:color="auto"/>
              </w:divBdr>
            </w:div>
            <w:div w:id="879899738">
              <w:marLeft w:val="0"/>
              <w:marRight w:val="0"/>
              <w:marTop w:val="0"/>
              <w:marBottom w:val="0"/>
              <w:divBdr>
                <w:top w:val="none" w:sz="0" w:space="0" w:color="auto"/>
                <w:left w:val="none" w:sz="0" w:space="0" w:color="auto"/>
                <w:bottom w:val="none" w:sz="0" w:space="0" w:color="auto"/>
                <w:right w:val="none" w:sz="0" w:space="0" w:color="auto"/>
              </w:divBdr>
            </w:div>
            <w:div w:id="1698189338">
              <w:marLeft w:val="0"/>
              <w:marRight w:val="0"/>
              <w:marTop w:val="0"/>
              <w:marBottom w:val="0"/>
              <w:divBdr>
                <w:top w:val="none" w:sz="0" w:space="0" w:color="auto"/>
                <w:left w:val="none" w:sz="0" w:space="0" w:color="auto"/>
                <w:bottom w:val="none" w:sz="0" w:space="0" w:color="auto"/>
                <w:right w:val="none" w:sz="0" w:space="0" w:color="auto"/>
              </w:divBdr>
            </w:div>
            <w:div w:id="358048276">
              <w:marLeft w:val="0"/>
              <w:marRight w:val="0"/>
              <w:marTop w:val="0"/>
              <w:marBottom w:val="0"/>
              <w:divBdr>
                <w:top w:val="none" w:sz="0" w:space="0" w:color="auto"/>
                <w:left w:val="none" w:sz="0" w:space="0" w:color="auto"/>
                <w:bottom w:val="none" w:sz="0" w:space="0" w:color="auto"/>
                <w:right w:val="none" w:sz="0" w:space="0" w:color="auto"/>
              </w:divBdr>
            </w:div>
            <w:div w:id="861557033">
              <w:marLeft w:val="0"/>
              <w:marRight w:val="0"/>
              <w:marTop w:val="0"/>
              <w:marBottom w:val="0"/>
              <w:divBdr>
                <w:top w:val="none" w:sz="0" w:space="0" w:color="auto"/>
                <w:left w:val="none" w:sz="0" w:space="0" w:color="auto"/>
                <w:bottom w:val="none" w:sz="0" w:space="0" w:color="auto"/>
                <w:right w:val="none" w:sz="0" w:space="0" w:color="auto"/>
              </w:divBdr>
            </w:div>
            <w:div w:id="940993477">
              <w:marLeft w:val="0"/>
              <w:marRight w:val="0"/>
              <w:marTop w:val="0"/>
              <w:marBottom w:val="0"/>
              <w:divBdr>
                <w:top w:val="none" w:sz="0" w:space="0" w:color="auto"/>
                <w:left w:val="none" w:sz="0" w:space="0" w:color="auto"/>
                <w:bottom w:val="none" w:sz="0" w:space="0" w:color="auto"/>
                <w:right w:val="none" w:sz="0" w:space="0" w:color="auto"/>
              </w:divBdr>
            </w:div>
            <w:div w:id="274753858">
              <w:marLeft w:val="0"/>
              <w:marRight w:val="0"/>
              <w:marTop w:val="0"/>
              <w:marBottom w:val="0"/>
              <w:divBdr>
                <w:top w:val="none" w:sz="0" w:space="0" w:color="auto"/>
                <w:left w:val="none" w:sz="0" w:space="0" w:color="auto"/>
                <w:bottom w:val="none" w:sz="0" w:space="0" w:color="auto"/>
                <w:right w:val="none" w:sz="0" w:space="0" w:color="auto"/>
              </w:divBdr>
            </w:div>
            <w:div w:id="597254135">
              <w:marLeft w:val="0"/>
              <w:marRight w:val="0"/>
              <w:marTop w:val="0"/>
              <w:marBottom w:val="0"/>
              <w:divBdr>
                <w:top w:val="none" w:sz="0" w:space="0" w:color="auto"/>
                <w:left w:val="none" w:sz="0" w:space="0" w:color="auto"/>
                <w:bottom w:val="none" w:sz="0" w:space="0" w:color="auto"/>
                <w:right w:val="none" w:sz="0" w:space="0" w:color="auto"/>
              </w:divBdr>
            </w:div>
            <w:div w:id="980309679">
              <w:marLeft w:val="0"/>
              <w:marRight w:val="0"/>
              <w:marTop w:val="0"/>
              <w:marBottom w:val="0"/>
              <w:divBdr>
                <w:top w:val="none" w:sz="0" w:space="0" w:color="auto"/>
                <w:left w:val="none" w:sz="0" w:space="0" w:color="auto"/>
                <w:bottom w:val="none" w:sz="0" w:space="0" w:color="auto"/>
                <w:right w:val="none" w:sz="0" w:space="0" w:color="auto"/>
              </w:divBdr>
            </w:div>
            <w:div w:id="249780664">
              <w:marLeft w:val="0"/>
              <w:marRight w:val="0"/>
              <w:marTop w:val="0"/>
              <w:marBottom w:val="0"/>
              <w:divBdr>
                <w:top w:val="none" w:sz="0" w:space="0" w:color="auto"/>
                <w:left w:val="none" w:sz="0" w:space="0" w:color="auto"/>
                <w:bottom w:val="none" w:sz="0" w:space="0" w:color="auto"/>
                <w:right w:val="none" w:sz="0" w:space="0" w:color="auto"/>
              </w:divBdr>
            </w:div>
            <w:div w:id="2122992136">
              <w:marLeft w:val="0"/>
              <w:marRight w:val="0"/>
              <w:marTop w:val="0"/>
              <w:marBottom w:val="0"/>
              <w:divBdr>
                <w:top w:val="none" w:sz="0" w:space="0" w:color="auto"/>
                <w:left w:val="none" w:sz="0" w:space="0" w:color="auto"/>
                <w:bottom w:val="none" w:sz="0" w:space="0" w:color="auto"/>
                <w:right w:val="none" w:sz="0" w:space="0" w:color="auto"/>
              </w:divBdr>
            </w:div>
            <w:div w:id="1013725714">
              <w:marLeft w:val="0"/>
              <w:marRight w:val="0"/>
              <w:marTop w:val="0"/>
              <w:marBottom w:val="0"/>
              <w:divBdr>
                <w:top w:val="none" w:sz="0" w:space="0" w:color="auto"/>
                <w:left w:val="none" w:sz="0" w:space="0" w:color="auto"/>
                <w:bottom w:val="none" w:sz="0" w:space="0" w:color="auto"/>
                <w:right w:val="none" w:sz="0" w:space="0" w:color="auto"/>
              </w:divBdr>
            </w:div>
            <w:div w:id="1508325915">
              <w:marLeft w:val="0"/>
              <w:marRight w:val="0"/>
              <w:marTop w:val="0"/>
              <w:marBottom w:val="0"/>
              <w:divBdr>
                <w:top w:val="none" w:sz="0" w:space="0" w:color="auto"/>
                <w:left w:val="none" w:sz="0" w:space="0" w:color="auto"/>
                <w:bottom w:val="none" w:sz="0" w:space="0" w:color="auto"/>
                <w:right w:val="none" w:sz="0" w:space="0" w:color="auto"/>
              </w:divBdr>
            </w:div>
            <w:div w:id="906494655">
              <w:marLeft w:val="0"/>
              <w:marRight w:val="0"/>
              <w:marTop w:val="0"/>
              <w:marBottom w:val="0"/>
              <w:divBdr>
                <w:top w:val="none" w:sz="0" w:space="0" w:color="auto"/>
                <w:left w:val="none" w:sz="0" w:space="0" w:color="auto"/>
                <w:bottom w:val="none" w:sz="0" w:space="0" w:color="auto"/>
                <w:right w:val="none" w:sz="0" w:space="0" w:color="auto"/>
              </w:divBdr>
            </w:div>
            <w:div w:id="1443916515">
              <w:marLeft w:val="0"/>
              <w:marRight w:val="0"/>
              <w:marTop w:val="0"/>
              <w:marBottom w:val="0"/>
              <w:divBdr>
                <w:top w:val="none" w:sz="0" w:space="0" w:color="auto"/>
                <w:left w:val="none" w:sz="0" w:space="0" w:color="auto"/>
                <w:bottom w:val="none" w:sz="0" w:space="0" w:color="auto"/>
                <w:right w:val="none" w:sz="0" w:space="0" w:color="auto"/>
              </w:divBdr>
            </w:div>
            <w:div w:id="1026755011">
              <w:marLeft w:val="0"/>
              <w:marRight w:val="0"/>
              <w:marTop w:val="0"/>
              <w:marBottom w:val="0"/>
              <w:divBdr>
                <w:top w:val="none" w:sz="0" w:space="0" w:color="auto"/>
                <w:left w:val="none" w:sz="0" w:space="0" w:color="auto"/>
                <w:bottom w:val="none" w:sz="0" w:space="0" w:color="auto"/>
                <w:right w:val="none" w:sz="0" w:space="0" w:color="auto"/>
              </w:divBdr>
            </w:div>
            <w:div w:id="1996571068">
              <w:marLeft w:val="0"/>
              <w:marRight w:val="0"/>
              <w:marTop w:val="0"/>
              <w:marBottom w:val="0"/>
              <w:divBdr>
                <w:top w:val="none" w:sz="0" w:space="0" w:color="auto"/>
                <w:left w:val="none" w:sz="0" w:space="0" w:color="auto"/>
                <w:bottom w:val="none" w:sz="0" w:space="0" w:color="auto"/>
                <w:right w:val="none" w:sz="0" w:space="0" w:color="auto"/>
              </w:divBdr>
            </w:div>
            <w:div w:id="1766151576">
              <w:marLeft w:val="0"/>
              <w:marRight w:val="0"/>
              <w:marTop w:val="0"/>
              <w:marBottom w:val="0"/>
              <w:divBdr>
                <w:top w:val="none" w:sz="0" w:space="0" w:color="auto"/>
                <w:left w:val="none" w:sz="0" w:space="0" w:color="auto"/>
                <w:bottom w:val="none" w:sz="0" w:space="0" w:color="auto"/>
                <w:right w:val="none" w:sz="0" w:space="0" w:color="auto"/>
              </w:divBdr>
            </w:div>
            <w:div w:id="1320234302">
              <w:marLeft w:val="0"/>
              <w:marRight w:val="0"/>
              <w:marTop w:val="0"/>
              <w:marBottom w:val="0"/>
              <w:divBdr>
                <w:top w:val="none" w:sz="0" w:space="0" w:color="auto"/>
                <w:left w:val="none" w:sz="0" w:space="0" w:color="auto"/>
                <w:bottom w:val="none" w:sz="0" w:space="0" w:color="auto"/>
                <w:right w:val="none" w:sz="0" w:space="0" w:color="auto"/>
              </w:divBdr>
            </w:div>
            <w:div w:id="649553905">
              <w:marLeft w:val="0"/>
              <w:marRight w:val="0"/>
              <w:marTop w:val="0"/>
              <w:marBottom w:val="0"/>
              <w:divBdr>
                <w:top w:val="none" w:sz="0" w:space="0" w:color="auto"/>
                <w:left w:val="none" w:sz="0" w:space="0" w:color="auto"/>
                <w:bottom w:val="none" w:sz="0" w:space="0" w:color="auto"/>
                <w:right w:val="none" w:sz="0" w:space="0" w:color="auto"/>
              </w:divBdr>
            </w:div>
            <w:div w:id="541939964">
              <w:marLeft w:val="0"/>
              <w:marRight w:val="0"/>
              <w:marTop w:val="0"/>
              <w:marBottom w:val="0"/>
              <w:divBdr>
                <w:top w:val="none" w:sz="0" w:space="0" w:color="auto"/>
                <w:left w:val="none" w:sz="0" w:space="0" w:color="auto"/>
                <w:bottom w:val="none" w:sz="0" w:space="0" w:color="auto"/>
                <w:right w:val="none" w:sz="0" w:space="0" w:color="auto"/>
              </w:divBdr>
            </w:div>
            <w:div w:id="1890921741">
              <w:marLeft w:val="0"/>
              <w:marRight w:val="0"/>
              <w:marTop w:val="0"/>
              <w:marBottom w:val="0"/>
              <w:divBdr>
                <w:top w:val="none" w:sz="0" w:space="0" w:color="auto"/>
                <w:left w:val="none" w:sz="0" w:space="0" w:color="auto"/>
                <w:bottom w:val="none" w:sz="0" w:space="0" w:color="auto"/>
                <w:right w:val="none" w:sz="0" w:space="0" w:color="auto"/>
              </w:divBdr>
            </w:div>
            <w:div w:id="1936328767">
              <w:marLeft w:val="0"/>
              <w:marRight w:val="0"/>
              <w:marTop w:val="0"/>
              <w:marBottom w:val="0"/>
              <w:divBdr>
                <w:top w:val="none" w:sz="0" w:space="0" w:color="auto"/>
                <w:left w:val="none" w:sz="0" w:space="0" w:color="auto"/>
                <w:bottom w:val="none" w:sz="0" w:space="0" w:color="auto"/>
                <w:right w:val="none" w:sz="0" w:space="0" w:color="auto"/>
              </w:divBdr>
            </w:div>
            <w:div w:id="1460301543">
              <w:marLeft w:val="0"/>
              <w:marRight w:val="0"/>
              <w:marTop w:val="0"/>
              <w:marBottom w:val="0"/>
              <w:divBdr>
                <w:top w:val="none" w:sz="0" w:space="0" w:color="auto"/>
                <w:left w:val="none" w:sz="0" w:space="0" w:color="auto"/>
                <w:bottom w:val="none" w:sz="0" w:space="0" w:color="auto"/>
                <w:right w:val="none" w:sz="0" w:space="0" w:color="auto"/>
              </w:divBdr>
            </w:div>
            <w:div w:id="1078819640">
              <w:marLeft w:val="0"/>
              <w:marRight w:val="0"/>
              <w:marTop w:val="0"/>
              <w:marBottom w:val="0"/>
              <w:divBdr>
                <w:top w:val="none" w:sz="0" w:space="0" w:color="auto"/>
                <w:left w:val="none" w:sz="0" w:space="0" w:color="auto"/>
                <w:bottom w:val="none" w:sz="0" w:space="0" w:color="auto"/>
                <w:right w:val="none" w:sz="0" w:space="0" w:color="auto"/>
              </w:divBdr>
            </w:div>
            <w:div w:id="1179467868">
              <w:marLeft w:val="0"/>
              <w:marRight w:val="0"/>
              <w:marTop w:val="0"/>
              <w:marBottom w:val="0"/>
              <w:divBdr>
                <w:top w:val="none" w:sz="0" w:space="0" w:color="auto"/>
                <w:left w:val="none" w:sz="0" w:space="0" w:color="auto"/>
                <w:bottom w:val="none" w:sz="0" w:space="0" w:color="auto"/>
                <w:right w:val="none" w:sz="0" w:space="0" w:color="auto"/>
              </w:divBdr>
            </w:div>
            <w:div w:id="519778257">
              <w:marLeft w:val="0"/>
              <w:marRight w:val="0"/>
              <w:marTop w:val="0"/>
              <w:marBottom w:val="0"/>
              <w:divBdr>
                <w:top w:val="none" w:sz="0" w:space="0" w:color="auto"/>
                <w:left w:val="none" w:sz="0" w:space="0" w:color="auto"/>
                <w:bottom w:val="none" w:sz="0" w:space="0" w:color="auto"/>
                <w:right w:val="none" w:sz="0" w:space="0" w:color="auto"/>
              </w:divBdr>
            </w:div>
            <w:div w:id="1951549791">
              <w:marLeft w:val="0"/>
              <w:marRight w:val="0"/>
              <w:marTop w:val="0"/>
              <w:marBottom w:val="0"/>
              <w:divBdr>
                <w:top w:val="none" w:sz="0" w:space="0" w:color="auto"/>
                <w:left w:val="none" w:sz="0" w:space="0" w:color="auto"/>
                <w:bottom w:val="none" w:sz="0" w:space="0" w:color="auto"/>
                <w:right w:val="none" w:sz="0" w:space="0" w:color="auto"/>
              </w:divBdr>
            </w:div>
            <w:div w:id="1523666659">
              <w:marLeft w:val="0"/>
              <w:marRight w:val="0"/>
              <w:marTop w:val="0"/>
              <w:marBottom w:val="0"/>
              <w:divBdr>
                <w:top w:val="none" w:sz="0" w:space="0" w:color="auto"/>
                <w:left w:val="none" w:sz="0" w:space="0" w:color="auto"/>
                <w:bottom w:val="none" w:sz="0" w:space="0" w:color="auto"/>
                <w:right w:val="none" w:sz="0" w:space="0" w:color="auto"/>
              </w:divBdr>
            </w:div>
            <w:div w:id="131216552">
              <w:marLeft w:val="0"/>
              <w:marRight w:val="0"/>
              <w:marTop w:val="0"/>
              <w:marBottom w:val="0"/>
              <w:divBdr>
                <w:top w:val="none" w:sz="0" w:space="0" w:color="auto"/>
                <w:left w:val="none" w:sz="0" w:space="0" w:color="auto"/>
                <w:bottom w:val="none" w:sz="0" w:space="0" w:color="auto"/>
                <w:right w:val="none" w:sz="0" w:space="0" w:color="auto"/>
              </w:divBdr>
            </w:div>
            <w:div w:id="639656085">
              <w:marLeft w:val="0"/>
              <w:marRight w:val="0"/>
              <w:marTop w:val="0"/>
              <w:marBottom w:val="0"/>
              <w:divBdr>
                <w:top w:val="none" w:sz="0" w:space="0" w:color="auto"/>
                <w:left w:val="none" w:sz="0" w:space="0" w:color="auto"/>
                <w:bottom w:val="none" w:sz="0" w:space="0" w:color="auto"/>
                <w:right w:val="none" w:sz="0" w:space="0" w:color="auto"/>
              </w:divBdr>
            </w:div>
            <w:div w:id="1186989477">
              <w:marLeft w:val="0"/>
              <w:marRight w:val="0"/>
              <w:marTop w:val="0"/>
              <w:marBottom w:val="0"/>
              <w:divBdr>
                <w:top w:val="none" w:sz="0" w:space="0" w:color="auto"/>
                <w:left w:val="none" w:sz="0" w:space="0" w:color="auto"/>
                <w:bottom w:val="none" w:sz="0" w:space="0" w:color="auto"/>
                <w:right w:val="none" w:sz="0" w:space="0" w:color="auto"/>
              </w:divBdr>
            </w:div>
            <w:div w:id="375664852">
              <w:marLeft w:val="0"/>
              <w:marRight w:val="0"/>
              <w:marTop w:val="0"/>
              <w:marBottom w:val="0"/>
              <w:divBdr>
                <w:top w:val="none" w:sz="0" w:space="0" w:color="auto"/>
                <w:left w:val="none" w:sz="0" w:space="0" w:color="auto"/>
                <w:bottom w:val="none" w:sz="0" w:space="0" w:color="auto"/>
                <w:right w:val="none" w:sz="0" w:space="0" w:color="auto"/>
              </w:divBdr>
            </w:div>
            <w:div w:id="1023555620">
              <w:marLeft w:val="0"/>
              <w:marRight w:val="0"/>
              <w:marTop w:val="0"/>
              <w:marBottom w:val="0"/>
              <w:divBdr>
                <w:top w:val="none" w:sz="0" w:space="0" w:color="auto"/>
                <w:left w:val="none" w:sz="0" w:space="0" w:color="auto"/>
                <w:bottom w:val="none" w:sz="0" w:space="0" w:color="auto"/>
                <w:right w:val="none" w:sz="0" w:space="0" w:color="auto"/>
              </w:divBdr>
            </w:div>
            <w:div w:id="1622031909">
              <w:marLeft w:val="0"/>
              <w:marRight w:val="0"/>
              <w:marTop w:val="0"/>
              <w:marBottom w:val="0"/>
              <w:divBdr>
                <w:top w:val="none" w:sz="0" w:space="0" w:color="auto"/>
                <w:left w:val="none" w:sz="0" w:space="0" w:color="auto"/>
                <w:bottom w:val="none" w:sz="0" w:space="0" w:color="auto"/>
                <w:right w:val="none" w:sz="0" w:space="0" w:color="auto"/>
              </w:divBdr>
            </w:div>
            <w:div w:id="910458561">
              <w:marLeft w:val="0"/>
              <w:marRight w:val="0"/>
              <w:marTop w:val="0"/>
              <w:marBottom w:val="0"/>
              <w:divBdr>
                <w:top w:val="none" w:sz="0" w:space="0" w:color="auto"/>
                <w:left w:val="none" w:sz="0" w:space="0" w:color="auto"/>
                <w:bottom w:val="none" w:sz="0" w:space="0" w:color="auto"/>
                <w:right w:val="none" w:sz="0" w:space="0" w:color="auto"/>
              </w:divBdr>
            </w:div>
            <w:div w:id="1923756694">
              <w:marLeft w:val="0"/>
              <w:marRight w:val="0"/>
              <w:marTop w:val="0"/>
              <w:marBottom w:val="0"/>
              <w:divBdr>
                <w:top w:val="none" w:sz="0" w:space="0" w:color="auto"/>
                <w:left w:val="none" w:sz="0" w:space="0" w:color="auto"/>
                <w:bottom w:val="none" w:sz="0" w:space="0" w:color="auto"/>
                <w:right w:val="none" w:sz="0" w:space="0" w:color="auto"/>
              </w:divBdr>
            </w:div>
            <w:div w:id="1213154789">
              <w:marLeft w:val="0"/>
              <w:marRight w:val="0"/>
              <w:marTop w:val="0"/>
              <w:marBottom w:val="0"/>
              <w:divBdr>
                <w:top w:val="none" w:sz="0" w:space="0" w:color="auto"/>
                <w:left w:val="none" w:sz="0" w:space="0" w:color="auto"/>
                <w:bottom w:val="none" w:sz="0" w:space="0" w:color="auto"/>
                <w:right w:val="none" w:sz="0" w:space="0" w:color="auto"/>
              </w:divBdr>
            </w:div>
            <w:div w:id="2096854323">
              <w:marLeft w:val="0"/>
              <w:marRight w:val="0"/>
              <w:marTop w:val="0"/>
              <w:marBottom w:val="0"/>
              <w:divBdr>
                <w:top w:val="none" w:sz="0" w:space="0" w:color="auto"/>
                <w:left w:val="none" w:sz="0" w:space="0" w:color="auto"/>
                <w:bottom w:val="none" w:sz="0" w:space="0" w:color="auto"/>
                <w:right w:val="none" w:sz="0" w:space="0" w:color="auto"/>
              </w:divBdr>
            </w:div>
            <w:div w:id="1277516321">
              <w:marLeft w:val="0"/>
              <w:marRight w:val="0"/>
              <w:marTop w:val="0"/>
              <w:marBottom w:val="0"/>
              <w:divBdr>
                <w:top w:val="none" w:sz="0" w:space="0" w:color="auto"/>
                <w:left w:val="none" w:sz="0" w:space="0" w:color="auto"/>
                <w:bottom w:val="none" w:sz="0" w:space="0" w:color="auto"/>
                <w:right w:val="none" w:sz="0" w:space="0" w:color="auto"/>
              </w:divBdr>
            </w:div>
            <w:div w:id="978807178">
              <w:marLeft w:val="0"/>
              <w:marRight w:val="0"/>
              <w:marTop w:val="0"/>
              <w:marBottom w:val="0"/>
              <w:divBdr>
                <w:top w:val="none" w:sz="0" w:space="0" w:color="auto"/>
                <w:left w:val="none" w:sz="0" w:space="0" w:color="auto"/>
                <w:bottom w:val="none" w:sz="0" w:space="0" w:color="auto"/>
                <w:right w:val="none" w:sz="0" w:space="0" w:color="auto"/>
              </w:divBdr>
            </w:div>
            <w:div w:id="229388991">
              <w:marLeft w:val="0"/>
              <w:marRight w:val="0"/>
              <w:marTop w:val="0"/>
              <w:marBottom w:val="0"/>
              <w:divBdr>
                <w:top w:val="none" w:sz="0" w:space="0" w:color="auto"/>
                <w:left w:val="none" w:sz="0" w:space="0" w:color="auto"/>
                <w:bottom w:val="none" w:sz="0" w:space="0" w:color="auto"/>
                <w:right w:val="none" w:sz="0" w:space="0" w:color="auto"/>
              </w:divBdr>
            </w:div>
            <w:div w:id="1781727304">
              <w:marLeft w:val="0"/>
              <w:marRight w:val="0"/>
              <w:marTop w:val="0"/>
              <w:marBottom w:val="0"/>
              <w:divBdr>
                <w:top w:val="none" w:sz="0" w:space="0" w:color="auto"/>
                <w:left w:val="none" w:sz="0" w:space="0" w:color="auto"/>
                <w:bottom w:val="none" w:sz="0" w:space="0" w:color="auto"/>
                <w:right w:val="none" w:sz="0" w:space="0" w:color="auto"/>
              </w:divBdr>
            </w:div>
            <w:div w:id="1423573194">
              <w:marLeft w:val="0"/>
              <w:marRight w:val="0"/>
              <w:marTop w:val="0"/>
              <w:marBottom w:val="0"/>
              <w:divBdr>
                <w:top w:val="none" w:sz="0" w:space="0" w:color="auto"/>
                <w:left w:val="none" w:sz="0" w:space="0" w:color="auto"/>
                <w:bottom w:val="none" w:sz="0" w:space="0" w:color="auto"/>
                <w:right w:val="none" w:sz="0" w:space="0" w:color="auto"/>
              </w:divBdr>
            </w:div>
            <w:div w:id="1152141605">
              <w:marLeft w:val="0"/>
              <w:marRight w:val="0"/>
              <w:marTop w:val="0"/>
              <w:marBottom w:val="0"/>
              <w:divBdr>
                <w:top w:val="none" w:sz="0" w:space="0" w:color="auto"/>
                <w:left w:val="none" w:sz="0" w:space="0" w:color="auto"/>
                <w:bottom w:val="none" w:sz="0" w:space="0" w:color="auto"/>
                <w:right w:val="none" w:sz="0" w:space="0" w:color="auto"/>
              </w:divBdr>
            </w:div>
            <w:div w:id="771244655">
              <w:marLeft w:val="0"/>
              <w:marRight w:val="0"/>
              <w:marTop w:val="0"/>
              <w:marBottom w:val="0"/>
              <w:divBdr>
                <w:top w:val="none" w:sz="0" w:space="0" w:color="auto"/>
                <w:left w:val="none" w:sz="0" w:space="0" w:color="auto"/>
                <w:bottom w:val="none" w:sz="0" w:space="0" w:color="auto"/>
                <w:right w:val="none" w:sz="0" w:space="0" w:color="auto"/>
              </w:divBdr>
            </w:div>
            <w:div w:id="12180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1128">
      <w:bodyDiv w:val="1"/>
      <w:marLeft w:val="0"/>
      <w:marRight w:val="0"/>
      <w:marTop w:val="0"/>
      <w:marBottom w:val="0"/>
      <w:divBdr>
        <w:top w:val="none" w:sz="0" w:space="0" w:color="auto"/>
        <w:left w:val="none" w:sz="0" w:space="0" w:color="auto"/>
        <w:bottom w:val="none" w:sz="0" w:space="0" w:color="auto"/>
        <w:right w:val="none" w:sz="0" w:space="0" w:color="auto"/>
      </w:divBdr>
      <w:divsChild>
        <w:div w:id="367606445">
          <w:marLeft w:val="0"/>
          <w:marRight w:val="0"/>
          <w:marTop w:val="0"/>
          <w:marBottom w:val="0"/>
          <w:divBdr>
            <w:top w:val="none" w:sz="0" w:space="0" w:color="auto"/>
            <w:left w:val="none" w:sz="0" w:space="0" w:color="auto"/>
            <w:bottom w:val="none" w:sz="0" w:space="0" w:color="auto"/>
            <w:right w:val="none" w:sz="0" w:space="0" w:color="auto"/>
          </w:divBdr>
          <w:divsChild>
            <w:div w:id="1832990228">
              <w:marLeft w:val="0"/>
              <w:marRight w:val="0"/>
              <w:marTop w:val="0"/>
              <w:marBottom w:val="0"/>
              <w:divBdr>
                <w:top w:val="none" w:sz="0" w:space="0" w:color="auto"/>
                <w:left w:val="none" w:sz="0" w:space="0" w:color="auto"/>
                <w:bottom w:val="none" w:sz="0" w:space="0" w:color="auto"/>
                <w:right w:val="none" w:sz="0" w:space="0" w:color="auto"/>
              </w:divBdr>
            </w:div>
            <w:div w:id="1053313352">
              <w:marLeft w:val="0"/>
              <w:marRight w:val="0"/>
              <w:marTop w:val="0"/>
              <w:marBottom w:val="0"/>
              <w:divBdr>
                <w:top w:val="none" w:sz="0" w:space="0" w:color="auto"/>
                <w:left w:val="none" w:sz="0" w:space="0" w:color="auto"/>
                <w:bottom w:val="none" w:sz="0" w:space="0" w:color="auto"/>
                <w:right w:val="none" w:sz="0" w:space="0" w:color="auto"/>
              </w:divBdr>
            </w:div>
            <w:div w:id="2071532755">
              <w:marLeft w:val="0"/>
              <w:marRight w:val="0"/>
              <w:marTop w:val="0"/>
              <w:marBottom w:val="0"/>
              <w:divBdr>
                <w:top w:val="none" w:sz="0" w:space="0" w:color="auto"/>
                <w:left w:val="none" w:sz="0" w:space="0" w:color="auto"/>
                <w:bottom w:val="none" w:sz="0" w:space="0" w:color="auto"/>
                <w:right w:val="none" w:sz="0" w:space="0" w:color="auto"/>
              </w:divBdr>
            </w:div>
            <w:div w:id="43333209">
              <w:marLeft w:val="0"/>
              <w:marRight w:val="0"/>
              <w:marTop w:val="0"/>
              <w:marBottom w:val="0"/>
              <w:divBdr>
                <w:top w:val="none" w:sz="0" w:space="0" w:color="auto"/>
                <w:left w:val="none" w:sz="0" w:space="0" w:color="auto"/>
                <w:bottom w:val="none" w:sz="0" w:space="0" w:color="auto"/>
                <w:right w:val="none" w:sz="0" w:space="0" w:color="auto"/>
              </w:divBdr>
            </w:div>
            <w:div w:id="420413855">
              <w:marLeft w:val="0"/>
              <w:marRight w:val="0"/>
              <w:marTop w:val="0"/>
              <w:marBottom w:val="0"/>
              <w:divBdr>
                <w:top w:val="none" w:sz="0" w:space="0" w:color="auto"/>
                <w:left w:val="none" w:sz="0" w:space="0" w:color="auto"/>
                <w:bottom w:val="none" w:sz="0" w:space="0" w:color="auto"/>
                <w:right w:val="none" w:sz="0" w:space="0" w:color="auto"/>
              </w:divBdr>
            </w:div>
            <w:div w:id="851723459">
              <w:marLeft w:val="0"/>
              <w:marRight w:val="0"/>
              <w:marTop w:val="0"/>
              <w:marBottom w:val="0"/>
              <w:divBdr>
                <w:top w:val="none" w:sz="0" w:space="0" w:color="auto"/>
                <w:left w:val="none" w:sz="0" w:space="0" w:color="auto"/>
                <w:bottom w:val="none" w:sz="0" w:space="0" w:color="auto"/>
                <w:right w:val="none" w:sz="0" w:space="0" w:color="auto"/>
              </w:divBdr>
            </w:div>
            <w:div w:id="40524516">
              <w:marLeft w:val="0"/>
              <w:marRight w:val="0"/>
              <w:marTop w:val="0"/>
              <w:marBottom w:val="0"/>
              <w:divBdr>
                <w:top w:val="none" w:sz="0" w:space="0" w:color="auto"/>
                <w:left w:val="none" w:sz="0" w:space="0" w:color="auto"/>
                <w:bottom w:val="none" w:sz="0" w:space="0" w:color="auto"/>
                <w:right w:val="none" w:sz="0" w:space="0" w:color="auto"/>
              </w:divBdr>
            </w:div>
            <w:div w:id="221596438">
              <w:marLeft w:val="0"/>
              <w:marRight w:val="0"/>
              <w:marTop w:val="0"/>
              <w:marBottom w:val="0"/>
              <w:divBdr>
                <w:top w:val="none" w:sz="0" w:space="0" w:color="auto"/>
                <w:left w:val="none" w:sz="0" w:space="0" w:color="auto"/>
                <w:bottom w:val="none" w:sz="0" w:space="0" w:color="auto"/>
                <w:right w:val="none" w:sz="0" w:space="0" w:color="auto"/>
              </w:divBdr>
            </w:div>
            <w:div w:id="482627278">
              <w:marLeft w:val="0"/>
              <w:marRight w:val="0"/>
              <w:marTop w:val="0"/>
              <w:marBottom w:val="0"/>
              <w:divBdr>
                <w:top w:val="none" w:sz="0" w:space="0" w:color="auto"/>
                <w:left w:val="none" w:sz="0" w:space="0" w:color="auto"/>
                <w:bottom w:val="none" w:sz="0" w:space="0" w:color="auto"/>
                <w:right w:val="none" w:sz="0" w:space="0" w:color="auto"/>
              </w:divBdr>
            </w:div>
            <w:div w:id="1438253983">
              <w:marLeft w:val="0"/>
              <w:marRight w:val="0"/>
              <w:marTop w:val="0"/>
              <w:marBottom w:val="0"/>
              <w:divBdr>
                <w:top w:val="none" w:sz="0" w:space="0" w:color="auto"/>
                <w:left w:val="none" w:sz="0" w:space="0" w:color="auto"/>
                <w:bottom w:val="none" w:sz="0" w:space="0" w:color="auto"/>
                <w:right w:val="none" w:sz="0" w:space="0" w:color="auto"/>
              </w:divBdr>
            </w:div>
            <w:div w:id="1810709239">
              <w:marLeft w:val="0"/>
              <w:marRight w:val="0"/>
              <w:marTop w:val="0"/>
              <w:marBottom w:val="0"/>
              <w:divBdr>
                <w:top w:val="none" w:sz="0" w:space="0" w:color="auto"/>
                <w:left w:val="none" w:sz="0" w:space="0" w:color="auto"/>
                <w:bottom w:val="none" w:sz="0" w:space="0" w:color="auto"/>
                <w:right w:val="none" w:sz="0" w:space="0" w:color="auto"/>
              </w:divBdr>
            </w:div>
            <w:div w:id="607739021">
              <w:marLeft w:val="0"/>
              <w:marRight w:val="0"/>
              <w:marTop w:val="0"/>
              <w:marBottom w:val="0"/>
              <w:divBdr>
                <w:top w:val="none" w:sz="0" w:space="0" w:color="auto"/>
                <w:left w:val="none" w:sz="0" w:space="0" w:color="auto"/>
                <w:bottom w:val="none" w:sz="0" w:space="0" w:color="auto"/>
                <w:right w:val="none" w:sz="0" w:space="0" w:color="auto"/>
              </w:divBdr>
            </w:div>
            <w:div w:id="915289736">
              <w:marLeft w:val="0"/>
              <w:marRight w:val="0"/>
              <w:marTop w:val="0"/>
              <w:marBottom w:val="0"/>
              <w:divBdr>
                <w:top w:val="none" w:sz="0" w:space="0" w:color="auto"/>
                <w:left w:val="none" w:sz="0" w:space="0" w:color="auto"/>
                <w:bottom w:val="none" w:sz="0" w:space="0" w:color="auto"/>
                <w:right w:val="none" w:sz="0" w:space="0" w:color="auto"/>
              </w:divBdr>
            </w:div>
            <w:div w:id="411200446">
              <w:marLeft w:val="0"/>
              <w:marRight w:val="0"/>
              <w:marTop w:val="0"/>
              <w:marBottom w:val="0"/>
              <w:divBdr>
                <w:top w:val="none" w:sz="0" w:space="0" w:color="auto"/>
                <w:left w:val="none" w:sz="0" w:space="0" w:color="auto"/>
                <w:bottom w:val="none" w:sz="0" w:space="0" w:color="auto"/>
                <w:right w:val="none" w:sz="0" w:space="0" w:color="auto"/>
              </w:divBdr>
            </w:div>
            <w:div w:id="2129348922">
              <w:marLeft w:val="0"/>
              <w:marRight w:val="0"/>
              <w:marTop w:val="0"/>
              <w:marBottom w:val="0"/>
              <w:divBdr>
                <w:top w:val="none" w:sz="0" w:space="0" w:color="auto"/>
                <w:left w:val="none" w:sz="0" w:space="0" w:color="auto"/>
                <w:bottom w:val="none" w:sz="0" w:space="0" w:color="auto"/>
                <w:right w:val="none" w:sz="0" w:space="0" w:color="auto"/>
              </w:divBdr>
            </w:div>
            <w:div w:id="1167666837">
              <w:marLeft w:val="0"/>
              <w:marRight w:val="0"/>
              <w:marTop w:val="0"/>
              <w:marBottom w:val="0"/>
              <w:divBdr>
                <w:top w:val="none" w:sz="0" w:space="0" w:color="auto"/>
                <w:left w:val="none" w:sz="0" w:space="0" w:color="auto"/>
                <w:bottom w:val="none" w:sz="0" w:space="0" w:color="auto"/>
                <w:right w:val="none" w:sz="0" w:space="0" w:color="auto"/>
              </w:divBdr>
            </w:div>
            <w:div w:id="531455239">
              <w:marLeft w:val="0"/>
              <w:marRight w:val="0"/>
              <w:marTop w:val="0"/>
              <w:marBottom w:val="0"/>
              <w:divBdr>
                <w:top w:val="none" w:sz="0" w:space="0" w:color="auto"/>
                <w:left w:val="none" w:sz="0" w:space="0" w:color="auto"/>
                <w:bottom w:val="none" w:sz="0" w:space="0" w:color="auto"/>
                <w:right w:val="none" w:sz="0" w:space="0" w:color="auto"/>
              </w:divBdr>
            </w:div>
            <w:div w:id="1872644352">
              <w:marLeft w:val="0"/>
              <w:marRight w:val="0"/>
              <w:marTop w:val="0"/>
              <w:marBottom w:val="0"/>
              <w:divBdr>
                <w:top w:val="none" w:sz="0" w:space="0" w:color="auto"/>
                <w:left w:val="none" w:sz="0" w:space="0" w:color="auto"/>
                <w:bottom w:val="none" w:sz="0" w:space="0" w:color="auto"/>
                <w:right w:val="none" w:sz="0" w:space="0" w:color="auto"/>
              </w:divBdr>
            </w:div>
            <w:div w:id="577859479">
              <w:marLeft w:val="0"/>
              <w:marRight w:val="0"/>
              <w:marTop w:val="0"/>
              <w:marBottom w:val="0"/>
              <w:divBdr>
                <w:top w:val="none" w:sz="0" w:space="0" w:color="auto"/>
                <w:left w:val="none" w:sz="0" w:space="0" w:color="auto"/>
                <w:bottom w:val="none" w:sz="0" w:space="0" w:color="auto"/>
                <w:right w:val="none" w:sz="0" w:space="0" w:color="auto"/>
              </w:divBdr>
            </w:div>
            <w:div w:id="434642476">
              <w:marLeft w:val="0"/>
              <w:marRight w:val="0"/>
              <w:marTop w:val="0"/>
              <w:marBottom w:val="0"/>
              <w:divBdr>
                <w:top w:val="none" w:sz="0" w:space="0" w:color="auto"/>
                <w:left w:val="none" w:sz="0" w:space="0" w:color="auto"/>
                <w:bottom w:val="none" w:sz="0" w:space="0" w:color="auto"/>
                <w:right w:val="none" w:sz="0" w:space="0" w:color="auto"/>
              </w:divBdr>
            </w:div>
            <w:div w:id="148375084">
              <w:marLeft w:val="0"/>
              <w:marRight w:val="0"/>
              <w:marTop w:val="0"/>
              <w:marBottom w:val="0"/>
              <w:divBdr>
                <w:top w:val="none" w:sz="0" w:space="0" w:color="auto"/>
                <w:left w:val="none" w:sz="0" w:space="0" w:color="auto"/>
                <w:bottom w:val="none" w:sz="0" w:space="0" w:color="auto"/>
                <w:right w:val="none" w:sz="0" w:space="0" w:color="auto"/>
              </w:divBdr>
            </w:div>
            <w:div w:id="1363744651">
              <w:marLeft w:val="0"/>
              <w:marRight w:val="0"/>
              <w:marTop w:val="0"/>
              <w:marBottom w:val="0"/>
              <w:divBdr>
                <w:top w:val="none" w:sz="0" w:space="0" w:color="auto"/>
                <w:left w:val="none" w:sz="0" w:space="0" w:color="auto"/>
                <w:bottom w:val="none" w:sz="0" w:space="0" w:color="auto"/>
                <w:right w:val="none" w:sz="0" w:space="0" w:color="auto"/>
              </w:divBdr>
            </w:div>
            <w:div w:id="9658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0">
      <w:bodyDiv w:val="1"/>
      <w:marLeft w:val="0"/>
      <w:marRight w:val="0"/>
      <w:marTop w:val="0"/>
      <w:marBottom w:val="0"/>
      <w:divBdr>
        <w:top w:val="none" w:sz="0" w:space="0" w:color="auto"/>
        <w:left w:val="none" w:sz="0" w:space="0" w:color="auto"/>
        <w:bottom w:val="none" w:sz="0" w:space="0" w:color="auto"/>
        <w:right w:val="none" w:sz="0" w:space="0" w:color="auto"/>
      </w:divBdr>
      <w:divsChild>
        <w:div w:id="442649906">
          <w:marLeft w:val="0"/>
          <w:marRight w:val="0"/>
          <w:marTop w:val="0"/>
          <w:marBottom w:val="0"/>
          <w:divBdr>
            <w:top w:val="none" w:sz="0" w:space="0" w:color="auto"/>
            <w:left w:val="none" w:sz="0" w:space="0" w:color="auto"/>
            <w:bottom w:val="none" w:sz="0" w:space="0" w:color="auto"/>
            <w:right w:val="none" w:sz="0" w:space="0" w:color="auto"/>
          </w:divBdr>
          <w:divsChild>
            <w:div w:id="838347593">
              <w:marLeft w:val="0"/>
              <w:marRight w:val="0"/>
              <w:marTop w:val="0"/>
              <w:marBottom w:val="0"/>
              <w:divBdr>
                <w:top w:val="none" w:sz="0" w:space="0" w:color="auto"/>
                <w:left w:val="none" w:sz="0" w:space="0" w:color="auto"/>
                <w:bottom w:val="none" w:sz="0" w:space="0" w:color="auto"/>
                <w:right w:val="none" w:sz="0" w:space="0" w:color="auto"/>
              </w:divBdr>
            </w:div>
            <w:div w:id="911739073">
              <w:marLeft w:val="0"/>
              <w:marRight w:val="0"/>
              <w:marTop w:val="0"/>
              <w:marBottom w:val="0"/>
              <w:divBdr>
                <w:top w:val="none" w:sz="0" w:space="0" w:color="auto"/>
                <w:left w:val="none" w:sz="0" w:space="0" w:color="auto"/>
                <w:bottom w:val="none" w:sz="0" w:space="0" w:color="auto"/>
                <w:right w:val="none" w:sz="0" w:space="0" w:color="auto"/>
              </w:divBdr>
            </w:div>
            <w:div w:id="1807166179">
              <w:marLeft w:val="0"/>
              <w:marRight w:val="0"/>
              <w:marTop w:val="0"/>
              <w:marBottom w:val="0"/>
              <w:divBdr>
                <w:top w:val="none" w:sz="0" w:space="0" w:color="auto"/>
                <w:left w:val="none" w:sz="0" w:space="0" w:color="auto"/>
                <w:bottom w:val="none" w:sz="0" w:space="0" w:color="auto"/>
                <w:right w:val="none" w:sz="0" w:space="0" w:color="auto"/>
              </w:divBdr>
            </w:div>
            <w:div w:id="1775176248">
              <w:marLeft w:val="0"/>
              <w:marRight w:val="0"/>
              <w:marTop w:val="0"/>
              <w:marBottom w:val="0"/>
              <w:divBdr>
                <w:top w:val="none" w:sz="0" w:space="0" w:color="auto"/>
                <w:left w:val="none" w:sz="0" w:space="0" w:color="auto"/>
                <w:bottom w:val="none" w:sz="0" w:space="0" w:color="auto"/>
                <w:right w:val="none" w:sz="0" w:space="0" w:color="auto"/>
              </w:divBdr>
            </w:div>
            <w:div w:id="220404592">
              <w:marLeft w:val="0"/>
              <w:marRight w:val="0"/>
              <w:marTop w:val="0"/>
              <w:marBottom w:val="0"/>
              <w:divBdr>
                <w:top w:val="none" w:sz="0" w:space="0" w:color="auto"/>
                <w:left w:val="none" w:sz="0" w:space="0" w:color="auto"/>
                <w:bottom w:val="none" w:sz="0" w:space="0" w:color="auto"/>
                <w:right w:val="none" w:sz="0" w:space="0" w:color="auto"/>
              </w:divBdr>
            </w:div>
            <w:div w:id="358553894">
              <w:marLeft w:val="0"/>
              <w:marRight w:val="0"/>
              <w:marTop w:val="0"/>
              <w:marBottom w:val="0"/>
              <w:divBdr>
                <w:top w:val="none" w:sz="0" w:space="0" w:color="auto"/>
                <w:left w:val="none" w:sz="0" w:space="0" w:color="auto"/>
                <w:bottom w:val="none" w:sz="0" w:space="0" w:color="auto"/>
                <w:right w:val="none" w:sz="0" w:space="0" w:color="auto"/>
              </w:divBdr>
            </w:div>
            <w:div w:id="1596397331">
              <w:marLeft w:val="0"/>
              <w:marRight w:val="0"/>
              <w:marTop w:val="0"/>
              <w:marBottom w:val="0"/>
              <w:divBdr>
                <w:top w:val="none" w:sz="0" w:space="0" w:color="auto"/>
                <w:left w:val="none" w:sz="0" w:space="0" w:color="auto"/>
                <w:bottom w:val="none" w:sz="0" w:space="0" w:color="auto"/>
                <w:right w:val="none" w:sz="0" w:space="0" w:color="auto"/>
              </w:divBdr>
            </w:div>
            <w:div w:id="1339623093">
              <w:marLeft w:val="0"/>
              <w:marRight w:val="0"/>
              <w:marTop w:val="0"/>
              <w:marBottom w:val="0"/>
              <w:divBdr>
                <w:top w:val="none" w:sz="0" w:space="0" w:color="auto"/>
                <w:left w:val="none" w:sz="0" w:space="0" w:color="auto"/>
                <w:bottom w:val="none" w:sz="0" w:space="0" w:color="auto"/>
                <w:right w:val="none" w:sz="0" w:space="0" w:color="auto"/>
              </w:divBdr>
            </w:div>
            <w:div w:id="1293901283">
              <w:marLeft w:val="0"/>
              <w:marRight w:val="0"/>
              <w:marTop w:val="0"/>
              <w:marBottom w:val="0"/>
              <w:divBdr>
                <w:top w:val="none" w:sz="0" w:space="0" w:color="auto"/>
                <w:left w:val="none" w:sz="0" w:space="0" w:color="auto"/>
                <w:bottom w:val="none" w:sz="0" w:space="0" w:color="auto"/>
                <w:right w:val="none" w:sz="0" w:space="0" w:color="auto"/>
              </w:divBdr>
            </w:div>
            <w:div w:id="1815296027">
              <w:marLeft w:val="0"/>
              <w:marRight w:val="0"/>
              <w:marTop w:val="0"/>
              <w:marBottom w:val="0"/>
              <w:divBdr>
                <w:top w:val="none" w:sz="0" w:space="0" w:color="auto"/>
                <w:left w:val="none" w:sz="0" w:space="0" w:color="auto"/>
                <w:bottom w:val="none" w:sz="0" w:space="0" w:color="auto"/>
                <w:right w:val="none" w:sz="0" w:space="0" w:color="auto"/>
              </w:divBdr>
            </w:div>
            <w:div w:id="2145078971">
              <w:marLeft w:val="0"/>
              <w:marRight w:val="0"/>
              <w:marTop w:val="0"/>
              <w:marBottom w:val="0"/>
              <w:divBdr>
                <w:top w:val="none" w:sz="0" w:space="0" w:color="auto"/>
                <w:left w:val="none" w:sz="0" w:space="0" w:color="auto"/>
                <w:bottom w:val="none" w:sz="0" w:space="0" w:color="auto"/>
                <w:right w:val="none" w:sz="0" w:space="0" w:color="auto"/>
              </w:divBdr>
            </w:div>
            <w:div w:id="2088989706">
              <w:marLeft w:val="0"/>
              <w:marRight w:val="0"/>
              <w:marTop w:val="0"/>
              <w:marBottom w:val="0"/>
              <w:divBdr>
                <w:top w:val="none" w:sz="0" w:space="0" w:color="auto"/>
                <w:left w:val="none" w:sz="0" w:space="0" w:color="auto"/>
                <w:bottom w:val="none" w:sz="0" w:space="0" w:color="auto"/>
                <w:right w:val="none" w:sz="0" w:space="0" w:color="auto"/>
              </w:divBdr>
            </w:div>
            <w:div w:id="1294210829">
              <w:marLeft w:val="0"/>
              <w:marRight w:val="0"/>
              <w:marTop w:val="0"/>
              <w:marBottom w:val="0"/>
              <w:divBdr>
                <w:top w:val="none" w:sz="0" w:space="0" w:color="auto"/>
                <w:left w:val="none" w:sz="0" w:space="0" w:color="auto"/>
                <w:bottom w:val="none" w:sz="0" w:space="0" w:color="auto"/>
                <w:right w:val="none" w:sz="0" w:space="0" w:color="auto"/>
              </w:divBdr>
            </w:div>
            <w:div w:id="1666519405">
              <w:marLeft w:val="0"/>
              <w:marRight w:val="0"/>
              <w:marTop w:val="0"/>
              <w:marBottom w:val="0"/>
              <w:divBdr>
                <w:top w:val="none" w:sz="0" w:space="0" w:color="auto"/>
                <w:left w:val="none" w:sz="0" w:space="0" w:color="auto"/>
                <w:bottom w:val="none" w:sz="0" w:space="0" w:color="auto"/>
                <w:right w:val="none" w:sz="0" w:space="0" w:color="auto"/>
              </w:divBdr>
            </w:div>
            <w:div w:id="212737472">
              <w:marLeft w:val="0"/>
              <w:marRight w:val="0"/>
              <w:marTop w:val="0"/>
              <w:marBottom w:val="0"/>
              <w:divBdr>
                <w:top w:val="none" w:sz="0" w:space="0" w:color="auto"/>
                <w:left w:val="none" w:sz="0" w:space="0" w:color="auto"/>
                <w:bottom w:val="none" w:sz="0" w:space="0" w:color="auto"/>
                <w:right w:val="none" w:sz="0" w:space="0" w:color="auto"/>
              </w:divBdr>
            </w:div>
            <w:div w:id="1668632716">
              <w:marLeft w:val="0"/>
              <w:marRight w:val="0"/>
              <w:marTop w:val="0"/>
              <w:marBottom w:val="0"/>
              <w:divBdr>
                <w:top w:val="none" w:sz="0" w:space="0" w:color="auto"/>
                <w:left w:val="none" w:sz="0" w:space="0" w:color="auto"/>
                <w:bottom w:val="none" w:sz="0" w:space="0" w:color="auto"/>
                <w:right w:val="none" w:sz="0" w:space="0" w:color="auto"/>
              </w:divBdr>
            </w:div>
            <w:div w:id="845243673">
              <w:marLeft w:val="0"/>
              <w:marRight w:val="0"/>
              <w:marTop w:val="0"/>
              <w:marBottom w:val="0"/>
              <w:divBdr>
                <w:top w:val="none" w:sz="0" w:space="0" w:color="auto"/>
                <w:left w:val="none" w:sz="0" w:space="0" w:color="auto"/>
                <w:bottom w:val="none" w:sz="0" w:space="0" w:color="auto"/>
                <w:right w:val="none" w:sz="0" w:space="0" w:color="auto"/>
              </w:divBdr>
            </w:div>
            <w:div w:id="241256671">
              <w:marLeft w:val="0"/>
              <w:marRight w:val="0"/>
              <w:marTop w:val="0"/>
              <w:marBottom w:val="0"/>
              <w:divBdr>
                <w:top w:val="none" w:sz="0" w:space="0" w:color="auto"/>
                <w:left w:val="none" w:sz="0" w:space="0" w:color="auto"/>
                <w:bottom w:val="none" w:sz="0" w:space="0" w:color="auto"/>
                <w:right w:val="none" w:sz="0" w:space="0" w:color="auto"/>
              </w:divBdr>
            </w:div>
            <w:div w:id="952784079">
              <w:marLeft w:val="0"/>
              <w:marRight w:val="0"/>
              <w:marTop w:val="0"/>
              <w:marBottom w:val="0"/>
              <w:divBdr>
                <w:top w:val="none" w:sz="0" w:space="0" w:color="auto"/>
                <w:left w:val="none" w:sz="0" w:space="0" w:color="auto"/>
                <w:bottom w:val="none" w:sz="0" w:space="0" w:color="auto"/>
                <w:right w:val="none" w:sz="0" w:space="0" w:color="auto"/>
              </w:divBdr>
            </w:div>
            <w:div w:id="690574682">
              <w:marLeft w:val="0"/>
              <w:marRight w:val="0"/>
              <w:marTop w:val="0"/>
              <w:marBottom w:val="0"/>
              <w:divBdr>
                <w:top w:val="none" w:sz="0" w:space="0" w:color="auto"/>
                <w:left w:val="none" w:sz="0" w:space="0" w:color="auto"/>
                <w:bottom w:val="none" w:sz="0" w:space="0" w:color="auto"/>
                <w:right w:val="none" w:sz="0" w:space="0" w:color="auto"/>
              </w:divBdr>
            </w:div>
            <w:div w:id="2015376057">
              <w:marLeft w:val="0"/>
              <w:marRight w:val="0"/>
              <w:marTop w:val="0"/>
              <w:marBottom w:val="0"/>
              <w:divBdr>
                <w:top w:val="none" w:sz="0" w:space="0" w:color="auto"/>
                <w:left w:val="none" w:sz="0" w:space="0" w:color="auto"/>
                <w:bottom w:val="none" w:sz="0" w:space="0" w:color="auto"/>
                <w:right w:val="none" w:sz="0" w:space="0" w:color="auto"/>
              </w:divBdr>
            </w:div>
            <w:div w:id="1847593431">
              <w:marLeft w:val="0"/>
              <w:marRight w:val="0"/>
              <w:marTop w:val="0"/>
              <w:marBottom w:val="0"/>
              <w:divBdr>
                <w:top w:val="none" w:sz="0" w:space="0" w:color="auto"/>
                <w:left w:val="none" w:sz="0" w:space="0" w:color="auto"/>
                <w:bottom w:val="none" w:sz="0" w:space="0" w:color="auto"/>
                <w:right w:val="none" w:sz="0" w:space="0" w:color="auto"/>
              </w:divBdr>
            </w:div>
            <w:div w:id="45882855">
              <w:marLeft w:val="0"/>
              <w:marRight w:val="0"/>
              <w:marTop w:val="0"/>
              <w:marBottom w:val="0"/>
              <w:divBdr>
                <w:top w:val="none" w:sz="0" w:space="0" w:color="auto"/>
                <w:left w:val="none" w:sz="0" w:space="0" w:color="auto"/>
                <w:bottom w:val="none" w:sz="0" w:space="0" w:color="auto"/>
                <w:right w:val="none" w:sz="0" w:space="0" w:color="auto"/>
              </w:divBdr>
            </w:div>
            <w:div w:id="904992383">
              <w:marLeft w:val="0"/>
              <w:marRight w:val="0"/>
              <w:marTop w:val="0"/>
              <w:marBottom w:val="0"/>
              <w:divBdr>
                <w:top w:val="none" w:sz="0" w:space="0" w:color="auto"/>
                <w:left w:val="none" w:sz="0" w:space="0" w:color="auto"/>
                <w:bottom w:val="none" w:sz="0" w:space="0" w:color="auto"/>
                <w:right w:val="none" w:sz="0" w:space="0" w:color="auto"/>
              </w:divBdr>
            </w:div>
            <w:div w:id="230116378">
              <w:marLeft w:val="0"/>
              <w:marRight w:val="0"/>
              <w:marTop w:val="0"/>
              <w:marBottom w:val="0"/>
              <w:divBdr>
                <w:top w:val="none" w:sz="0" w:space="0" w:color="auto"/>
                <w:left w:val="none" w:sz="0" w:space="0" w:color="auto"/>
                <w:bottom w:val="none" w:sz="0" w:space="0" w:color="auto"/>
                <w:right w:val="none" w:sz="0" w:space="0" w:color="auto"/>
              </w:divBdr>
            </w:div>
            <w:div w:id="351953279">
              <w:marLeft w:val="0"/>
              <w:marRight w:val="0"/>
              <w:marTop w:val="0"/>
              <w:marBottom w:val="0"/>
              <w:divBdr>
                <w:top w:val="none" w:sz="0" w:space="0" w:color="auto"/>
                <w:left w:val="none" w:sz="0" w:space="0" w:color="auto"/>
                <w:bottom w:val="none" w:sz="0" w:space="0" w:color="auto"/>
                <w:right w:val="none" w:sz="0" w:space="0" w:color="auto"/>
              </w:divBdr>
            </w:div>
            <w:div w:id="1617447920">
              <w:marLeft w:val="0"/>
              <w:marRight w:val="0"/>
              <w:marTop w:val="0"/>
              <w:marBottom w:val="0"/>
              <w:divBdr>
                <w:top w:val="none" w:sz="0" w:space="0" w:color="auto"/>
                <w:left w:val="none" w:sz="0" w:space="0" w:color="auto"/>
                <w:bottom w:val="none" w:sz="0" w:space="0" w:color="auto"/>
                <w:right w:val="none" w:sz="0" w:space="0" w:color="auto"/>
              </w:divBdr>
            </w:div>
            <w:div w:id="1635060397">
              <w:marLeft w:val="0"/>
              <w:marRight w:val="0"/>
              <w:marTop w:val="0"/>
              <w:marBottom w:val="0"/>
              <w:divBdr>
                <w:top w:val="none" w:sz="0" w:space="0" w:color="auto"/>
                <w:left w:val="none" w:sz="0" w:space="0" w:color="auto"/>
                <w:bottom w:val="none" w:sz="0" w:space="0" w:color="auto"/>
                <w:right w:val="none" w:sz="0" w:space="0" w:color="auto"/>
              </w:divBdr>
            </w:div>
            <w:div w:id="226917176">
              <w:marLeft w:val="0"/>
              <w:marRight w:val="0"/>
              <w:marTop w:val="0"/>
              <w:marBottom w:val="0"/>
              <w:divBdr>
                <w:top w:val="none" w:sz="0" w:space="0" w:color="auto"/>
                <w:left w:val="none" w:sz="0" w:space="0" w:color="auto"/>
                <w:bottom w:val="none" w:sz="0" w:space="0" w:color="auto"/>
                <w:right w:val="none" w:sz="0" w:space="0" w:color="auto"/>
              </w:divBdr>
            </w:div>
            <w:div w:id="801506987">
              <w:marLeft w:val="0"/>
              <w:marRight w:val="0"/>
              <w:marTop w:val="0"/>
              <w:marBottom w:val="0"/>
              <w:divBdr>
                <w:top w:val="none" w:sz="0" w:space="0" w:color="auto"/>
                <w:left w:val="none" w:sz="0" w:space="0" w:color="auto"/>
                <w:bottom w:val="none" w:sz="0" w:space="0" w:color="auto"/>
                <w:right w:val="none" w:sz="0" w:space="0" w:color="auto"/>
              </w:divBdr>
            </w:div>
            <w:div w:id="1572038334">
              <w:marLeft w:val="0"/>
              <w:marRight w:val="0"/>
              <w:marTop w:val="0"/>
              <w:marBottom w:val="0"/>
              <w:divBdr>
                <w:top w:val="none" w:sz="0" w:space="0" w:color="auto"/>
                <w:left w:val="none" w:sz="0" w:space="0" w:color="auto"/>
                <w:bottom w:val="none" w:sz="0" w:space="0" w:color="auto"/>
                <w:right w:val="none" w:sz="0" w:space="0" w:color="auto"/>
              </w:divBdr>
            </w:div>
            <w:div w:id="469785552">
              <w:marLeft w:val="0"/>
              <w:marRight w:val="0"/>
              <w:marTop w:val="0"/>
              <w:marBottom w:val="0"/>
              <w:divBdr>
                <w:top w:val="none" w:sz="0" w:space="0" w:color="auto"/>
                <w:left w:val="none" w:sz="0" w:space="0" w:color="auto"/>
                <w:bottom w:val="none" w:sz="0" w:space="0" w:color="auto"/>
                <w:right w:val="none" w:sz="0" w:space="0" w:color="auto"/>
              </w:divBdr>
            </w:div>
            <w:div w:id="1742943665">
              <w:marLeft w:val="0"/>
              <w:marRight w:val="0"/>
              <w:marTop w:val="0"/>
              <w:marBottom w:val="0"/>
              <w:divBdr>
                <w:top w:val="none" w:sz="0" w:space="0" w:color="auto"/>
                <w:left w:val="none" w:sz="0" w:space="0" w:color="auto"/>
                <w:bottom w:val="none" w:sz="0" w:space="0" w:color="auto"/>
                <w:right w:val="none" w:sz="0" w:space="0" w:color="auto"/>
              </w:divBdr>
            </w:div>
            <w:div w:id="1707415041">
              <w:marLeft w:val="0"/>
              <w:marRight w:val="0"/>
              <w:marTop w:val="0"/>
              <w:marBottom w:val="0"/>
              <w:divBdr>
                <w:top w:val="none" w:sz="0" w:space="0" w:color="auto"/>
                <w:left w:val="none" w:sz="0" w:space="0" w:color="auto"/>
                <w:bottom w:val="none" w:sz="0" w:space="0" w:color="auto"/>
                <w:right w:val="none" w:sz="0" w:space="0" w:color="auto"/>
              </w:divBdr>
            </w:div>
            <w:div w:id="848445590">
              <w:marLeft w:val="0"/>
              <w:marRight w:val="0"/>
              <w:marTop w:val="0"/>
              <w:marBottom w:val="0"/>
              <w:divBdr>
                <w:top w:val="none" w:sz="0" w:space="0" w:color="auto"/>
                <w:left w:val="none" w:sz="0" w:space="0" w:color="auto"/>
                <w:bottom w:val="none" w:sz="0" w:space="0" w:color="auto"/>
                <w:right w:val="none" w:sz="0" w:space="0" w:color="auto"/>
              </w:divBdr>
            </w:div>
            <w:div w:id="1189564667">
              <w:marLeft w:val="0"/>
              <w:marRight w:val="0"/>
              <w:marTop w:val="0"/>
              <w:marBottom w:val="0"/>
              <w:divBdr>
                <w:top w:val="none" w:sz="0" w:space="0" w:color="auto"/>
                <w:left w:val="none" w:sz="0" w:space="0" w:color="auto"/>
                <w:bottom w:val="none" w:sz="0" w:space="0" w:color="auto"/>
                <w:right w:val="none" w:sz="0" w:space="0" w:color="auto"/>
              </w:divBdr>
            </w:div>
            <w:div w:id="1616061133">
              <w:marLeft w:val="0"/>
              <w:marRight w:val="0"/>
              <w:marTop w:val="0"/>
              <w:marBottom w:val="0"/>
              <w:divBdr>
                <w:top w:val="none" w:sz="0" w:space="0" w:color="auto"/>
                <w:left w:val="none" w:sz="0" w:space="0" w:color="auto"/>
                <w:bottom w:val="none" w:sz="0" w:space="0" w:color="auto"/>
                <w:right w:val="none" w:sz="0" w:space="0" w:color="auto"/>
              </w:divBdr>
            </w:div>
            <w:div w:id="456996911">
              <w:marLeft w:val="0"/>
              <w:marRight w:val="0"/>
              <w:marTop w:val="0"/>
              <w:marBottom w:val="0"/>
              <w:divBdr>
                <w:top w:val="none" w:sz="0" w:space="0" w:color="auto"/>
                <w:left w:val="none" w:sz="0" w:space="0" w:color="auto"/>
                <w:bottom w:val="none" w:sz="0" w:space="0" w:color="auto"/>
                <w:right w:val="none" w:sz="0" w:space="0" w:color="auto"/>
              </w:divBdr>
            </w:div>
            <w:div w:id="1783646093">
              <w:marLeft w:val="0"/>
              <w:marRight w:val="0"/>
              <w:marTop w:val="0"/>
              <w:marBottom w:val="0"/>
              <w:divBdr>
                <w:top w:val="none" w:sz="0" w:space="0" w:color="auto"/>
                <w:left w:val="none" w:sz="0" w:space="0" w:color="auto"/>
                <w:bottom w:val="none" w:sz="0" w:space="0" w:color="auto"/>
                <w:right w:val="none" w:sz="0" w:space="0" w:color="auto"/>
              </w:divBdr>
            </w:div>
            <w:div w:id="84613420">
              <w:marLeft w:val="0"/>
              <w:marRight w:val="0"/>
              <w:marTop w:val="0"/>
              <w:marBottom w:val="0"/>
              <w:divBdr>
                <w:top w:val="none" w:sz="0" w:space="0" w:color="auto"/>
                <w:left w:val="none" w:sz="0" w:space="0" w:color="auto"/>
                <w:bottom w:val="none" w:sz="0" w:space="0" w:color="auto"/>
                <w:right w:val="none" w:sz="0" w:space="0" w:color="auto"/>
              </w:divBdr>
            </w:div>
            <w:div w:id="1022319175">
              <w:marLeft w:val="0"/>
              <w:marRight w:val="0"/>
              <w:marTop w:val="0"/>
              <w:marBottom w:val="0"/>
              <w:divBdr>
                <w:top w:val="none" w:sz="0" w:space="0" w:color="auto"/>
                <w:left w:val="none" w:sz="0" w:space="0" w:color="auto"/>
                <w:bottom w:val="none" w:sz="0" w:space="0" w:color="auto"/>
                <w:right w:val="none" w:sz="0" w:space="0" w:color="auto"/>
              </w:divBdr>
            </w:div>
            <w:div w:id="1873034775">
              <w:marLeft w:val="0"/>
              <w:marRight w:val="0"/>
              <w:marTop w:val="0"/>
              <w:marBottom w:val="0"/>
              <w:divBdr>
                <w:top w:val="none" w:sz="0" w:space="0" w:color="auto"/>
                <w:left w:val="none" w:sz="0" w:space="0" w:color="auto"/>
                <w:bottom w:val="none" w:sz="0" w:space="0" w:color="auto"/>
                <w:right w:val="none" w:sz="0" w:space="0" w:color="auto"/>
              </w:divBdr>
            </w:div>
            <w:div w:id="244650894">
              <w:marLeft w:val="0"/>
              <w:marRight w:val="0"/>
              <w:marTop w:val="0"/>
              <w:marBottom w:val="0"/>
              <w:divBdr>
                <w:top w:val="none" w:sz="0" w:space="0" w:color="auto"/>
                <w:left w:val="none" w:sz="0" w:space="0" w:color="auto"/>
                <w:bottom w:val="none" w:sz="0" w:space="0" w:color="auto"/>
                <w:right w:val="none" w:sz="0" w:space="0" w:color="auto"/>
              </w:divBdr>
            </w:div>
            <w:div w:id="958880442">
              <w:marLeft w:val="0"/>
              <w:marRight w:val="0"/>
              <w:marTop w:val="0"/>
              <w:marBottom w:val="0"/>
              <w:divBdr>
                <w:top w:val="none" w:sz="0" w:space="0" w:color="auto"/>
                <w:left w:val="none" w:sz="0" w:space="0" w:color="auto"/>
                <w:bottom w:val="none" w:sz="0" w:space="0" w:color="auto"/>
                <w:right w:val="none" w:sz="0" w:space="0" w:color="auto"/>
              </w:divBdr>
            </w:div>
            <w:div w:id="613908243">
              <w:marLeft w:val="0"/>
              <w:marRight w:val="0"/>
              <w:marTop w:val="0"/>
              <w:marBottom w:val="0"/>
              <w:divBdr>
                <w:top w:val="none" w:sz="0" w:space="0" w:color="auto"/>
                <w:left w:val="none" w:sz="0" w:space="0" w:color="auto"/>
                <w:bottom w:val="none" w:sz="0" w:space="0" w:color="auto"/>
                <w:right w:val="none" w:sz="0" w:space="0" w:color="auto"/>
              </w:divBdr>
            </w:div>
            <w:div w:id="795030471">
              <w:marLeft w:val="0"/>
              <w:marRight w:val="0"/>
              <w:marTop w:val="0"/>
              <w:marBottom w:val="0"/>
              <w:divBdr>
                <w:top w:val="none" w:sz="0" w:space="0" w:color="auto"/>
                <w:left w:val="none" w:sz="0" w:space="0" w:color="auto"/>
                <w:bottom w:val="none" w:sz="0" w:space="0" w:color="auto"/>
                <w:right w:val="none" w:sz="0" w:space="0" w:color="auto"/>
              </w:divBdr>
            </w:div>
            <w:div w:id="1703242665">
              <w:marLeft w:val="0"/>
              <w:marRight w:val="0"/>
              <w:marTop w:val="0"/>
              <w:marBottom w:val="0"/>
              <w:divBdr>
                <w:top w:val="none" w:sz="0" w:space="0" w:color="auto"/>
                <w:left w:val="none" w:sz="0" w:space="0" w:color="auto"/>
                <w:bottom w:val="none" w:sz="0" w:space="0" w:color="auto"/>
                <w:right w:val="none" w:sz="0" w:space="0" w:color="auto"/>
              </w:divBdr>
            </w:div>
            <w:div w:id="1249342788">
              <w:marLeft w:val="0"/>
              <w:marRight w:val="0"/>
              <w:marTop w:val="0"/>
              <w:marBottom w:val="0"/>
              <w:divBdr>
                <w:top w:val="none" w:sz="0" w:space="0" w:color="auto"/>
                <w:left w:val="none" w:sz="0" w:space="0" w:color="auto"/>
                <w:bottom w:val="none" w:sz="0" w:space="0" w:color="auto"/>
                <w:right w:val="none" w:sz="0" w:space="0" w:color="auto"/>
              </w:divBdr>
            </w:div>
            <w:div w:id="1351300694">
              <w:marLeft w:val="0"/>
              <w:marRight w:val="0"/>
              <w:marTop w:val="0"/>
              <w:marBottom w:val="0"/>
              <w:divBdr>
                <w:top w:val="none" w:sz="0" w:space="0" w:color="auto"/>
                <w:left w:val="none" w:sz="0" w:space="0" w:color="auto"/>
                <w:bottom w:val="none" w:sz="0" w:space="0" w:color="auto"/>
                <w:right w:val="none" w:sz="0" w:space="0" w:color="auto"/>
              </w:divBdr>
            </w:div>
            <w:div w:id="190195242">
              <w:marLeft w:val="0"/>
              <w:marRight w:val="0"/>
              <w:marTop w:val="0"/>
              <w:marBottom w:val="0"/>
              <w:divBdr>
                <w:top w:val="none" w:sz="0" w:space="0" w:color="auto"/>
                <w:left w:val="none" w:sz="0" w:space="0" w:color="auto"/>
                <w:bottom w:val="none" w:sz="0" w:space="0" w:color="auto"/>
                <w:right w:val="none" w:sz="0" w:space="0" w:color="auto"/>
              </w:divBdr>
            </w:div>
            <w:div w:id="520242909">
              <w:marLeft w:val="0"/>
              <w:marRight w:val="0"/>
              <w:marTop w:val="0"/>
              <w:marBottom w:val="0"/>
              <w:divBdr>
                <w:top w:val="none" w:sz="0" w:space="0" w:color="auto"/>
                <w:left w:val="none" w:sz="0" w:space="0" w:color="auto"/>
                <w:bottom w:val="none" w:sz="0" w:space="0" w:color="auto"/>
                <w:right w:val="none" w:sz="0" w:space="0" w:color="auto"/>
              </w:divBdr>
            </w:div>
            <w:div w:id="709301983">
              <w:marLeft w:val="0"/>
              <w:marRight w:val="0"/>
              <w:marTop w:val="0"/>
              <w:marBottom w:val="0"/>
              <w:divBdr>
                <w:top w:val="none" w:sz="0" w:space="0" w:color="auto"/>
                <w:left w:val="none" w:sz="0" w:space="0" w:color="auto"/>
                <w:bottom w:val="none" w:sz="0" w:space="0" w:color="auto"/>
                <w:right w:val="none" w:sz="0" w:space="0" w:color="auto"/>
              </w:divBdr>
            </w:div>
            <w:div w:id="1940405664">
              <w:marLeft w:val="0"/>
              <w:marRight w:val="0"/>
              <w:marTop w:val="0"/>
              <w:marBottom w:val="0"/>
              <w:divBdr>
                <w:top w:val="none" w:sz="0" w:space="0" w:color="auto"/>
                <w:left w:val="none" w:sz="0" w:space="0" w:color="auto"/>
                <w:bottom w:val="none" w:sz="0" w:space="0" w:color="auto"/>
                <w:right w:val="none" w:sz="0" w:space="0" w:color="auto"/>
              </w:divBdr>
            </w:div>
            <w:div w:id="1090852013">
              <w:marLeft w:val="0"/>
              <w:marRight w:val="0"/>
              <w:marTop w:val="0"/>
              <w:marBottom w:val="0"/>
              <w:divBdr>
                <w:top w:val="none" w:sz="0" w:space="0" w:color="auto"/>
                <w:left w:val="none" w:sz="0" w:space="0" w:color="auto"/>
                <w:bottom w:val="none" w:sz="0" w:space="0" w:color="auto"/>
                <w:right w:val="none" w:sz="0" w:space="0" w:color="auto"/>
              </w:divBdr>
            </w:div>
            <w:div w:id="1139541189">
              <w:marLeft w:val="0"/>
              <w:marRight w:val="0"/>
              <w:marTop w:val="0"/>
              <w:marBottom w:val="0"/>
              <w:divBdr>
                <w:top w:val="none" w:sz="0" w:space="0" w:color="auto"/>
                <w:left w:val="none" w:sz="0" w:space="0" w:color="auto"/>
                <w:bottom w:val="none" w:sz="0" w:space="0" w:color="auto"/>
                <w:right w:val="none" w:sz="0" w:space="0" w:color="auto"/>
              </w:divBdr>
            </w:div>
            <w:div w:id="2146774845">
              <w:marLeft w:val="0"/>
              <w:marRight w:val="0"/>
              <w:marTop w:val="0"/>
              <w:marBottom w:val="0"/>
              <w:divBdr>
                <w:top w:val="none" w:sz="0" w:space="0" w:color="auto"/>
                <w:left w:val="none" w:sz="0" w:space="0" w:color="auto"/>
                <w:bottom w:val="none" w:sz="0" w:space="0" w:color="auto"/>
                <w:right w:val="none" w:sz="0" w:space="0" w:color="auto"/>
              </w:divBdr>
            </w:div>
            <w:div w:id="1562212339">
              <w:marLeft w:val="0"/>
              <w:marRight w:val="0"/>
              <w:marTop w:val="0"/>
              <w:marBottom w:val="0"/>
              <w:divBdr>
                <w:top w:val="none" w:sz="0" w:space="0" w:color="auto"/>
                <w:left w:val="none" w:sz="0" w:space="0" w:color="auto"/>
                <w:bottom w:val="none" w:sz="0" w:space="0" w:color="auto"/>
                <w:right w:val="none" w:sz="0" w:space="0" w:color="auto"/>
              </w:divBdr>
            </w:div>
            <w:div w:id="1522665893">
              <w:marLeft w:val="0"/>
              <w:marRight w:val="0"/>
              <w:marTop w:val="0"/>
              <w:marBottom w:val="0"/>
              <w:divBdr>
                <w:top w:val="none" w:sz="0" w:space="0" w:color="auto"/>
                <w:left w:val="none" w:sz="0" w:space="0" w:color="auto"/>
                <w:bottom w:val="none" w:sz="0" w:space="0" w:color="auto"/>
                <w:right w:val="none" w:sz="0" w:space="0" w:color="auto"/>
              </w:divBdr>
            </w:div>
            <w:div w:id="39669303">
              <w:marLeft w:val="0"/>
              <w:marRight w:val="0"/>
              <w:marTop w:val="0"/>
              <w:marBottom w:val="0"/>
              <w:divBdr>
                <w:top w:val="none" w:sz="0" w:space="0" w:color="auto"/>
                <w:left w:val="none" w:sz="0" w:space="0" w:color="auto"/>
                <w:bottom w:val="none" w:sz="0" w:space="0" w:color="auto"/>
                <w:right w:val="none" w:sz="0" w:space="0" w:color="auto"/>
              </w:divBdr>
            </w:div>
            <w:div w:id="539056605">
              <w:marLeft w:val="0"/>
              <w:marRight w:val="0"/>
              <w:marTop w:val="0"/>
              <w:marBottom w:val="0"/>
              <w:divBdr>
                <w:top w:val="none" w:sz="0" w:space="0" w:color="auto"/>
                <w:left w:val="none" w:sz="0" w:space="0" w:color="auto"/>
                <w:bottom w:val="none" w:sz="0" w:space="0" w:color="auto"/>
                <w:right w:val="none" w:sz="0" w:space="0" w:color="auto"/>
              </w:divBdr>
            </w:div>
            <w:div w:id="229728976">
              <w:marLeft w:val="0"/>
              <w:marRight w:val="0"/>
              <w:marTop w:val="0"/>
              <w:marBottom w:val="0"/>
              <w:divBdr>
                <w:top w:val="none" w:sz="0" w:space="0" w:color="auto"/>
                <w:left w:val="none" w:sz="0" w:space="0" w:color="auto"/>
                <w:bottom w:val="none" w:sz="0" w:space="0" w:color="auto"/>
                <w:right w:val="none" w:sz="0" w:space="0" w:color="auto"/>
              </w:divBdr>
            </w:div>
            <w:div w:id="1956401876">
              <w:marLeft w:val="0"/>
              <w:marRight w:val="0"/>
              <w:marTop w:val="0"/>
              <w:marBottom w:val="0"/>
              <w:divBdr>
                <w:top w:val="none" w:sz="0" w:space="0" w:color="auto"/>
                <w:left w:val="none" w:sz="0" w:space="0" w:color="auto"/>
                <w:bottom w:val="none" w:sz="0" w:space="0" w:color="auto"/>
                <w:right w:val="none" w:sz="0" w:space="0" w:color="auto"/>
              </w:divBdr>
            </w:div>
            <w:div w:id="830294062">
              <w:marLeft w:val="0"/>
              <w:marRight w:val="0"/>
              <w:marTop w:val="0"/>
              <w:marBottom w:val="0"/>
              <w:divBdr>
                <w:top w:val="none" w:sz="0" w:space="0" w:color="auto"/>
                <w:left w:val="none" w:sz="0" w:space="0" w:color="auto"/>
                <w:bottom w:val="none" w:sz="0" w:space="0" w:color="auto"/>
                <w:right w:val="none" w:sz="0" w:space="0" w:color="auto"/>
              </w:divBdr>
            </w:div>
            <w:div w:id="390230522">
              <w:marLeft w:val="0"/>
              <w:marRight w:val="0"/>
              <w:marTop w:val="0"/>
              <w:marBottom w:val="0"/>
              <w:divBdr>
                <w:top w:val="none" w:sz="0" w:space="0" w:color="auto"/>
                <w:left w:val="none" w:sz="0" w:space="0" w:color="auto"/>
                <w:bottom w:val="none" w:sz="0" w:space="0" w:color="auto"/>
                <w:right w:val="none" w:sz="0" w:space="0" w:color="auto"/>
              </w:divBdr>
            </w:div>
            <w:div w:id="914049095">
              <w:marLeft w:val="0"/>
              <w:marRight w:val="0"/>
              <w:marTop w:val="0"/>
              <w:marBottom w:val="0"/>
              <w:divBdr>
                <w:top w:val="none" w:sz="0" w:space="0" w:color="auto"/>
                <w:left w:val="none" w:sz="0" w:space="0" w:color="auto"/>
                <w:bottom w:val="none" w:sz="0" w:space="0" w:color="auto"/>
                <w:right w:val="none" w:sz="0" w:space="0" w:color="auto"/>
              </w:divBdr>
            </w:div>
            <w:div w:id="1553804546">
              <w:marLeft w:val="0"/>
              <w:marRight w:val="0"/>
              <w:marTop w:val="0"/>
              <w:marBottom w:val="0"/>
              <w:divBdr>
                <w:top w:val="none" w:sz="0" w:space="0" w:color="auto"/>
                <w:left w:val="none" w:sz="0" w:space="0" w:color="auto"/>
                <w:bottom w:val="none" w:sz="0" w:space="0" w:color="auto"/>
                <w:right w:val="none" w:sz="0" w:space="0" w:color="auto"/>
              </w:divBdr>
            </w:div>
            <w:div w:id="1233735114">
              <w:marLeft w:val="0"/>
              <w:marRight w:val="0"/>
              <w:marTop w:val="0"/>
              <w:marBottom w:val="0"/>
              <w:divBdr>
                <w:top w:val="none" w:sz="0" w:space="0" w:color="auto"/>
                <w:left w:val="none" w:sz="0" w:space="0" w:color="auto"/>
                <w:bottom w:val="none" w:sz="0" w:space="0" w:color="auto"/>
                <w:right w:val="none" w:sz="0" w:space="0" w:color="auto"/>
              </w:divBdr>
            </w:div>
            <w:div w:id="1885289858">
              <w:marLeft w:val="0"/>
              <w:marRight w:val="0"/>
              <w:marTop w:val="0"/>
              <w:marBottom w:val="0"/>
              <w:divBdr>
                <w:top w:val="none" w:sz="0" w:space="0" w:color="auto"/>
                <w:left w:val="none" w:sz="0" w:space="0" w:color="auto"/>
                <w:bottom w:val="none" w:sz="0" w:space="0" w:color="auto"/>
                <w:right w:val="none" w:sz="0" w:space="0" w:color="auto"/>
              </w:divBdr>
            </w:div>
            <w:div w:id="1232933245">
              <w:marLeft w:val="0"/>
              <w:marRight w:val="0"/>
              <w:marTop w:val="0"/>
              <w:marBottom w:val="0"/>
              <w:divBdr>
                <w:top w:val="none" w:sz="0" w:space="0" w:color="auto"/>
                <w:left w:val="none" w:sz="0" w:space="0" w:color="auto"/>
                <w:bottom w:val="none" w:sz="0" w:space="0" w:color="auto"/>
                <w:right w:val="none" w:sz="0" w:space="0" w:color="auto"/>
              </w:divBdr>
            </w:div>
            <w:div w:id="1678072680">
              <w:marLeft w:val="0"/>
              <w:marRight w:val="0"/>
              <w:marTop w:val="0"/>
              <w:marBottom w:val="0"/>
              <w:divBdr>
                <w:top w:val="none" w:sz="0" w:space="0" w:color="auto"/>
                <w:left w:val="none" w:sz="0" w:space="0" w:color="auto"/>
                <w:bottom w:val="none" w:sz="0" w:space="0" w:color="auto"/>
                <w:right w:val="none" w:sz="0" w:space="0" w:color="auto"/>
              </w:divBdr>
            </w:div>
            <w:div w:id="1486161627">
              <w:marLeft w:val="0"/>
              <w:marRight w:val="0"/>
              <w:marTop w:val="0"/>
              <w:marBottom w:val="0"/>
              <w:divBdr>
                <w:top w:val="none" w:sz="0" w:space="0" w:color="auto"/>
                <w:left w:val="none" w:sz="0" w:space="0" w:color="auto"/>
                <w:bottom w:val="none" w:sz="0" w:space="0" w:color="auto"/>
                <w:right w:val="none" w:sz="0" w:space="0" w:color="auto"/>
              </w:divBdr>
            </w:div>
            <w:div w:id="144930804">
              <w:marLeft w:val="0"/>
              <w:marRight w:val="0"/>
              <w:marTop w:val="0"/>
              <w:marBottom w:val="0"/>
              <w:divBdr>
                <w:top w:val="none" w:sz="0" w:space="0" w:color="auto"/>
                <w:left w:val="none" w:sz="0" w:space="0" w:color="auto"/>
                <w:bottom w:val="none" w:sz="0" w:space="0" w:color="auto"/>
                <w:right w:val="none" w:sz="0" w:space="0" w:color="auto"/>
              </w:divBdr>
            </w:div>
            <w:div w:id="2090539682">
              <w:marLeft w:val="0"/>
              <w:marRight w:val="0"/>
              <w:marTop w:val="0"/>
              <w:marBottom w:val="0"/>
              <w:divBdr>
                <w:top w:val="none" w:sz="0" w:space="0" w:color="auto"/>
                <w:left w:val="none" w:sz="0" w:space="0" w:color="auto"/>
                <w:bottom w:val="none" w:sz="0" w:space="0" w:color="auto"/>
                <w:right w:val="none" w:sz="0" w:space="0" w:color="auto"/>
              </w:divBdr>
            </w:div>
            <w:div w:id="1377124466">
              <w:marLeft w:val="0"/>
              <w:marRight w:val="0"/>
              <w:marTop w:val="0"/>
              <w:marBottom w:val="0"/>
              <w:divBdr>
                <w:top w:val="none" w:sz="0" w:space="0" w:color="auto"/>
                <w:left w:val="none" w:sz="0" w:space="0" w:color="auto"/>
                <w:bottom w:val="none" w:sz="0" w:space="0" w:color="auto"/>
                <w:right w:val="none" w:sz="0" w:space="0" w:color="auto"/>
              </w:divBdr>
            </w:div>
            <w:div w:id="2052614036">
              <w:marLeft w:val="0"/>
              <w:marRight w:val="0"/>
              <w:marTop w:val="0"/>
              <w:marBottom w:val="0"/>
              <w:divBdr>
                <w:top w:val="none" w:sz="0" w:space="0" w:color="auto"/>
                <w:left w:val="none" w:sz="0" w:space="0" w:color="auto"/>
                <w:bottom w:val="none" w:sz="0" w:space="0" w:color="auto"/>
                <w:right w:val="none" w:sz="0" w:space="0" w:color="auto"/>
              </w:divBdr>
            </w:div>
            <w:div w:id="1330214252">
              <w:marLeft w:val="0"/>
              <w:marRight w:val="0"/>
              <w:marTop w:val="0"/>
              <w:marBottom w:val="0"/>
              <w:divBdr>
                <w:top w:val="none" w:sz="0" w:space="0" w:color="auto"/>
                <w:left w:val="none" w:sz="0" w:space="0" w:color="auto"/>
                <w:bottom w:val="none" w:sz="0" w:space="0" w:color="auto"/>
                <w:right w:val="none" w:sz="0" w:space="0" w:color="auto"/>
              </w:divBdr>
            </w:div>
            <w:div w:id="1228298849">
              <w:marLeft w:val="0"/>
              <w:marRight w:val="0"/>
              <w:marTop w:val="0"/>
              <w:marBottom w:val="0"/>
              <w:divBdr>
                <w:top w:val="none" w:sz="0" w:space="0" w:color="auto"/>
                <w:left w:val="none" w:sz="0" w:space="0" w:color="auto"/>
                <w:bottom w:val="none" w:sz="0" w:space="0" w:color="auto"/>
                <w:right w:val="none" w:sz="0" w:space="0" w:color="auto"/>
              </w:divBdr>
            </w:div>
            <w:div w:id="1643923306">
              <w:marLeft w:val="0"/>
              <w:marRight w:val="0"/>
              <w:marTop w:val="0"/>
              <w:marBottom w:val="0"/>
              <w:divBdr>
                <w:top w:val="none" w:sz="0" w:space="0" w:color="auto"/>
                <w:left w:val="none" w:sz="0" w:space="0" w:color="auto"/>
                <w:bottom w:val="none" w:sz="0" w:space="0" w:color="auto"/>
                <w:right w:val="none" w:sz="0" w:space="0" w:color="auto"/>
              </w:divBdr>
            </w:div>
            <w:div w:id="1144278156">
              <w:marLeft w:val="0"/>
              <w:marRight w:val="0"/>
              <w:marTop w:val="0"/>
              <w:marBottom w:val="0"/>
              <w:divBdr>
                <w:top w:val="none" w:sz="0" w:space="0" w:color="auto"/>
                <w:left w:val="none" w:sz="0" w:space="0" w:color="auto"/>
                <w:bottom w:val="none" w:sz="0" w:space="0" w:color="auto"/>
                <w:right w:val="none" w:sz="0" w:space="0" w:color="auto"/>
              </w:divBdr>
            </w:div>
            <w:div w:id="1124233619">
              <w:marLeft w:val="0"/>
              <w:marRight w:val="0"/>
              <w:marTop w:val="0"/>
              <w:marBottom w:val="0"/>
              <w:divBdr>
                <w:top w:val="none" w:sz="0" w:space="0" w:color="auto"/>
                <w:left w:val="none" w:sz="0" w:space="0" w:color="auto"/>
                <w:bottom w:val="none" w:sz="0" w:space="0" w:color="auto"/>
                <w:right w:val="none" w:sz="0" w:space="0" w:color="auto"/>
              </w:divBdr>
            </w:div>
            <w:div w:id="809596924">
              <w:marLeft w:val="0"/>
              <w:marRight w:val="0"/>
              <w:marTop w:val="0"/>
              <w:marBottom w:val="0"/>
              <w:divBdr>
                <w:top w:val="none" w:sz="0" w:space="0" w:color="auto"/>
                <w:left w:val="none" w:sz="0" w:space="0" w:color="auto"/>
                <w:bottom w:val="none" w:sz="0" w:space="0" w:color="auto"/>
                <w:right w:val="none" w:sz="0" w:space="0" w:color="auto"/>
              </w:divBdr>
            </w:div>
            <w:div w:id="931663077">
              <w:marLeft w:val="0"/>
              <w:marRight w:val="0"/>
              <w:marTop w:val="0"/>
              <w:marBottom w:val="0"/>
              <w:divBdr>
                <w:top w:val="none" w:sz="0" w:space="0" w:color="auto"/>
                <w:left w:val="none" w:sz="0" w:space="0" w:color="auto"/>
                <w:bottom w:val="none" w:sz="0" w:space="0" w:color="auto"/>
                <w:right w:val="none" w:sz="0" w:space="0" w:color="auto"/>
              </w:divBdr>
            </w:div>
            <w:div w:id="1193880944">
              <w:marLeft w:val="0"/>
              <w:marRight w:val="0"/>
              <w:marTop w:val="0"/>
              <w:marBottom w:val="0"/>
              <w:divBdr>
                <w:top w:val="none" w:sz="0" w:space="0" w:color="auto"/>
                <w:left w:val="none" w:sz="0" w:space="0" w:color="auto"/>
                <w:bottom w:val="none" w:sz="0" w:space="0" w:color="auto"/>
                <w:right w:val="none" w:sz="0" w:space="0" w:color="auto"/>
              </w:divBdr>
            </w:div>
            <w:div w:id="1203515946">
              <w:marLeft w:val="0"/>
              <w:marRight w:val="0"/>
              <w:marTop w:val="0"/>
              <w:marBottom w:val="0"/>
              <w:divBdr>
                <w:top w:val="none" w:sz="0" w:space="0" w:color="auto"/>
                <w:left w:val="none" w:sz="0" w:space="0" w:color="auto"/>
                <w:bottom w:val="none" w:sz="0" w:space="0" w:color="auto"/>
                <w:right w:val="none" w:sz="0" w:space="0" w:color="auto"/>
              </w:divBdr>
            </w:div>
            <w:div w:id="517890444">
              <w:marLeft w:val="0"/>
              <w:marRight w:val="0"/>
              <w:marTop w:val="0"/>
              <w:marBottom w:val="0"/>
              <w:divBdr>
                <w:top w:val="none" w:sz="0" w:space="0" w:color="auto"/>
                <w:left w:val="none" w:sz="0" w:space="0" w:color="auto"/>
                <w:bottom w:val="none" w:sz="0" w:space="0" w:color="auto"/>
                <w:right w:val="none" w:sz="0" w:space="0" w:color="auto"/>
              </w:divBdr>
            </w:div>
            <w:div w:id="1519929814">
              <w:marLeft w:val="0"/>
              <w:marRight w:val="0"/>
              <w:marTop w:val="0"/>
              <w:marBottom w:val="0"/>
              <w:divBdr>
                <w:top w:val="none" w:sz="0" w:space="0" w:color="auto"/>
                <w:left w:val="none" w:sz="0" w:space="0" w:color="auto"/>
                <w:bottom w:val="none" w:sz="0" w:space="0" w:color="auto"/>
                <w:right w:val="none" w:sz="0" w:space="0" w:color="auto"/>
              </w:divBdr>
            </w:div>
            <w:div w:id="1186165513">
              <w:marLeft w:val="0"/>
              <w:marRight w:val="0"/>
              <w:marTop w:val="0"/>
              <w:marBottom w:val="0"/>
              <w:divBdr>
                <w:top w:val="none" w:sz="0" w:space="0" w:color="auto"/>
                <w:left w:val="none" w:sz="0" w:space="0" w:color="auto"/>
                <w:bottom w:val="none" w:sz="0" w:space="0" w:color="auto"/>
                <w:right w:val="none" w:sz="0" w:space="0" w:color="auto"/>
              </w:divBdr>
            </w:div>
            <w:div w:id="1109813416">
              <w:marLeft w:val="0"/>
              <w:marRight w:val="0"/>
              <w:marTop w:val="0"/>
              <w:marBottom w:val="0"/>
              <w:divBdr>
                <w:top w:val="none" w:sz="0" w:space="0" w:color="auto"/>
                <w:left w:val="none" w:sz="0" w:space="0" w:color="auto"/>
                <w:bottom w:val="none" w:sz="0" w:space="0" w:color="auto"/>
                <w:right w:val="none" w:sz="0" w:space="0" w:color="auto"/>
              </w:divBdr>
            </w:div>
            <w:div w:id="223030319">
              <w:marLeft w:val="0"/>
              <w:marRight w:val="0"/>
              <w:marTop w:val="0"/>
              <w:marBottom w:val="0"/>
              <w:divBdr>
                <w:top w:val="none" w:sz="0" w:space="0" w:color="auto"/>
                <w:left w:val="none" w:sz="0" w:space="0" w:color="auto"/>
                <w:bottom w:val="none" w:sz="0" w:space="0" w:color="auto"/>
                <w:right w:val="none" w:sz="0" w:space="0" w:color="auto"/>
              </w:divBdr>
            </w:div>
            <w:div w:id="179242407">
              <w:marLeft w:val="0"/>
              <w:marRight w:val="0"/>
              <w:marTop w:val="0"/>
              <w:marBottom w:val="0"/>
              <w:divBdr>
                <w:top w:val="none" w:sz="0" w:space="0" w:color="auto"/>
                <w:left w:val="none" w:sz="0" w:space="0" w:color="auto"/>
                <w:bottom w:val="none" w:sz="0" w:space="0" w:color="auto"/>
                <w:right w:val="none" w:sz="0" w:space="0" w:color="auto"/>
              </w:divBdr>
            </w:div>
            <w:div w:id="1930845127">
              <w:marLeft w:val="0"/>
              <w:marRight w:val="0"/>
              <w:marTop w:val="0"/>
              <w:marBottom w:val="0"/>
              <w:divBdr>
                <w:top w:val="none" w:sz="0" w:space="0" w:color="auto"/>
                <w:left w:val="none" w:sz="0" w:space="0" w:color="auto"/>
                <w:bottom w:val="none" w:sz="0" w:space="0" w:color="auto"/>
                <w:right w:val="none" w:sz="0" w:space="0" w:color="auto"/>
              </w:divBdr>
            </w:div>
            <w:div w:id="219706053">
              <w:marLeft w:val="0"/>
              <w:marRight w:val="0"/>
              <w:marTop w:val="0"/>
              <w:marBottom w:val="0"/>
              <w:divBdr>
                <w:top w:val="none" w:sz="0" w:space="0" w:color="auto"/>
                <w:left w:val="none" w:sz="0" w:space="0" w:color="auto"/>
                <w:bottom w:val="none" w:sz="0" w:space="0" w:color="auto"/>
                <w:right w:val="none" w:sz="0" w:space="0" w:color="auto"/>
              </w:divBdr>
            </w:div>
            <w:div w:id="194199745">
              <w:marLeft w:val="0"/>
              <w:marRight w:val="0"/>
              <w:marTop w:val="0"/>
              <w:marBottom w:val="0"/>
              <w:divBdr>
                <w:top w:val="none" w:sz="0" w:space="0" w:color="auto"/>
                <w:left w:val="none" w:sz="0" w:space="0" w:color="auto"/>
                <w:bottom w:val="none" w:sz="0" w:space="0" w:color="auto"/>
                <w:right w:val="none" w:sz="0" w:space="0" w:color="auto"/>
              </w:divBdr>
            </w:div>
            <w:div w:id="1088388973">
              <w:marLeft w:val="0"/>
              <w:marRight w:val="0"/>
              <w:marTop w:val="0"/>
              <w:marBottom w:val="0"/>
              <w:divBdr>
                <w:top w:val="none" w:sz="0" w:space="0" w:color="auto"/>
                <w:left w:val="none" w:sz="0" w:space="0" w:color="auto"/>
                <w:bottom w:val="none" w:sz="0" w:space="0" w:color="auto"/>
                <w:right w:val="none" w:sz="0" w:space="0" w:color="auto"/>
              </w:divBdr>
            </w:div>
            <w:div w:id="481195443">
              <w:marLeft w:val="0"/>
              <w:marRight w:val="0"/>
              <w:marTop w:val="0"/>
              <w:marBottom w:val="0"/>
              <w:divBdr>
                <w:top w:val="none" w:sz="0" w:space="0" w:color="auto"/>
                <w:left w:val="none" w:sz="0" w:space="0" w:color="auto"/>
                <w:bottom w:val="none" w:sz="0" w:space="0" w:color="auto"/>
                <w:right w:val="none" w:sz="0" w:space="0" w:color="auto"/>
              </w:divBdr>
            </w:div>
            <w:div w:id="2025859623">
              <w:marLeft w:val="0"/>
              <w:marRight w:val="0"/>
              <w:marTop w:val="0"/>
              <w:marBottom w:val="0"/>
              <w:divBdr>
                <w:top w:val="none" w:sz="0" w:space="0" w:color="auto"/>
                <w:left w:val="none" w:sz="0" w:space="0" w:color="auto"/>
                <w:bottom w:val="none" w:sz="0" w:space="0" w:color="auto"/>
                <w:right w:val="none" w:sz="0" w:space="0" w:color="auto"/>
              </w:divBdr>
            </w:div>
            <w:div w:id="863052561">
              <w:marLeft w:val="0"/>
              <w:marRight w:val="0"/>
              <w:marTop w:val="0"/>
              <w:marBottom w:val="0"/>
              <w:divBdr>
                <w:top w:val="none" w:sz="0" w:space="0" w:color="auto"/>
                <w:left w:val="none" w:sz="0" w:space="0" w:color="auto"/>
                <w:bottom w:val="none" w:sz="0" w:space="0" w:color="auto"/>
                <w:right w:val="none" w:sz="0" w:space="0" w:color="auto"/>
              </w:divBdr>
            </w:div>
            <w:div w:id="1344286969">
              <w:marLeft w:val="0"/>
              <w:marRight w:val="0"/>
              <w:marTop w:val="0"/>
              <w:marBottom w:val="0"/>
              <w:divBdr>
                <w:top w:val="none" w:sz="0" w:space="0" w:color="auto"/>
                <w:left w:val="none" w:sz="0" w:space="0" w:color="auto"/>
                <w:bottom w:val="none" w:sz="0" w:space="0" w:color="auto"/>
                <w:right w:val="none" w:sz="0" w:space="0" w:color="auto"/>
              </w:divBdr>
            </w:div>
            <w:div w:id="1588659293">
              <w:marLeft w:val="0"/>
              <w:marRight w:val="0"/>
              <w:marTop w:val="0"/>
              <w:marBottom w:val="0"/>
              <w:divBdr>
                <w:top w:val="none" w:sz="0" w:space="0" w:color="auto"/>
                <w:left w:val="none" w:sz="0" w:space="0" w:color="auto"/>
                <w:bottom w:val="none" w:sz="0" w:space="0" w:color="auto"/>
                <w:right w:val="none" w:sz="0" w:space="0" w:color="auto"/>
              </w:divBdr>
            </w:div>
            <w:div w:id="1601332852">
              <w:marLeft w:val="0"/>
              <w:marRight w:val="0"/>
              <w:marTop w:val="0"/>
              <w:marBottom w:val="0"/>
              <w:divBdr>
                <w:top w:val="none" w:sz="0" w:space="0" w:color="auto"/>
                <w:left w:val="none" w:sz="0" w:space="0" w:color="auto"/>
                <w:bottom w:val="none" w:sz="0" w:space="0" w:color="auto"/>
                <w:right w:val="none" w:sz="0" w:space="0" w:color="auto"/>
              </w:divBdr>
            </w:div>
            <w:div w:id="295374130">
              <w:marLeft w:val="0"/>
              <w:marRight w:val="0"/>
              <w:marTop w:val="0"/>
              <w:marBottom w:val="0"/>
              <w:divBdr>
                <w:top w:val="none" w:sz="0" w:space="0" w:color="auto"/>
                <w:left w:val="none" w:sz="0" w:space="0" w:color="auto"/>
                <w:bottom w:val="none" w:sz="0" w:space="0" w:color="auto"/>
                <w:right w:val="none" w:sz="0" w:space="0" w:color="auto"/>
              </w:divBdr>
            </w:div>
            <w:div w:id="1083986807">
              <w:marLeft w:val="0"/>
              <w:marRight w:val="0"/>
              <w:marTop w:val="0"/>
              <w:marBottom w:val="0"/>
              <w:divBdr>
                <w:top w:val="none" w:sz="0" w:space="0" w:color="auto"/>
                <w:left w:val="none" w:sz="0" w:space="0" w:color="auto"/>
                <w:bottom w:val="none" w:sz="0" w:space="0" w:color="auto"/>
                <w:right w:val="none" w:sz="0" w:space="0" w:color="auto"/>
              </w:divBdr>
            </w:div>
            <w:div w:id="297616986">
              <w:marLeft w:val="0"/>
              <w:marRight w:val="0"/>
              <w:marTop w:val="0"/>
              <w:marBottom w:val="0"/>
              <w:divBdr>
                <w:top w:val="none" w:sz="0" w:space="0" w:color="auto"/>
                <w:left w:val="none" w:sz="0" w:space="0" w:color="auto"/>
                <w:bottom w:val="none" w:sz="0" w:space="0" w:color="auto"/>
                <w:right w:val="none" w:sz="0" w:space="0" w:color="auto"/>
              </w:divBdr>
            </w:div>
            <w:div w:id="2138795506">
              <w:marLeft w:val="0"/>
              <w:marRight w:val="0"/>
              <w:marTop w:val="0"/>
              <w:marBottom w:val="0"/>
              <w:divBdr>
                <w:top w:val="none" w:sz="0" w:space="0" w:color="auto"/>
                <w:left w:val="none" w:sz="0" w:space="0" w:color="auto"/>
                <w:bottom w:val="none" w:sz="0" w:space="0" w:color="auto"/>
                <w:right w:val="none" w:sz="0" w:space="0" w:color="auto"/>
              </w:divBdr>
            </w:div>
            <w:div w:id="1964651856">
              <w:marLeft w:val="0"/>
              <w:marRight w:val="0"/>
              <w:marTop w:val="0"/>
              <w:marBottom w:val="0"/>
              <w:divBdr>
                <w:top w:val="none" w:sz="0" w:space="0" w:color="auto"/>
                <w:left w:val="none" w:sz="0" w:space="0" w:color="auto"/>
                <w:bottom w:val="none" w:sz="0" w:space="0" w:color="auto"/>
                <w:right w:val="none" w:sz="0" w:space="0" w:color="auto"/>
              </w:divBdr>
            </w:div>
            <w:div w:id="1454134540">
              <w:marLeft w:val="0"/>
              <w:marRight w:val="0"/>
              <w:marTop w:val="0"/>
              <w:marBottom w:val="0"/>
              <w:divBdr>
                <w:top w:val="none" w:sz="0" w:space="0" w:color="auto"/>
                <w:left w:val="none" w:sz="0" w:space="0" w:color="auto"/>
                <w:bottom w:val="none" w:sz="0" w:space="0" w:color="auto"/>
                <w:right w:val="none" w:sz="0" w:space="0" w:color="auto"/>
              </w:divBdr>
            </w:div>
            <w:div w:id="1505902051">
              <w:marLeft w:val="0"/>
              <w:marRight w:val="0"/>
              <w:marTop w:val="0"/>
              <w:marBottom w:val="0"/>
              <w:divBdr>
                <w:top w:val="none" w:sz="0" w:space="0" w:color="auto"/>
                <w:left w:val="none" w:sz="0" w:space="0" w:color="auto"/>
                <w:bottom w:val="none" w:sz="0" w:space="0" w:color="auto"/>
                <w:right w:val="none" w:sz="0" w:space="0" w:color="auto"/>
              </w:divBdr>
            </w:div>
            <w:div w:id="1246842321">
              <w:marLeft w:val="0"/>
              <w:marRight w:val="0"/>
              <w:marTop w:val="0"/>
              <w:marBottom w:val="0"/>
              <w:divBdr>
                <w:top w:val="none" w:sz="0" w:space="0" w:color="auto"/>
                <w:left w:val="none" w:sz="0" w:space="0" w:color="auto"/>
                <w:bottom w:val="none" w:sz="0" w:space="0" w:color="auto"/>
                <w:right w:val="none" w:sz="0" w:space="0" w:color="auto"/>
              </w:divBdr>
            </w:div>
            <w:div w:id="1639526402">
              <w:marLeft w:val="0"/>
              <w:marRight w:val="0"/>
              <w:marTop w:val="0"/>
              <w:marBottom w:val="0"/>
              <w:divBdr>
                <w:top w:val="none" w:sz="0" w:space="0" w:color="auto"/>
                <w:left w:val="none" w:sz="0" w:space="0" w:color="auto"/>
                <w:bottom w:val="none" w:sz="0" w:space="0" w:color="auto"/>
                <w:right w:val="none" w:sz="0" w:space="0" w:color="auto"/>
              </w:divBdr>
            </w:div>
            <w:div w:id="1207714570">
              <w:marLeft w:val="0"/>
              <w:marRight w:val="0"/>
              <w:marTop w:val="0"/>
              <w:marBottom w:val="0"/>
              <w:divBdr>
                <w:top w:val="none" w:sz="0" w:space="0" w:color="auto"/>
                <w:left w:val="none" w:sz="0" w:space="0" w:color="auto"/>
                <w:bottom w:val="none" w:sz="0" w:space="0" w:color="auto"/>
                <w:right w:val="none" w:sz="0" w:space="0" w:color="auto"/>
              </w:divBdr>
            </w:div>
            <w:div w:id="2014911000">
              <w:marLeft w:val="0"/>
              <w:marRight w:val="0"/>
              <w:marTop w:val="0"/>
              <w:marBottom w:val="0"/>
              <w:divBdr>
                <w:top w:val="none" w:sz="0" w:space="0" w:color="auto"/>
                <w:left w:val="none" w:sz="0" w:space="0" w:color="auto"/>
                <w:bottom w:val="none" w:sz="0" w:space="0" w:color="auto"/>
                <w:right w:val="none" w:sz="0" w:space="0" w:color="auto"/>
              </w:divBdr>
            </w:div>
            <w:div w:id="6212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430">
      <w:bodyDiv w:val="1"/>
      <w:marLeft w:val="0"/>
      <w:marRight w:val="0"/>
      <w:marTop w:val="0"/>
      <w:marBottom w:val="0"/>
      <w:divBdr>
        <w:top w:val="none" w:sz="0" w:space="0" w:color="auto"/>
        <w:left w:val="none" w:sz="0" w:space="0" w:color="auto"/>
        <w:bottom w:val="none" w:sz="0" w:space="0" w:color="auto"/>
        <w:right w:val="none" w:sz="0" w:space="0" w:color="auto"/>
      </w:divBdr>
      <w:divsChild>
        <w:div w:id="708721495">
          <w:marLeft w:val="0"/>
          <w:marRight w:val="0"/>
          <w:marTop w:val="0"/>
          <w:marBottom w:val="0"/>
          <w:divBdr>
            <w:top w:val="none" w:sz="0" w:space="0" w:color="auto"/>
            <w:left w:val="none" w:sz="0" w:space="0" w:color="auto"/>
            <w:bottom w:val="none" w:sz="0" w:space="0" w:color="auto"/>
            <w:right w:val="none" w:sz="0" w:space="0" w:color="auto"/>
          </w:divBdr>
          <w:divsChild>
            <w:div w:id="977958808">
              <w:marLeft w:val="0"/>
              <w:marRight w:val="0"/>
              <w:marTop w:val="0"/>
              <w:marBottom w:val="0"/>
              <w:divBdr>
                <w:top w:val="none" w:sz="0" w:space="0" w:color="auto"/>
                <w:left w:val="none" w:sz="0" w:space="0" w:color="auto"/>
                <w:bottom w:val="none" w:sz="0" w:space="0" w:color="auto"/>
                <w:right w:val="none" w:sz="0" w:space="0" w:color="auto"/>
              </w:divBdr>
            </w:div>
            <w:div w:id="797531211">
              <w:marLeft w:val="0"/>
              <w:marRight w:val="0"/>
              <w:marTop w:val="0"/>
              <w:marBottom w:val="0"/>
              <w:divBdr>
                <w:top w:val="none" w:sz="0" w:space="0" w:color="auto"/>
                <w:left w:val="none" w:sz="0" w:space="0" w:color="auto"/>
                <w:bottom w:val="none" w:sz="0" w:space="0" w:color="auto"/>
                <w:right w:val="none" w:sz="0" w:space="0" w:color="auto"/>
              </w:divBdr>
            </w:div>
            <w:div w:id="1308896006">
              <w:marLeft w:val="0"/>
              <w:marRight w:val="0"/>
              <w:marTop w:val="0"/>
              <w:marBottom w:val="0"/>
              <w:divBdr>
                <w:top w:val="none" w:sz="0" w:space="0" w:color="auto"/>
                <w:left w:val="none" w:sz="0" w:space="0" w:color="auto"/>
                <w:bottom w:val="none" w:sz="0" w:space="0" w:color="auto"/>
                <w:right w:val="none" w:sz="0" w:space="0" w:color="auto"/>
              </w:divBdr>
            </w:div>
            <w:div w:id="217977728">
              <w:marLeft w:val="0"/>
              <w:marRight w:val="0"/>
              <w:marTop w:val="0"/>
              <w:marBottom w:val="0"/>
              <w:divBdr>
                <w:top w:val="none" w:sz="0" w:space="0" w:color="auto"/>
                <w:left w:val="none" w:sz="0" w:space="0" w:color="auto"/>
                <w:bottom w:val="none" w:sz="0" w:space="0" w:color="auto"/>
                <w:right w:val="none" w:sz="0" w:space="0" w:color="auto"/>
              </w:divBdr>
            </w:div>
            <w:div w:id="793257951">
              <w:marLeft w:val="0"/>
              <w:marRight w:val="0"/>
              <w:marTop w:val="0"/>
              <w:marBottom w:val="0"/>
              <w:divBdr>
                <w:top w:val="none" w:sz="0" w:space="0" w:color="auto"/>
                <w:left w:val="none" w:sz="0" w:space="0" w:color="auto"/>
                <w:bottom w:val="none" w:sz="0" w:space="0" w:color="auto"/>
                <w:right w:val="none" w:sz="0" w:space="0" w:color="auto"/>
              </w:divBdr>
            </w:div>
            <w:div w:id="528302610">
              <w:marLeft w:val="0"/>
              <w:marRight w:val="0"/>
              <w:marTop w:val="0"/>
              <w:marBottom w:val="0"/>
              <w:divBdr>
                <w:top w:val="none" w:sz="0" w:space="0" w:color="auto"/>
                <w:left w:val="none" w:sz="0" w:space="0" w:color="auto"/>
                <w:bottom w:val="none" w:sz="0" w:space="0" w:color="auto"/>
                <w:right w:val="none" w:sz="0" w:space="0" w:color="auto"/>
              </w:divBdr>
            </w:div>
            <w:div w:id="1145513285">
              <w:marLeft w:val="0"/>
              <w:marRight w:val="0"/>
              <w:marTop w:val="0"/>
              <w:marBottom w:val="0"/>
              <w:divBdr>
                <w:top w:val="none" w:sz="0" w:space="0" w:color="auto"/>
                <w:left w:val="none" w:sz="0" w:space="0" w:color="auto"/>
                <w:bottom w:val="none" w:sz="0" w:space="0" w:color="auto"/>
                <w:right w:val="none" w:sz="0" w:space="0" w:color="auto"/>
              </w:divBdr>
            </w:div>
            <w:div w:id="1413967673">
              <w:marLeft w:val="0"/>
              <w:marRight w:val="0"/>
              <w:marTop w:val="0"/>
              <w:marBottom w:val="0"/>
              <w:divBdr>
                <w:top w:val="none" w:sz="0" w:space="0" w:color="auto"/>
                <w:left w:val="none" w:sz="0" w:space="0" w:color="auto"/>
                <w:bottom w:val="none" w:sz="0" w:space="0" w:color="auto"/>
                <w:right w:val="none" w:sz="0" w:space="0" w:color="auto"/>
              </w:divBdr>
            </w:div>
            <w:div w:id="2056460992">
              <w:marLeft w:val="0"/>
              <w:marRight w:val="0"/>
              <w:marTop w:val="0"/>
              <w:marBottom w:val="0"/>
              <w:divBdr>
                <w:top w:val="none" w:sz="0" w:space="0" w:color="auto"/>
                <w:left w:val="none" w:sz="0" w:space="0" w:color="auto"/>
                <w:bottom w:val="none" w:sz="0" w:space="0" w:color="auto"/>
                <w:right w:val="none" w:sz="0" w:space="0" w:color="auto"/>
              </w:divBdr>
            </w:div>
            <w:div w:id="1020815792">
              <w:marLeft w:val="0"/>
              <w:marRight w:val="0"/>
              <w:marTop w:val="0"/>
              <w:marBottom w:val="0"/>
              <w:divBdr>
                <w:top w:val="none" w:sz="0" w:space="0" w:color="auto"/>
                <w:left w:val="none" w:sz="0" w:space="0" w:color="auto"/>
                <w:bottom w:val="none" w:sz="0" w:space="0" w:color="auto"/>
                <w:right w:val="none" w:sz="0" w:space="0" w:color="auto"/>
              </w:divBdr>
            </w:div>
            <w:div w:id="733091208">
              <w:marLeft w:val="0"/>
              <w:marRight w:val="0"/>
              <w:marTop w:val="0"/>
              <w:marBottom w:val="0"/>
              <w:divBdr>
                <w:top w:val="none" w:sz="0" w:space="0" w:color="auto"/>
                <w:left w:val="none" w:sz="0" w:space="0" w:color="auto"/>
                <w:bottom w:val="none" w:sz="0" w:space="0" w:color="auto"/>
                <w:right w:val="none" w:sz="0" w:space="0" w:color="auto"/>
              </w:divBdr>
            </w:div>
            <w:div w:id="461116199">
              <w:marLeft w:val="0"/>
              <w:marRight w:val="0"/>
              <w:marTop w:val="0"/>
              <w:marBottom w:val="0"/>
              <w:divBdr>
                <w:top w:val="none" w:sz="0" w:space="0" w:color="auto"/>
                <w:left w:val="none" w:sz="0" w:space="0" w:color="auto"/>
                <w:bottom w:val="none" w:sz="0" w:space="0" w:color="auto"/>
                <w:right w:val="none" w:sz="0" w:space="0" w:color="auto"/>
              </w:divBdr>
            </w:div>
            <w:div w:id="1087730020">
              <w:marLeft w:val="0"/>
              <w:marRight w:val="0"/>
              <w:marTop w:val="0"/>
              <w:marBottom w:val="0"/>
              <w:divBdr>
                <w:top w:val="none" w:sz="0" w:space="0" w:color="auto"/>
                <w:left w:val="none" w:sz="0" w:space="0" w:color="auto"/>
                <w:bottom w:val="none" w:sz="0" w:space="0" w:color="auto"/>
                <w:right w:val="none" w:sz="0" w:space="0" w:color="auto"/>
              </w:divBdr>
            </w:div>
            <w:div w:id="1043753894">
              <w:marLeft w:val="0"/>
              <w:marRight w:val="0"/>
              <w:marTop w:val="0"/>
              <w:marBottom w:val="0"/>
              <w:divBdr>
                <w:top w:val="none" w:sz="0" w:space="0" w:color="auto"/>
                <w:left w:val="none" w:sz="0" w:space="0" w:color="auto"/>
                <w:bottom w:val="none" w:sz="0" w:space="0" w:color="auto"/>
                <w:right w:val="none" w:sz="0" w:space="0" w:color="auto"/>
              </w:divBdr>
            </w:div>
            <w:div w:id="2038695885">
              <w:marLeft w:val="0"/>
              <w:marRight w:val="0"/>
              <w:marTop w:val="0"/>
              <w:marBottom w:val="0"/>
              <w:divBdr>
                <w:top w:val="none" w:sz="0" w:space="0" w:color="auto"/>
                <w:left w:val="none" w:sz="0" w:space="0" w:color="auto"/>
                <w:bottom w:val="none" w:sz="0" w:space="0" w:color="auto"/>
                <w:right w:val="none" w:sz="0" w:space="0" w:color="auto"/>
              </w:divBdr>
            </w:div>
            <w:div w:id="1472135461">
              <w:marLeft w:val="0"/>
              <w:marRight w:val="0"/>
              <w:marTop w:val="0"/>
              <w:marBottom w:val="0"/>
              <w:divBdr>
                <w:top w:val="none" w:sz="0" w:space="0" w:color="auto"/>
                <w:left w:val="none" w:sz="0" w:space="0" w:color="auto"/>
                <w:bottom w:val="none" w:sz="0" w:space="0" w:color="auto"/>
                <w:right w:val="none" w:sz="0" w:space="0" w:color="auto"/>
              </w:divBdr>
            </w:div>
            <w:div w:id="1722288838">
              <w:marLeft w:val="0"/>
              <w:marRight w:val="0"/>
              <w:marTop w:val="0"/>
              <w:marBottom w:val="0"/>
              <w:divBdr>
                <w:top w:val="none" w:sz="0" w:space="0" w:color="auto"/>
                <w:left w:val="none" w:sz="0" w:space="0" w:color="auto"/>
                <w:bottom w:val="none" w:sz="0" w:space="0" w:color="auto"/>
                <w:right w:val="none" w:sz="0" w:space="0" w:color="auto"/>
              </w:divBdr>
            </w:div>
            <w:div w:id="1304120358">
              <w:marLeft w:val="0"/>
              <w:marRight w:val="0"/>
              <w:marTop w:val="0"/>
              <w:marBottom w:val="0"/>
              <w:divBdr>
                <w:top w:val="none" w:sz="0" w:space="0" w:color="auto"/>
                <w:left w:val="none" w:sz="0" w:space="0" w:color="auto"/>
                <w:bottom w:val="none" w:sz="0" w:space="0" w:color="auto"/>
                <w:right w:val="none" w:sz="0" w:space="0" w:color="auto"/>
              </w:divBdr>
            </w:div>
            <w:div w:id="1935627409">
              <w:marLeft w:val="0"/>
              <w:marRight w:val="0"/>
              <w:marTop w:val="0"/>
              <w:marBottom w:val="0"/>
              <w:divBdr>
                <w:top w:val="none" w:sz="0" w:space="0" w:color="auto"/>
                <w:left w:val="none" w:sz="0" w:space="0" w:color="auto"/>
                <w:bottom w:val="none" w:sz="0" w:space="0" w:color="auto"/>
                <w:right w:val="none" w:sz="0" w:space="0" w:color="auto"/>
              </w:divBdr>
            </w:div>
            <w:div w:id="1459491726">
              <w:marLeft w:val="0"/>
              <w:marRight w:val="0"/>
              <w:marTop w:val="0"/>
              <w:marBottom w:val="0"/>
              <w:divBdr>
                <w:top w:val="none" w:sz="0" w:space="0" w:color="auto"/>
                <w:left w:val="none" w:sz="0" w:space="0" w:color="auto"/>
                <w:bottom w:val="none" w:sz="0" w:space="0" w:color="auto"/>
                <w:right w:val="none" w:sz="0" w:space="0" w:color="auto"/>
              </w:divBdr>
            </w:div>
            <w:div w:id="1016345866">
              <w:marLeft w:val="0"/>
              <w:marRight w:val="0"/>
              <w:marTop w:val="0"/>
              <w:marBottom w:val="0"/>
              <w:divBdr>
                <w:top w:val="none" w:sz="0" w:space="0" w:color="auto"/>
                <w:left w:val="none" w:sz="0" w:space="0" w:color="auto"/>
                <w:bottom w:val="none" w:sz="0" w:space="0" w:color="auto"/>
                <w:right w:val="none" w:sz="0" w:space="0" w:color="auto"/>
              </w:divBdr>
            </w:div>
            <w:div w:id="1322857085">
              <w:marLeft w:val="0"/>
              <w:marRight w:val="0"/>
              <w:marTop w:val="0"/>
              <w:marBottom w:val="0"/>
              <w:divBdr>
                <w:top w:val="none" w:sz="0" w:space="0" w:color="auto"/>
                <w:left w:val="none" w:sz="0" w:space="0" w:color="auto"/>
                <w:bottom w:val="none" w:sz="0" w:space="0" w:color="auto"/>
                <w:right w:val="none" w:sz="0" w:space="0" w:color="auto"/>
              </w:divBdr>
            </w:div>
            <w:div w:id="1998680541">
              <w:marLeft w:val="0"/>
              <w:marRight w:val="0"/>
              <w:marTop w:val="0"/>
              <w:marBottom w:val="0"/>
              <w:divBdr>
                <w:top w:val="none" w:sz="0" w:space="0" w:color="auto"/>
                <w:left w:val="none" w:sz="0" w:space="0" w:color="auto"/>
                <w:bottom w:val="none" w:sz="0" w:space="0" w:color="auto"/>
                <w:right w:val="none" w:sz="0" w:space="0" w:color="auto"/>
              </w:divBdr>
            </w:div>
            <w:div w:id="1266227649">
              <w:marLeft w:val="0"/>
              <w:marRight w:val="0"/>
              <w:marTop w:val="0"/>
              <w:marBottom w:val="0"/>
              <w:divBdr>
                <w:top w:val="none" w:sz="0" w:space="0" w:color="auto"/>
                <w:left w:val="none" w:sz="0" w:space="0" w:color="auto"/>
                <w:bottom w:val="none" w:sz="0" w:space="0" w:color="auto"/>
                <w:right w:val="none" w:sz="0" w:space="0" w:color="auto"/>
              </w:divBdr>
            </w:div>
            <w:div w:id="531041060">
              <w:marLeft w:val="0"/>
              <w:marRight w:val="0"/>
              <w:marTop w:val="0"/>
              <w:marBottom w:val="0"/>
              <w:divBdr>
                <w:top w:val="none" w:sz="0" w:space="0" w:color="auto"/>
                <w:left w:val="none" w:sz="0" w:space="0" w:color="auto"/>
                <w:bottom w:val="none" w:sz="0" w:space="0" w:color="auto"/>
                <w:right w:val="none" w:sz="0" w:space="0" w:color="auto"/>
              </w:divBdr>
            </w:div>
            <w:div w:id="1615088844">
              <w:marLeft w:val="0"/>
              <w:marRight w:val="0"/>
              <w:marTop w:val="0"/>
              <w:marBottom w:val="0"/>
              <w:divBdr>
                <w:top w:val="none" w:sz="0" w:space="0" w:color="auto"/>
                <w:left w:val="none" w:sz="0" w:space="0" w:color="auto"/>
                <w:bottom w:val="none" w:sz="0" w:space="0" w:color="auto"/>
                <w:right w:val="none" w:sz="0" w:space="0" w:color="auto"/>
              </w:divBdr>
            </w:div>
            <w:div w:id="1607226031">
              <w:marLeft w:val="0"/>
              <w:marRight w:val="0"/>
              <w:marTop w:val="0"/>
              <w:marBottom w:val="0"/>
              <w:divBdr>
                <w:top w:val="none" w:sz="0" w:space="0" w:color="auto"/>
                <w:left w:val="none" w:sz="0" w:space="0" w:color="auto"/>
                <w:bottom w:val="none" w:sz="0" w:space="0" w:color="auto"/>
                <w:right w:val="none" w:sz="0" w:space="0" w:color="auto"/>
              </w:divBdr>
            </w:div>
            <w:div w:id="540704041">
              <w:marLeft w:val="0"/>
              <w:marRight w:val="0"/>
              <w:marTop w:val="0"/>
              <w:marBottom w:val="0"/>
              <w:divBdr>
                <w:top w:val="none" w:sz="0" w:space="0" w:color="auto"/>
                <w:left w:val="none" w:sz="0" w:space="0" w:color="auto"/>
                <w:bottom w:val="none" w:sz="0" w:space="0" w:color="auto"/>
                <w:right w:val="none" w:sz="0" w:space="0" w:color="auto"/>
              </w:divBdr>
            </w:div>
            <w:div w:id="727608198">
              <w:marLeft w:val="0"/>
              <w:marRight w:val="0"/>
              <w:marTop w:val="0"/>
              <w:marBottom w:val="0"/>
              <w:divBdr>
                <w:top w:val="none" w:sz="0" w:space="0" w:color="auto"/>
                <w:left w:val="none" w:sz="0" w:space="0" w:color="auto"/>
                <w:bottom w:val="none" w:sz="0" w:space="0" w:color="auto"/>
                <w:right w:val="none" w:sz="0" w:space="0" w:color="auto"/>
              </w:divBdr>
            </w:div>
            <w:div w:id="1776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769">
      <w:bodyDiv w:val="1"/>
      <w:marLeft w:val="0"/>
      <w:marRight w:val="0"/>
      <w:marTop w:val="0"/>
      <w:marBottom w:val="0"/>
      <w:divBdr>
        <w:top w:val="none" w:sz="0" w:space="0" w:color="auto"/>
        <w:left w:val="none" w:sz="0" w:space="0" w:color="auto"/>
        <w:bottom w:val="none" w:sz="0" w:space="0" w:color="auto"/>
        <w:right w:val="none" w:sz="0" w:space="0" w:color="auto"/>
      </w:divBdr>
      <w:divsChild>
        <w:div w:id="302735917">
          <w:marLeft w:val="0"/>
          <w:marRight w:val="0"/>
          <w:marTop w:val="0"/>
          <w:marBottom w:val="0"/>
          <w:divBdr>
            <w:top w:val="none" w:sz="0" w:space="0" w:color="auto"/>
            <w:left w:val="none" w:sz="0" w:space="0" w:color="auto"/>
            <w:bottom w:val="none" w:sz="0" w:space="0" w:color="auto"/>
            <w:right w:val="none" w:sz="0" w:space="0" w:color="auto"/>
          </w:divBdr>
          <w:divsChild>
            <w:div w:id="1920600055">
              <w:marLeft w:val="0"/>
              <w:marRight w:val="0"/>
              <w:marTop w:val="0"/>
              <w:marBottom w:val="0"/>
              <w:divBdr>
                <w:top w:val="none" w:sz="0" w:space="0" w:color="auto"/>
                <w:left w:val="none" w:sz="0" w:space="0" w:color="auto"/>
                <w:bottom w:val="none" w:sz="0" w:space="0" w:color="auto"/>
                <w:right w:val="none" w:sz="0" w:space="0" w:color="auto"/>
              </w:divBdr>
            </w:div>
            <w:div w:id="344407096">
              <w:marLeft w:val="0"/>
              <w:marRight w:val="0"/>
              <w:marTop w:val="0"/>
              <w:marBottom w:val="0"/>
              <w:divBdr>
                <w:top w:val="none" w:sz="0" w:space="0" w:color="auto"/>
                <w:left w:val="none" w:sz="0" w:space="0" w:color="auto"/>
                <w:bottom w:val="none" w:sz="0" w:space="0" w:color="auto"/>
                <w:right w:val="none" w:sz="0" w:space="0" w:color="auto"/>
              </w:divBdr>
            </w:div>
            <w:div w:id="1244334941">
              <w:marLeft w:val="0"/>
              <w:marRight w:val="0"/>
              <w:marTop w:val="0"/>
              <w:marBottom w:val="0"/>
              <w:divBdr>
                <w:top w:val="none" w:sz="0" w:space="0" w:color="auto"/>
                <w:left w:val="none" w:sz="0" w:space="0" w:color="auto"/>
                <w:bottom w:val="none" w:sz="0" w:space="0" w:color="auto"/>
                <w:right w:val="none" w:sz="0" w:space="0" w:color="auto"/>
              </w:divBdr>
            </w:div>
            <w:div w:id="26374899">
              <w:marLeft w:val="0"/>
              <w:marRight w:val="0"/>
              <w:marTop w:val="0"/>
              <w:marBottom w:val="0"/>
              <w:divBdr>
                <w:top w:val="none" w:sz="0" w:space="0" w:color="auto"/>
                <w:left w:val="none" w:sz="0" w:space="0" w:color="auto"/>
                <w:bottom w:val="none" w:sz="0" w:space="0" w:color="auto"/>
                <w:right w:val="none" w:sz="0" w:space="0" w:color="auto"/>
              </w:divBdr>
            </w:div>
            <w:div w:id="1806895360">
              <w:marLeft w:val="0"/>
              <w:marRight w:val="0"/>
              <w:marTop w:val="0"/>
              <w:marBottom w:val="0"/>
              <w:divBdr>
                <w:top w:val="none" w:sz="0" w:space="0" w:color="auto"/>
                <w:left w:val="none" w:sz="0" w:space="0" w:color="auto"/>
                <w:bottom w:val="none" w:sz="0" w:space="0" w:color="auto"/>
                <w:right w:val="none" w:sz="0" w:space="0" w:color="auto"/>
              </w:divBdr>
            </w:div>
            <w:div w:id="1233005670">
              <w:marLeft w:val="0"/>
              <w:marRight w:val="0"/>
              <w:marTop w:val="0"/>
              <w:marBottom w:val="0"/>
              <w:divBdr>
                <w:top w:val="none" w:sz="0" w:space="0" w:color="auto"/>
                <w:left w:val="none" w:sz="0" w:space="0" w:color="auto"/>
                <w:bottom w:val="none" w:sz="0" w:space="0" w:color="auto"/>
                <w:right w:val="none" w:sz="0" w:space="0" w:color="auto"/>
              </w:divBdr>
            </w:div>
            <w:div w:id="1657609530">
              <w:marLeft w:val="0"/>
              <w:marRight w:val="0"/>
              <w:marTop w:val="0"/>
              <w:marBottom w:val="0"/>
              <w:divBdr>
                <w:top w:val="none" w:sz="0" w:space="0" w:color="auto"/>
                <w:left w:val="none" w:sz="0" w:space="0" w:color="auto"/>
                <w:bottom w:val="none" w:sz="0" w:space="0" w:color="auto"/>
                <w:right w:val="none" w:sz="0" w:space="0" w:color="auto"/>
              </w:divBdr>
            </w:div>
            <w:div w:id="1447307687">
              <w:marLeft w:val="0"/>
              <w:marRight w:val="0"/>
              <w:marTop w:val="0"/>
              <w:marBottom w:val="0"/>
              <w:divBdr>
                <w:top w:val="none" w:sz="0" w:space="0" w:color="auto"/>
                <w:left w:val="none" w:sz="0" w:space="0" w:color="auto"/>
                <w:bottom w:val="none" w:sz="0" w:space="0" w:color="auto"/>
                <w:right w:val="none" w:sz="0" w:space="0" w:color="auto"/>
              </w:divBdr>
            </w:div>
            <w:div w:id="2074233543">
              <w:marLeft w:val="0"/>
              <w:marRight w:val="0"/>
              <w:marTop w:val="0"/>
              <w:marBottom w:val="0"/>
              <w:divBdr>
                <w:top w:val="none" w:sz="0" w:space="0" w:color="auto"/>
                <w:left w:val="none" w:sz="0" w:space="0" w:color="auto"/>
                <w:bottom w:val="none" w:sz="0" w:space="0" w:color="auto"/>
                <w:right w:val="none" w:sz="0" w:space="0" w:color="auto"/>
              </w:divBdr>
            </w:div>
            <w:div w:id="1578053548">
              <w:marLeft w:val="0"/>
              <w:marRight w:val="0"/>
              <w:marTop w:val="0"/>
              <w:marBottom w:val="0"/>
              <w:divBdr>
                <w:top w:val="none" w:sz="0" w:space="0" w:color="auto"/>
                <w:left w:val="none" w:sz="0" w:space="0" w:color="auto"/>
                <w:bottom w:val="none" w:sz="0" w:space="0" w:color="auto"/>
                <w:right w:val="none" w:sz="0" w:space="0" w:color="auto"/>
              </w:divBdr>
            </w:div>
            <w:div w:id="2062050410">
              <w:marLeft w:val="0"/>
              <w:marRight w:val="0"/>
              <w:marTop w:val="0"/>
              <w:marBottom w:val="0"/>
              <w:divBdr>
                <w:top w:val="none" w:sz="0" w:space="0" w:color="auto"/>
                <w:left w:val="none" w:sz="0" w:space="0" w:color="auto"/>
                <w:bottom w:val="none" w:sz="0" w:space="0" w:color="auto"/>
                <w:right w:val="none" w:sz="0" w:space="0" w:color="auto"/>
              </w:divBdr>
            </w:div>
            <w:div w:id="1668358508">
              <w:marLeft w:val="0"/>
              <w:marRight w:val="0"/>
              <w:marTop w:val="0"/>
              <w:marBottom w:val="0"/>
              <w:divBdr>
                <w:top w:val="none" w:sz="0" w:space="0" w:color="auto"/>
                <w:left w:val="none" w:sz="0" w:space="0" w:color="auto"/>
                <w:bottom w:val="none" w:sz="0" w:space="0" w:color="auto"/>
                <w:right w:val="none" w:sz="0" w:space="0" w:color="auto"/>
              </w:divBdr>
            </w:div>
            <w:div w:id="907767816">
              <w:marLeft w:val="0"/>
              <w:marRight w:val="0"/>
              <w:marTop w:val="0"/>
              <w:marBottom w:val="0"/>
              <w:divBdr>
                <w:top w:val="none" w:sz="0" w:space="0" w:color="auto"/>
                <w:left w:val="none" w:sz="0" w:space="0" w:color="auto"/>
                <w:bottom w:val="none" w:sz="0" w:space="0" w:color="auto"/>
                <w:right w:val="none" w:sz="0" w:space="0" w:color="auto"/>
              </w:divBdr>
            </w:div>
            <w:div w:id="189611619">
              <w:marLeft w:val="0"/>
              <w:marRight w:val="0"/>
              <w:marTop w:val="0"/>
              <w:marBottom w:val="0"/>
              <w:divBdr>
                <w:top w:val="none" w:sz="0" w:space="0" w:color="auto"/>
                <w:left w:val="none" w:sz="0" w:space="0" w:color="auto"/>
                <w:bottom w:val="none" w:sz="0" w:space="0" w:color="auto"/>
                <w:right w:val="none" w:sz="0" w:space="0" w:color="auto"/>
              </w:divBdr>
            </w:div>
            <w:div w:id="1949770561">
              <w:marLeft w:val="0"/>
              <w:marRight w:val="0"/>
              <w:marTop w:val="0"/>
              <w:marBottom w:val="0"/>
              <w:divBdr>
                <w:top w:val="none" w:sz="0" w:space="0" w:color="auto"/>
                <w:left w:val="none" w:sz="0" w:space="0" w:color="auto"/>
                <w:bottom w:val="none" w:sz="0" w:space="0" w:color="auto"/>
                <w:right w:val="none" w:sz="0" w:space="0" w:color="auto"/>
              </w:divBdr>
            </w:div>
            <w:div w:id="299382246">
              <w:marLeft w:val="0"/>
              <w:marRight w:val="0"/>
              <w:marTop w:val="0"/>
              <w:marBottom w:val="0"/>
              <w:divBdr>
                <w:top w:val="none" w:sz="0" w:space="0" w:color="auto"/>
                <w:left w:val="none" w:sz="0" w:space="0" w:color="auto"/>
                <w:bottom w:val="none" w:sz="0" w:space="0" w:color="auto"/>
                <w:right w:val="none" w:sz="0" w:space="0" w:color="auto"/>
              </w:divBdr>
            </w:div>
            <w:div w:id="1444807512">
              <w:marLeft w:val="0"/>
              <w:marRight w:val="0"/>
              <w:marTop w:val="0"/>
              <w:marBottom w:val="0"/>
              <w:divBdr>
                <w:top w:val="none" w:sz="0" w:space="0" w:color="auto"/>
                <w:left w:val="none" w:sz="0" w:space="0" w:color="auto"/>
                <w:bottom w:val="none" w:sz="0" w:space="0" w:color="auto"/>
                <w:right w:val="none" w:sz="0" w:space="0" w:color="auto"/>
              </w:divBdr>
            </w:div>
            <w:div w:id="1545023482">
              <w:marLeft w:val="0"/>
              <w:marRight w:val="0"/>
              <w:marTop w:val="0"/>
              <w:marBottom w:val="0"/>
              <w:divBdr>
                <w:top w:val="none" w:sz="0" w:space="0" w:color="auto"/>
                <w:left w:val="none" w:sz="0" w:space="0" w:color="auto"/>
                <w:bottom w:val="none" w:sz="0" w:space="0" w:color="auto"/>
                <w:right w:val="none" w:sz="0" w:space="0" w:color="auto"/>
              </w:divBdr>
            </w:div>
            <w:div w:id="598371803">
              <w:marLeft w:val="0"/>
              <w:marRight w:val="0"/>
              <w:marTop w:val="0"/>
              <w:marBottom w:val="0"/>
              <w:divBdr>
                <w:top w:val="none" w:sz="0" w:space="0" w:color="auto"/>
                <w:left w:val="none" w:sz="0" w:space="0" w:color="auto"/>
                <w:bottom w:val="none" w:sz="0" w:space="0" w:color="auto"/>
                <w:right w:val="none" w:sz="0" w:space="0" w:color="auto"/>
              </w:divBdr>
            </w:div>
            <w:div w:id="38550770">
              <w:marLeft w:val="0"/>
              <w:marRight w:val="0"/>
              <w:marTop w:val="0"/>
              <w:marBottom w:val="0"/>
              <w:divBdr>
                <w:top w:val="none" w:sz="0" w:space="0" w:color="auto"/>
                <w:left w:val="none" w:sz="0" w:space="0" w:color="auto"/>
                <w:bottom w:val="none" w:sz="0" w:space="0" w:color="auto"/>
                <w:right w:val="none" w:sz="0" w:space="0" w:color="auto"/>
              </w:divBdr>
            </w:div>
            <w:div w:id="923077558">
              <w:marLeft w:val="0"/>
              <w:marRight w:val="0"/>
              <w:marTop w:val="0"/>
              <w:marBottom w:val="0"/>
              <w:divBdr>
                <w:top w:val="none" w:sz="0" w:space="0" w:color="auto"/>
                <w:left w:val="none" w:sz="0" w:space="0" w:color="auto"/>
                <w:bottom w:val="none" w:sz="0" w:space="0" w:color="auto"/>
                <w:right w:val="none" w:sz="0" w:space="0" w:color="auto"/>
              </w:divBdr>
            </w:div>
            <w:div w:id="1120298258">
              <w:marLeft w:val="0"/>
              <w:marRight w:val="0"/>
              <w:marTop w:val="0"/>
              <w:marBottom w:val="0"/>
              <w:divBdr>
                <w:top w:val="none" w:sz="0" w:space="0" w:color="auto"/>
                <w:left w:val="none" w:sz="0" w:space="0" w:color="auto"/>
                <w:bottom w:val="none" w:sz="0" w:space="0" w:color="auto"/>
                <w:right w:val="none" w:sz="0" w:space="0" w:color="auto"/>
              </w:divBdr>
            </w:div>
            <w:div w:id="204100070">
              <w:marLeft w:val="0"/>
              <w:marRight w:val="0"/>
              <w:marTop w:val="0"/>
              <w:marBottom w:val="0"/>
              <w:divBdr>
                <w:top w:val="none" w:sz="0" w:space="0" w:color="auto"/>
                <w:left w:val="none" w:sz="0" w:space="0" w:color="auto"/>
                <w:bottom w:val="none" w:sz="0" w:space="0" w:color="auto"/>
                <w:right w:val="none" w:sz="0" w:space="0" w:color="auto"/>
              </w:divBdr>
            </w:div>
            <w:div w:id="43411641">
              <w:marLeft w:val="0"/>
              <w:marRight w:val="0"/>
              <w:marTop w:val="0"/>
              <w:marBottom w:val="0"/>
              <w:divBdr>
                <w:top w:val="none" w:sz="0" w:space="0" w:color="auto"/>
                <w:left w:val="none" w:sz="0" w:space="0" w:color="auto"/>
                <w:bottom w:val="none" w:sz="0" w:space="0" w:color="auto"/>
                <w:right w:val="none" w:sz="0" w:space="0" w:color="auto"/>
              </w:divBdr>
            </w:div>
            <w:div w:id="664283285">
              <w:marLeft w:val="0"/>
              <w:marRight w:val="0"/>
              <w:marTop w:val="0"/>
              <w:marBottom w:val="0"/>
              <w:divBdr>
                <w:top w:val="none" w:sz="0" w:space="0" w:color="auto"/>
                <w:left w:val="none" w:sz="0" w:space="0" w:color="auto"/>
                <w:bottom w:val="none" w:sz="0" w:space="0" w:color="auto"/>
                <w:right w:val="none" w:sz="0" w:space="0" w:color="auto"/>
              </w:divBdr>
            </w:div>
            <w:div w:id="2086612769">
              <w:marLeft w:val="0"/>
              <w:marRight w:val="0"/>
              <w:marTop w:val="0"/>
              <w:marBottom w:val="0"/>
              <w:divBdr>
                <w:top w:val="none" w:sz="0" w:space="0" w:color="auto"/>
                <w:left w:val="none" w:sz="0" w:space="0" w:color="auto"/>
                <w:bottom w:val="none" w:sz="0" w:space="0" w:color="auto"/>
                <w:right w:val="none" w:sz="0" w:space="0" w:color="auto"/>
              </w:divBdr>
            </w:div>
            <w:div w:id="370417484">
              <w:marLeft w:val="0"/>
              <w:marRight w:val="0"/>
              <w:marTop w:val="0"/>
              <w:marBottom w:val="0"/>
              <w:divBdr>
                <w:top w:val="none" w:sz="0" w:space="0" w:color="auto"/>
                <w:left w:val="none" w:sz="0" w:space="0" w:color="auto"/>
                <w:bottom w:val="none" w:sz="0" w:space="0" w:color="auto"/>
                <w:right w:val="none" w:sz="0" w:space="0" w:color="auto"/>
              </w:divBdr>
            </w:div>
            <w:div w:id="835725958">
              <w:marLeft w:val="0"/>
              <w:marRight w:val="0"/>
              <w:marTop w:val="0"/>
              <w:marBottom w:val="0"/>
              <w:divBdr>
                <w:top w:val="none" w:sz="0" w:space="0" w:color="auto"/>
                <w:left w:val="none" w:sz="0" w:space="0" w:color="auto"/>
                <w:bottom w:val="none" w:sz="0" w:space="0" w:color="auto"/>
                <w:right w:val="none" w:sz="0" w:space="0" w:color="auto"/>
              </w:divBdr>
            </w:div>
            <w:div w:id="1711806330">
              <w:marLeft w:val="0"/>
              <w:marRight w:val="0"/>
              <w:marTop w:val="0"/>
              <w:marBottom w:val="0"/>
              <w:divBdr>
                <w:top w:val="none" w:sz="0" w:space="0" w:color="auto"/>
                <w:left w:val="none" w:sz="0" w:space="0" w:color="auto"/>
                <w:bottom w:val="none" w:sz="0" w:space="0" w:color="auto"/>
                <w:right w:val="none" w:sz="0" w:space="0" w:color="auto"/>
              </w:divBdr>
            </w:div>
            <w:div w:id="911892543">
              <w:marLeft w:val="0"/>
              <w:marRight w:val="0"/>
              <w:marTop w:val="0"/>
              <w:marBottom w:val="0"/>
              <w:divBdr>
                <w:top w:val="none" w:sz="0" w:space="0" w:color="auto"/>
                <w:left w:val="none" w:sz="0" w:space="0" w:color="auto"/>
                <w:bottom w:val="none" w:sz="0" w:space="0" w:color="auto"/>
                <w:right w:val="none" w:sz="0" w:space="0" w:color="auto"/>
              </w:divBdr>
            </w:div>
            <w:div w:id="2080521736">
              <w:marLeft w:val="0"/>
              <w:marRight w:val="0"/>
              <w:marTop w:val="0"/>
              <w:marBottom w:val="0"/>
              <w:divBdr>
                <w:top w:val="none" w:sz="0" w:space="0" w:color="auto"/>
                <w:left w:val="none" w:sz="0" w:space="0" w:color="auto"/>
                <w:bottom w:val="none" w:sz="0" w:space="0" w:color="auto"/>
                <w:right w:val="none" w:sz="0" w:space="0" w:color="auto"/>
              </w:divBdr>
            </w:div>
            <w:div w:id="1104417903">
              <w:marLeft w:val="0"/>
              <w:marRight w:val="0"/>
              <w:marTop w:val="0"/>
              <w:marBottom w:val="0"/>
              <w:divBdr>
                <w:top w:val="none" w:sz="0" w:space="0" w:color="auto"/>
                <w:left w:val="none" w:sz="0" w:space="0" w:color="auto"/>
                <w:bottom w:val="none" w:sz="0" w:space="0" w:color="auto"/>
                <w:right w:val="none" w:sz="0" w:space="0" w:color="auto"/>
              </w:divBdr>
            </w:div>
            <w:div w:id="1788154405">
              <w:marLeft w:val="0"/>
              <w:marRight w:val="0"/>
              <w:marTop w:val="0"/>
              <w:marBottom w:val="0"/>
              <w:divBdr>
                <w:top w:val="none" w:sz="0" w:space="0" w:color="auto"/>
                <w:left w:val="none" w:sz="0" w:space="0" w:color="auto"/>
                <w:bottom w:val="none" w:sz="0" w:space="0" w:color="auto"/>
                <w:right w:val="none" w:sz="0" w:space="0" w:color="auto"/>
              </w:divBdr>
            </w:div>
            <w:div w:id="531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9190">
      <w:bodyDiv w:val="1"/>
      <w:marLeft w:val="0"/>
      <w:marRight w:val="0"/>
      <w:marTop w:val="0"/>
      <w:marBottom w:val="0"/>
      <w:divBdr>
        <w:top w:val="none" w:sz="0" w:space="0" w:color="auto"/>
        <w:left w:val="none" w:sz="0" w:space="0" w:color="auto"/>
        <w:bottom w:val="none" w:sz="0" w:space="0" w:color="auto"/>
        <w:right w:val="none" w:sz="0" w:space="0" w:color="auto"/>
      </w:divBdr>
      <w:divsChild>
        <w:div w:id="1530993930">
          <w:marLeft w:val="0"/>
          <w:marRight w:val="0"/>
          <w:marTop w:val="0"/>
          <w:marBottom w:val="0"/>
          <w:divBdr>
            <w:top w:val="none" w:sz="0" w:space="0" w:color="auto"/>
            <w:left w:val="none" w:sz="0" w:space="0" w:color="auto"/>
            <w:bottom w:val="none" w:sz="0" w:space="0" w:color="auto"/>
            <w:right w:val="none" w:sz="0" w:space="0" w:color="auto"/>
          </w:divBdr>
          <w:divsChild>
            <w:div w:id="183179667">
              <w:marLeft w:val="0"/>
              <w:marRight w:val="0"/>
              <w:marTop w:val="0"/>
              <w:marBottom w:val="0"/>
              <w:divBdr>
                <w:top w:val="none" w:sz="0" w:space="0" w:color="auto"/>
                <w:left w:val="none" w:sz="0" w:space="0" w:color="auto"/>
                <w:bottom w:val="none" w:sz="0" w:space="0" w:color="auto"/>
                <w:right w:val="none" w:sz="0" w:space="0" w:color="auto"/>
              </w:divBdr>
            </w:div>
            <w:div w:id="291719187">
              <w:marLeft w:val="0"/>
              <w:marRight w:val="0"/>
              <w:marTop w:val="0"/>
              <w:marBottom w:val="0"/>
              <w:divBdr>
                <w:top w:val="none" w:sz="0" w:space="0" w:color="auto"/>
                <w:left w:val="none" w:sz="0" w:space="0" w:color="auto"/>
                <w:bottom w:val="none" w:sz="0" w:space="0" w:color="auto"/>
                <w:right w:val="none" w:sz="0" w:space="0" w:color="auto"/>
              </w:divBdr>
            </w:div>
            <w:div w:id="354310699">
              <w:marLeft w:val="0"/>
              <w:marRight w:val="0"/>
              <w:marTop w:val="0"/>
              <w:marBottom w:val="0"/>
              <w:divBdr>
                <w:top w:val="none" w:sz="0" w:space="0" w:color="auto"/>
                <w:left w:val="none" w:sz="0" w:space="0" w:color="auto"/>
                <w:bottom w:val="none" w:sz="0" w:space="0" w:color="auto"/>
                <w:right w:val="none" w:sz="0" w:space="0" w:color="auto"/>
              </w:divBdr>
            </w:div>
            <w:div w:id="542592605">
              <w:marLeft w:val="0"/>
              <w:marRight w:val="0"/>
              <w:marTop w:val="0"/>
              <w:marBottom w:val="0"/>
              <w:divBdr>
                <w:top w:val="none" w:sz="0" w:space="0" w:color="auto"/>
                <w:left w:val="none" w:sz="0" w:space="0" w:color="auto"/>
                <w:bottom w:val="none" w:sz="0" w:space="0" w:color="auto"/>
                <w:right w:val="none" w:sz="0" w:space="0" w:color="auto"/>
              </w:divBdr>
            </w:div>
            <w:div w:id="705562809">
              <w:marLeft w:val="0"/>
              <w:marRight w:val="0"/>
              <w:marTop w:val="0"/>
              <w:marBottom w:val="0"/>
              <w:divBdr>
                <w:top w:val="none" w:sz="0" w:space="0" w:color="auto"/>
                <w:left w:val="none" w:sz="0" w:space="0" w:color="auto"/>
                <w:bottom w:val="none" w:sz="0" w:space="0" w:color="auto"/>
                <w:right w:val="none" w:sz="0" w:space="0" w:color="auto"/>
              </w:divBdr>
            </w:div>
            <w:div w:id="737871895">
              <w:marLeft w:val="0"/>
              <w:marRight w:val="0"/>
              <w:marTop w:val="0"/>
              <w:marBottom w:val="0"/>
              <w:divBdr>
                <w:top w:val="none" w:sz="0" w:space="0" w:color="auto"/>
                <w:left w:val="none" w:sz="0" w:space="0" w:color="auto"/>
                <w:bottom w:val="none" w:sz="0" w:space="0" w:color="auto"/>
                <w:right w:val="none" w:sz="0" w:space="0" w:color="auto"/>
              </w:divBdr>
            </w:div>
            <w:div w:id="758603493">
              <w:marLeft w:val="0"/>
              <w:marRight w:val="0"/>
              <w:marTop w:val="0"/>
              <w:marBottom w:val="0"/>
              <w:divBdr>
                <w:top w:val="none" w:sz="0" w:space="0" w:color="auto"/>
                <w:left w:val="none" w:sz="0" w:space="0" w:color="auto"/>
                <w:bottom w:val="none" w:sz="0" w:space="0" w:color="auto"/>
                <w:right w:val="none" w:sz="0" w:space="0" w:color="auto"/>
              </w:divBdr>
            </w:div>
            <w:div w:id="927469323">
              <w:marLeft w:val="0"/>
              <w:marRight w:val="0"/>
              <w:marTop w:val="0"/>
              <w:marBottom w:val="0"/>
              <w:divBdr>
                <w:top w:val="none" w:sz="0" w:space="0" w:color="auto"/>
                <w:left w:val="none" w:sz="0" w:space="0" w:color="auto"/>
                <w:bottom w:val="none" w:sz="0" w:space="0" w:color="auto"/>
                <w:right w:val="none" w:sz="0" w:space="0" w:color="auto"/>
              </w:divBdr>
            </w:div>
            <w:div w:id="978461599">
              <w:marLeft w:val="0"/>
              <w:marRight w:val="0"/>
              <w:marTop w:val="0"/>
              <w:marBottom w:val="0"/>
              <w:divBdr>
                <w:top w:val="none" w:sz="0" w:space="0" w:color="auto"/>
                <w:left w:val="none" w:sz="0" w:space="0" w:color="auto"/>
                <w:bottom w:val="none" w:sz="0" w:space="0" w:color="auto"/>
                <w:right w:val="none" w:sz="0" w:space="0" w:color="auto"/>
              </w:divBdr>
            </w:div>
            <w:div w:id="1214659801">
              <w:marLeft w:val="0"/>
              <w:marRight w:val="0"/>
              <w:marTop w:val="0"/>
              <w:marBottom w:val="0"/>
              <w:divBdr>
                <w:top w:val="none" w:sz="0" w:space="0" w:color="auto"/>
                <w:left w:val="none" w:sz="0" w:space="0" w:color="auto"/>
                <w:bottom w:val="none" w:sz="0" w:space="0" w:color="auto"/>
                <w:right w:val="none" w:sz="0" w:space="0" w:color="auto"/>
              </w:divBdr>
            </w:div>
            <w:div w:id="1234001900">
              <w:marLeft w:val="0"/>
              <w:marRight w:val="0"/>
              <w:marTop w:val="0"/>
              <w:marBottom w:val="0"/>
              <w:divBdr>
                <w:top w:val="none" w:sz="0" w:space="0" w:color="auto"/>
                <w:left w:val="none" w:sz="0" w:space="0" w:color="auto"/>
                <w:bottom w:val="none" w:sz="0" w:space="0" w:color="auto"/>
                <w:right w:val="none" w:sz="0" w:space="0" w:color="auto"/>
              </w:divBdr>
            </w:div>
            <w:div w:id="1429961535">
              <w:marLeft w:val="0"/>
              <w:marRight w:val="0"/>
              <w:marTop w:val="0"/>
              <w:marBottom w:val="0"/>
              <w:divBdr>
                <w:top w:val="none" w:sz="0" w:space="0" w:color="auto"/>
                <w:left w:val="none" w:sz="0" w:space="0" w:color="auto"/>
                <w:bottom w:val="none" w:sz="0" w:space="0" w:color="auto"/>
                <w:right w:val="none" w:sz="0" w:space="0" w:color="auto"/>
              </w:divBdr>
            </w:div>
            <w:div w:id="1861357235">
              <w:marLeft w:val="0"/>
              <w:marRight w:val="0"/>
              <w:marTop w:val="0"/>
              <w:marBottom w:val="0"/>
              <w:divBdr>
                <w:top w:val="none" w:sz="0" w:space="0" w:color="auto"/>
                <w:left w:val="none" w:sz="0" w:space="0" w:color="auto"/>
                <w:bottom w:val="none" w:sz="0" w:space="0" w:color="auto"/>
                <w:right w:val="none" w:sz="0" w:space="0" w:color="auto"/>
              </w:divBdr>
            </w:div>
            <w:div w:id="1933705437">
              <w:marLeft w:val="0"/>
              <w:marRight w:val="0"/>
              <w:marTop w:val="0"/>
              <w:marBottom w:val="0"/>
              <w:divBdr>
                <w:top w:val="none" w:sz="0" w:space="0" w:color="auto"/>
                <w:left w:val="none" w:sz="0" w:space="0" w:color="auto"/>
                <w:bottom w:val="none" w:sz="0" w:space="0" w:color="auto"/>
                <w:right w:val="none" w:sz="0" w:space="0" w:color="auto"/>
              </w:divBdr>
            </w:div>
            <w:div w:id="1950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8197">
      <w:bodyDiv w:val="1"/>
      <w:marLeft w:val="0"/>
      <w:marRight w:val="0"/>
      <w:marTop w:val="0"/>
      <w:marBottom w:val="0"/>
      <w:divBdr>
        <w:top w:val="none" w:sz="0" w:space="0" w:color="auto"/>
        <w:left w:val="none" w:sz="0" w:space="0" w:color="auto"/>
        <w:bottom w:val="none" w:sz="0" w:space="0" w:color="auto"/>
        <w:right w:val="none" w:sz="0" w:space="0" w:color="auto"/>
      </w:divBdr>
      <w:divsChild>
        <w:div w:id="1101947598">
          <w:marLeft w:val="0"/>
          <w:marRight w:val="0"/>
          <w:marTop w:val="0"/>
          <w:marBottom w:val="0"/>
          <w:divBdr>
            <w:top w:val="none" w:sz="0" w:space="0" w:color="auto"/>
            <w:left w:val="none" w:sz="0" w:space="0" w:color="auto"/>
            <w:bottom w:val="none" w:sz="0" w:space="0" w:color="auto"/>
            <w:right w:val="none" w:sz="0" w:space="0" w:color="auto"/>
          </w:divBdr>
          <w:divsChild>
            <w:div w:id="1853689693">
              <w:marLeft w:val="0"/>
              <w:marRight w:val="0"/>
              <w:marTop w:val="0"/>
              <w:marBottom w:val="0"/>
              <w:divBdr>
                <w:top w:val="none" w:sz="0" w:space="0" w:color="auto"/>
                <w:left w:val="none" w:sz="0" w:space="0" w:color="auto"/>
                <w:bottom w:val="none" w:sz="0" w:space="0" w:color="auto"/>
                <w:right w:val="none" w:sz="0" w:space="0" w:color="auto"/>
              </w:divBdr>
            </w:div>
            <w:div w:id="10302707">
              <w:marLeft w:val="0"/>
              <w:marRight w:val="0"/>
              <w:marTop w:val="0"/>
              <w:marBottom w:val="0"/>
              <w:divBdr>
                <w:top w:val="none" w:sz="0" w:space="0" w:color="auto"/>
                <w:left w:val="none" w:sz="0" w:space="0" w:color="auto"/>
                <w:bottom w:val="none" w:sz="0" w:space="0" w:color="auto"/>
                <w:right w:val="none" w:sz="0" w:space="0" w:color="auto"/>
              </w:divBdr>
            </w:div>
            <w:div w:id="1497766088">
              <w:marLeft w:val="0"/>
              <w:marRight w:val="0"/>
              <w:marTop w:val="0"/>
              <w:marBottom w:val="0"/>
              <w:divBdr>
                <w:top w:val="none" w:sz="0" w:space="0" w:color="auto"/>
                <w:left w:val="none" w:sz="0" w:space="0" w:color="auto"/>
                <w:bottom w:val="none" w:sz="0" w:space="0" w:color="auto"/>
                <w:right w:val="none" w:sz="0" w:space="0" w:color="auto"/>
              </w:divBdr>
            </w:div>
            <w:div w:id="819926694">
              <w:marLeft w:val="0"/>
              <w:marRight w:val="0"/>
              <w:marTop w:val="0"/>
              <w:marBottom w:val="0"/>
              <w:divBdr>
                <w:top w:val="none" w:sz="0" w:space="0" w:color="auto"/>
                <w:left w:val="none" w:sz="0" w:space="0" w:color="auto"/>
                <w:bottom w:val="none" w:sz="0" w:space="0" w:color="auto"/>
                <w:right w:val="none" w:sz="0" w:space="0" w:color="auto"/>
              </w:divBdr>
            </w:div>
            <w:div w:id="1945578710">
              <w:marLeft w:val="0"/>
              <w:marRight w:val="0"/>
              <w:marTop w:val="0"/>
              <w:marBottom w:val="0"/>
              <w:divBdr>
                <w:top w:val="none" w:sz="0" w:space="0" w:color="auto"/>
                <w:left w:val="none" w:sz="0" w:space="0" w:color="auto"/>
                <w:bottom w:val="none" w:sz="0" w:space="0" w:color="auto"/>
                <w:right w:val="none" w:sz="0" w:space="0" w:color="auto"/>
              </w:divBdr>
            </w:div>
            <w:div w:id="790318094">
              <w:marLeft w:val="0"/>
              <w:marRight w:val="0"/>
              <w:marTop w:val="0"/>
              <w:marBottom w:val="0"/>
              <w:divBdr>
                <w:top w:val="none" w:sz="0" w:space="0" w:color="auto"/>
                <w:left w:val="none" w:sz="0" w:space="0" w:color="auto"/>
                <w:bottom w:val="none" w:sz="0" w:space="0" w:color="auto"/>
                <w:right w:val="none" w:sz="0" w:space="0" w:color="auto"/>
              </w:divBdr>
            </w:div>
            <w:div w:id="1399667280">
              <w:marLeft w:val="0"/>
              <w:marRight w:val="0"/>
              <w:marTop w:val="0"/>
              <w:marBottom w:val="0"/>
              <w:divBdr>
                <w:top w:val="none" w:sz="0" w:space="0" w:color="auto"/>
                <w:left w:val="none" w:sz="0" w:space="0" w:color="auto"/>
                <w:bottom w:val="none" w:sz="0" w:space="0" w:color="auto"/>
                <w:right w:val="none" w:sz="0" w:space="0" w:color="auto"/>
              </w:divBdr>
            </w:div>
            <w:div w:id="716320583">
              <w:marLeft w:val="0"/>
              <w:marRight w:val="0"/>
              <w:marTop w:val="0"/>
              <w:marBottom w:val="0"/>
              <w:divBdr>
                <w:top w:val="none" w:sz="0" w:space="0" w:color="auto"/>
                <w:left w:val="none" w:sz="0" w:space="0" w:color="auto"/>
                <w:bottom w:val="none" w:sz="0" w:space="0" w:color="auto"/>
                <w:right w:val="none" w:sz="0" w:space="0" w:color="auto"/>
              </w:divBdr>
            </w:div>
            <w:div w:id="1211923034">
              <w:marLeft w:val="0"/>
              <w:marRight w:val="0"/>
              <w:marTop w:val="0"/>
              <w:marBottom w:val="0"/>
              <w:divBdr>
                <w:top w:val="none" w:sz="0" w:space="0" w:color="auto"/>
                <w:left w:val="none" w:sz="0" w:space="0" w:color="auto"/>
                <w:bottom w:val="none" w:sz="0" w:space="0" w:color="auto"/>
                <w:right w:val="none" w:sz="0" w:space="0" w:color="auto"/>
              </w:divBdr>
            </w:div>
            <w:div w:id="92671637">
              <w:marLeft w:val="0"/>
              <w:marRight w:val="0"/>
              <w:marTop w:val="0"/>
              <w:marBottom w:val="0"/>
              <w:divBdr>
                <w:top w:val="none" w:sz="0" w:space="0" w:color="auto"/>
                <w:left w:val="none" w:sz="0" w:space="0" w:color="auto"/>
                <w:bottom w:val="none" w:sz="0" w:space="0" w:color="auto"/>
                <w:right w:val="none" w:sz="0" w:space="0" w:color="auto"/>
              </w:divBdr>
            </w:div>
            <w:div w:id="46534167">
              <w:marLeft w:val="0"/>
              <w:marRight w:val="0"/>
              <w:marTop w:val="0"/>
              <w:marBottom w:val="0"/>
              <w:divBdr>
                <w:top w:val="none" w:sz="0" w:space="0" w:color="auto"/>
                <w:left w:val="none" w:sz="0" w:space="0" w:color="auto"/>
                <w:bottom w:val="none" w:sz="0" w:space="0" w:color="auto"/>
                <w:right w:val="none" w:sz="0" w:space="0" w:color="auto"/>
              </w:divBdr>
            </w:div>
            <w:div w:id="504638694">
              <w:marLeft w:val="0"/>
              <w:marRight w:val="0"/>
              <w:marTop w:val="0"/>
              <w:marBottom w:val="0"/>
              <w:divBdr>
                <w:top w:val="none" w:sz="0" w:space="0" w:color="auto"/>
                <w:left w:val="none" w:sz="0" w:space="0" w:color="auto"/>
                <w:bottom w:val="none" w:sz="0" w:space="0" w:color="auto"/>
                <w:right w:val="none" w:sz="0" w:space="0" w:color="auto"/>
              </w:divBdr>
            </w:div>
            <w:div w:id="457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8810">
      <w:bodyDiv w:val="1"/>
      <w:marLeft w:val="0"/>
      <w:marRight w:val="0"/>
      <w:marTop w:val="0"/>
      <w:marBottom w:val="0"/>
      <w:divBdr>
        <w:top w:val="none" w:sz="0" w:space="0" w:color="auto"/>
        <w:left w:val="none" w:sz="0" w:space="0" w:color="auto"/>
        <w:bottom w:val="none" w:sz="0" w:space="0" w:color="auto"/>
        <w:right w:val="none" w:sz="0" w:space="0" w:color="auto"/>
      </w:divBdr>
      <w:divsChild>
        <w:div w:id="1293366519">
          <w:marLeft w:val="0"/>
          <w:marRight w:val="0"/>
          <w:marTop w:val="0"/>
          <w:marBottom w:val="0"/>
          <w:divBdr>
            <w:top w:val="none" w:sz="0" w:space="0" w:color="auto"/>
            <w:left w:val="none" w:sz="0" w:space="0" w:color="auto"/>
            <w:bottom w:val="none" w:sz="0" w:space="0" w:color="auto"/>
            <w:right w:val="none" w:sz="0" w:space="0" w:color="auto"/>
          </w:divBdr>
          <w:divsChild>
            <w:div w:id="1399128896">
              <w:marLeft w:val="0"/>
              <w:marRight w:val="0"/>
              <w:marTop w:val="0"/>
              <w:marBottom w:val="0"/>
              <w:divBdr>
                <w:top w:val="none" w:sz="0" w:space="0" w:color="auto"/>
                <w:left w:val="none" w:sz="0" w:space="0" w:color="auto"/>
                <w:bottom w:val="none" w:sz="0" w:space="0" w:color="auto"/>
                <w:right w:val="none" w:sz="0" w:space="0" w:color="auto"/>
              </w:divBdr>
            </w:div>
            <w:div w:id="1175074842">
              <w:marLeft w:val="0"/>
              <w:marRight w:val="0"/>
              <w:marTop w:val="0"/>
              <w:marBottom w:val="0"/>
              <w:divBdr>
                <w:top w:val="none" w:sz="0" w:space="0" w:color="auto"/>
                <w:left w:val="none" w:sz="0" w:space="0" w:color="auto"/>
                <w:bottom w:val="none" w:sz="0" w:space="0" w:color="auto"/>
                <w:right w:val="none" w:sz="0" w:space="0" w:color="auto"/>
              </w:divBdr>
            </w:div>
            <w:div w:id="1362784176">
              <w:marLeft w:val="0"/>
              <w:marRight w:val="0"/>
              <w:marTop w:val="0"/>
              <w:marBottom w:val="0"/>
              <w:divBdr>
                <w:top w:val="none" w:sz="0" w:space="0" w:color="auto"/>
                <w:left w:val="none" w:sz="0" w:space="0" w:color="auto"/>
                <w:bottom w:val="none" w:sz="0" w:space="0" w:color="auto"/>
                <w:right w:val="none" w:sz="0" w:space="0" w:color="auto"/>
              </w:divBdr>
            </w:div>
            <w:div w:id="1781485580">
              <w:marLeft w:val="0"/>
              <w:marRight w:val="0"/>
              <w:marTop w:val="0"/>
              <w:marBottom w:val="0"/>
              <w:divBdr>
                <w:top w:val="none" w:sz="0" w:space="0" w:color="auto"/>
                <w:left w:val="none" w:sz="0" w:space="0" w:color="auto"/>
                <w:bottom w:val="none" w:sz="0" w:space="0" w:color="auto"/>
                <w:right w:val="none" w:sz="0" w:space="0" w:color="auto"/>
              </w:divBdr>
            </w:div>
            <w:div w:id="1895769921">
              <w:marLeft w:val="0"/>
              <w:marRight w:val="0"/>
              <w:marTop w:val="0"/>
              <w:marBottom w:val="0"/>
              <w:divBdr>
                <w:top w:val="none" w:sz="0" w:space="0" w:color="auto"/>
                <w:left w:val="none" w:sz="0" w:space="0" w:color="auto"/>
                <w:bottom w:val="none" w:sz="0" w:space="0" w:color="auto"/>
                <w:right w:val="none" w:sz="0" w:space="0" w:color="auto"/>
              </w:divBdr>
            </w:div>
            <w:div w:id="1811243586">
              <w:marLeft w:val="0"/>
              <w:marRight w:val="0"/>
              <w:marTop w:val="0"/>
              <w:marBottom w:val="0"/>
              <w:divBdr>
                <w:top w:val="none" w:sz="0" w:space="0" w:color="auto"/>
                <w:left w:val="none" w:sz="0" w:space="0" w:color="auto"/>
                <w:bottom w:val="none" w:sz="0" w:space="0" w:color="auto"/>
                <w:right w:val="none" w:sz="0" w:space="0" w:color="auto"/>
              </w:divBdr>
            </w:div>
            <w:div w:id="718939882">
              <w:marLeft w:val="0"/>
              <w:marRight w:val="0"/>
              <w:marTop w:val="0"/>
              <w:marBottom w:val="0"/>
              <w:divBdr>
                <w:top w:val="none" w:sz="0" w:space="0" w:color="auto"/>
                <w:left w:val="none" w:sz="0" w:space="0" w:color="auto"/>
                <w:bottom w:val="none" w:sz="0" w:space="0" w:color="auto"/>
                <w:right w:val="none" w:sz="0" w:space="0" w:color="auto"/>
              </w:divBdr>
            </w:div>
            <w:div w:id="2058317898">
              <w:marLeft w:val="0"/>
              <w:marRight w:val="0"/>
              <w:marTop w:val="0"/>
              <w:marBottom w:val="0"/>
              <w:divBdr>
                <w:top w:val="none" w:sz="0" w:space="0" w:color="auto"/>
                <w:left w:val="none" w:sz="0" w:space="0" w:color="auto"/>
                <w:bottom w:val="none" w:sz="0" w:space="0" w:color="auto"/>
                <w:right w:val="none" w:sz="0" w:space="0" w:color="auto"/>
              </w:divBdr>
            </w:div>
            <w:div w:id="1893610986">
              <w:marLeft w:val="0"/>
              <w:marRight w:val="0"/>
              <w:marTop w:val="0"/>
              <w:marBottom w:val="0"/>
              <w:divBdr>
                <w:top w:val="none" w:sz="0" w:space="0" w:color="auto"/>
                <w:left w:val="none" w:sz="0" w:space="0" w:color="auto"/>
                <w:bottom w:val="none" w:sz="0" w:space="0" w:color="auto"/>
                <w:right w:val="none" w:sz="0" w:space="0" w:color="auto"/>
              </w:divBdr>
            </w:div>
            <w:div w:id="2095927555">
              <w:marLeft w:val="0"/>
              <w:marRight w:val="0"/>
              <w:marTop w:val="0"/>
              <w:marBottom w:val="0"/>
              <w:divBdr>
                <w:top w:val="none" w:sz="0" w:space="0" w:color="auto"/>
                <w:left w:val="none" w:sz="0" w:space="0" w:color="auto"/>
                <w:bottom w:val="none" w:sz="0" w:space="0" w:color="auto"/>
                <w:right w:val="none" w:sz="0" w:space="0" w:color="auto"/>
              </w:divBdr>
            </w:div>
            <w:div w:id="2012099270">
              <w:marLeft w:val="0"/>
              <w:marRight w:val="0"/>
              <w:marTop w:val="0"/>
              <w:marBottom w:val="0"/>
              <w:divBdr>
                <w:top w:val="none" w:sz="0" w:space="0" w:color="auto"/>
                <w:left w:val="none" w:sz="0" w:space="0" w:color="auto"/>
                <w:bottom w:val="none" w:sz="0" w:space="0" w:color="auto"/>
                <w:right w:val="none" w:sz="0" w:space="0" w:color="auto"/>
              </w:divBdr>
            </w:div>
            <w:div w:id="1650743357">
              <w:marLeft w:val="0"/>
              <w:marRight w:val="0"/>
              <w:marTop w:val="0"/>
              <w:marBottom w:val="0"/>
              <w:divBdr>
                <w:top w:val="none" w:sz="0" w:space="0" w:color="auto"/>
                <w:left w:val="none" w:sz="0" w:space="0" w:color="auto"/>
                <w:bottom w:val="none" w:sz="0" w:space="0" w:color="auto"/>
                <w:right w:val="none" w:sz="0" w:space="0" w:color="auto"/>
              </w:divBdr>
            </w:div>
            <w:div w:id="1220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5004">
      <w:bodyDiv w:val="1"/>
      <w:marLeft w:val="0"/>
      <w:marRight w:val="0"/>
      <w:marTop w:val="0"/>
      <w:marBottom w:val="0"/>
      <w:divBdr>
        <w:top w:val="none" w:sz="0" w:space="0" w:color="auto"/>
        <w:left w:val="none" w:sz="0" w:space="0" w:color="auto"/>
        <w:bottom w:val="none" w:sz="0" w:space="0" w:color="auto"/>
        <w:right w:val="none" w:sz="0" w:space="0" w:color="auto"/>
      </w:divBdr>
      <w:divsChild>
        <w:div w:id="2029135682">
          <w:marLeft w:val="0"/>
          <w:marRight w:val="0"/>
          <w:marTop w:val="0"/>
          <w:marBottom w:val="0"/>
          <w:divBdr>
            <w:top w:val="none" w:sz="0" w:space="0" w:color="auto"/>
            <w:left w:val="none" w:sz="0" w:space="0" w:color="auto"/>
            <w:bottom w:val="none" w:sz="0" w:space="0" w:color="auto"/>
            <w:right w:val="none" w:sz="0" w:space="0" w:color="auto"/>
          </w:divBdr>
          <w:divsChild>
            <w:div w:id="1256093048">
              <w:marLeft w:val="0"/>
              <w:marRight w:val="0"/>
              <w:marTop w:val="0"/>
              <w:marBottom w:val="0"/>
              <w:divBdr>
                <w:top w:val="none" w:sz="0" w:space="0" w:color="auto"/>
                <w:left w:val="none" w:sz="0" w:space="0" w:color="auto"/>
                <w:bottom w:val="none" w:sz="0" w:space="0" w:color="auto"/>
                <w:right w:val="none" w:sz="0" w:space="0" w:color="auto"/>
              </w:divBdr>
            </w:div>
            <w:div w:id="364136207">
              <w:marLeft w:val="0"/>
              <w:marRight w:val="0"/>
              <w:marTop w:val="0"/>
              <w:marBottom w:val="0"/>
              <w:divBdr>
                <w:top w:val="none" w:sz="0" w:space="0" w:color="auto"/>
                <w:left w:val="none" w:sz="0" w:space="0" w:color="auto"/>
                <w:bottom w:val="none" w:sz="0" w:space="0" w:color="auto"/>
                <w:right w:val="none" w:sz="0" w:space="0" w:color="auto"/>
              </w:divBdr>
            </w:div>
            <w:div w:id="719329755">
              <w:marLeft w:val="0"/>
              <w:marRight w:val="0"/>
              <w:marTop w:val="0"/>
              <w:marBottom w:val="0"/>
              <w:divBdr>
                <w:top w:val="none" w:sz="0" w:space="0" w:color="auto"/>
                <w:left w:val="none" w:sz="0" w:space="0" w:color="auto"/>
                <w:bottom w:val="none" w:sz="0" w:space="0" w:color="auto"/>
                <w:right w:val="none" w:sz="0" w:space="0" w:color="auto"/>
              </w:divBdr>
            </w:div>
            <w:div w:id="1733230703">
              <w:marLeft w:val="0"/>
              <w:marRight w:val="0"/>
              <w:marTop w:val="0"/>
              <w:marBottom w:val="0"/>
              <w:divBdr>
                <w:top w:val="none" w:sz="0" w:space="0" w:color="auto"/>
                <w:left w:val="none" w:sz="0" w:space="0" w:color="auto"/>
                <w:bottom w:val="none" w:sz="0" w:space="0" w:color="auto"/>
                <w:right w:val="none" w:sz="0" w:space="0" w:color="auto"/>
              </w:divBdr>
            </w:div>
            <w:div w:id="713624300">
              <w:marLeft w:val="0"/>
              <w:marRight w:val="0"/>
              <w:marTop w:val="0"/>
              <w:marBottom w:val="0"/>
              <w:divBdr>
                <w:top w:val="none" w:sz="0" w:space="0" w:color="auto"/>
                <w:left w:val="none" w:sz="0" w:space="0" w:color="auto"/>
                <w:bottom w:val="none" w:sz="0" w:space="0" w:color="auto"/>
                <w:right w:val="none" w:sz="0" w:space="0" w:color="auto"/>
              </w:divBdr>
            </w:div>
            <w:div w:id="127014649">
              <w:marLeft w:val="0"/>
              <w:marRight w:val="0"/>
              <w:marTop w:val="0"/>
              <w:marBottom w:val="0"/>
              <w:divBdr>
                <w:top w:val="none" w:sz="0" w:space="0" w:color="auto"/>
                <w:left w:val="none" w:sz="0" w:space="0" w:color="auto"/>
                <w:bottom w:val="none" w:sz="0" w:space="0" w:color="auto"/>
                <w:right w:val="none" w:sz="0" w:space="0" w:color="auto"/>
              </w:divBdr>
            </w:div>
            <w:div w:id="1291785829">
              <w:marLeft w:val="0"/>
              <w:marRight w:val="0"/>
              <w:marTop w:val="0"/>
              <w:marBottom w:val="0"/>
              <w:divBdr>
                <w:top w:val="none" w:sz="0" w:space="0" w:color="auto"/>
                <w:left w:val="none" w:sz="0" w:space="0" w:color="auto"/>
                <w:bottom w:val="none" w:sz="0" w:space="0" w:color="auto"/>
                <w:right w:val="none" w:sz="0" w:space="0" w:color="auto"/>
              </w:divBdr>
            </w:div>
            <w:div w:id="525290510">
              <w:marLeft w:val="0"/>
              <w:marRight w:val="0"/>
              <w:marTop w:val="0"/>
              <w:marBottom w:val="0"/>
              <w:divBdr>
                <w:top w:val="none" w:sz="0" w:space="0" w:color="auto"/>
                <w:left w:val="none" w:sz="0" w:space="0" w:color="auto"/>
                <w:bottom w:val="none" w:sz="0" w:space="0" w:color="auto"/>
                <w:right w:val="none" w:sz="0" w:space="0" w:color="auto"/>
              </w:divBdr>
            </w:div>
            <w:div w:id="1479108225">
              <w:marLeft w:val="0"/>
              <w:marRight w:val="0"/>
              <w:marTop w:val="0"/>
              <w:marBottom w:val="0"/>
              <w:divBdr>
                <w:top w:val="none" w:sz="0" w:space="0" w:color="auto"/>
                <w:left w:val="none" w:sz="0" w:space="0" w:color="auto"/>
                <w:bottom w:val="none" w:sz="0" w:space="0" w:color="auto"/>
                <w:right w:val="none" w:sz="0" w:space="0" w:color="auto"/>
              </w:divBdr>
            </w:div>
            <w:div w:id="92938044">
              <w:marLeft w:val="0"/>
              <w:marRight w:val="0"/>
              <w:marTop w:val="0"/>
              <w:marBottom w:val="0"/>
              <w:divBdr>
                <w:top w:val="none" w:sz="0" w:space="0" w:color="auto"/>
                <w:left w:val="none" w:sz="0" w:space="0" w:color="auto"/>
                <w:bottom w:val="none" w:sz="0" w:space="0" w:color="auto"/>
                <w:right w:val="none" w:sz="0" w:space="0" w:color="auto"/>
              </w:divBdr>
            </w:div>
            <w:div w:id="1455826613">
              <w:marLeft w:val="0"/>
              <w:marRight w:val="0"/>
              <w:marTop w:val="0"/>
              <w:marBottom w:val="0"/>
              <w:divBdr>
                <w:top w:val="none" w:sz="0" w:space="0" w:color="auto"/>
                <w:left w:val="none" w:sz="0" w:space="0" w:color="auto"/>
                <w:bottom w:val="none" w:sz="0" w:space="0" w:color="auto"/>
                <w:right w:val="none" w:sz="0" w:space="0" w:color="auto"/>
              </w:divBdr>
            </w:div>
            <w:div w:id="1998073518">
              <w:marLeft w:val="0"/>
              <w:marRight w:val="0"/>
              <w:marTop w:val="0"/>
              <w:marBottom w:val="0"/>
              <w:divBdr>
                <w:top w:val="none" w:sz="0" w:space="0" w:color="auto"/>
                <w:left w:val="none" w:sz="0" w:space="0" w:color="auto"/>
                <w:bottom w:val="none" w:sz="0" w:space="0" w:color="auto"/>
                <w:right w:val="none" w:sz="0" w:space="0" w:color="auto"/>
              </w:divBdr>
            </w:div>
            <w:div w:id="1376612759">
              <w:marLeft w:val="0"/>
              <w:marRight w:val="0"/>
              <w:marTop w:val="0"/>
              <w:marBottom w:val="0"/>
              <w:divBdr>
                <w:top w:val="none" w:sz="0" w:space="0" w:color="auto"/>
                <w:left w:val="none" w:sz="0" w:space="0" w:color="auto"/>
                <w:bottom w:val="none" w:sz="0" w:space="0" w:color="auto"/>
                <w:right w:val="none" w:sz="0" w:space="0" w:color="auto"/>
              </w:divBdr>
            </w:div>
            <w:div w:id="1732463273">
              <w:marLeft w:val="0"/>
              <w:marRight w:val="0"/>
              <w:marTop w:val="0"/>
              <w:marBottom w:val="0"/>
              <w:divBdr>
                <w:top w:val="none" w:sz="0" w:space="0" w:color="auto"/>
                <w:left w:val="none" w:sz="0" w:space="0" w:color="auto"/>
                <w:bottom w:val="none" w:sz="0" w:space="0" w:color="auto"/>
                <w:right w:val="none" w:sz="0" w:space="0" w:color="auto"/>
              </w:divBdr>
            </w:div>
            <w:div w:id="12093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8815">
      <w:bodyDiv w:val="1"/>
      <w:marLeft w:val="0"/>
      <w:marRight w:val="0"/>
      <w:marTop w:val="0"/>
      <w:marBottom w:val="0"/>
      <w:divBdr>
        <w:top w:val="none" w:sz="0" w:space="0" w:color="auto"/>
        <w:left w:val="none" w:sz="0" w:space="0" w:color="auto"/>
        <w:bottom w:val="none" w:sz="0" w:space="0" w:color="auto"/>
        <w:right w:val="none" w:sz="0" w:space="0" w:color="auto"/>
      </w:divBdr>
      <w:divsChild>
        <w:div w:id="1737970254">
          <w:marLeft w:val="0"/>
          <w:marRight w:val="0"/>
          <w:marTop w:val="0"/>
          <w:marBottom w:val="0"/>
          <w:divBdr>
            <w:top w:val="none" w:sz="0" w:space="0" w:color="auto"/>
            <w:left w:val="none" w:sz="0" w:space="0" w:color="auto"/>
            <w:bottom w:val="none" w:sz="0" w:space="0" w:color="auto"/>
            <w:right w:val="none" w:sz="0" w:space="0" w:color="auto"/>
          </w:divBdr>
          <w:divsChild>
            <w:div w:id="1604190220">
              <w:marLeft w:val="0"/>
              <w:marRight w:val="0"/>
              <w:marTop w:val="0"/>
              <w:marBottom w:val="0"/>
              <w:divBdr>
                <w:top w:val="none" w:sz="0" w:space="0" w:color="auto"/>
                <w:left w:val="none" w:sz="0" w:space="0" w:color="auto"/>
                <w:bottom w:val="none" w:sz="0" w:space="0" w:color="auto"/>
                <w:right w:val="none" w:sz="0" w:space="0" w:color="auto"/>
              </w:divBdr>
            </w:div>
            <w:div w:id="1426270761">
              <w:marLeft w:val="0"/>
              <w:marRight w:val="0"/>
              <w:marTop w:val="0"/>
              <w:marBottom w:val="0"/>
              <w:divBdr>
                <w:top w:val="none" w:sz="0" w:space="0" w:color="auto"/>
                <w:left w:val="none" w:sz="0" w:space="0" w:color="auto"/>
                <w:bottom w:val="none" w:sz="0" w:space="0" w:color="auto"/>
                <w:right w:val="none" w:sz="0" w:space="0" w:color="auto"/>
              </w:divBdr>
            </w:div>
            <w:div w:id="126244509">
              <w:marLeft w:val="0"/>
              <w:marRight w:val="0"/>
              <w:marTop w:val="0"/>
              <w:marBottom w:val="0"/>
              <w:divBdr>
                <w:top w:val="none" w:sz="0" w:space="0" w:color="auto"/>
                <w:left w:val="none" w:sz="0" w:space="0" w:color="auto"/>
                <w:bottom w:val="none" w:sz="0" w:space="0" w:color="auto"/>
                <w:right w:val="none" w:sz="0" w:space="0" w:color="auto"/>
              </w:divBdr>
            </w:div>
            <w:div w:id="1861118007">
              <w:marLeft w:val="0"/>
              <w:marRight w:val="0"/>
              <w:marTop w:val="0"/>
              <w:marBottom w:val="0"/>
              <w:divBdr>
                <w:top w:val="none" w:sz="0" w:space="0" w:color="auto"/>
                <w:left w:val="none" w:sz="0" w:space="0" w:color="auto"/>
                <w:bottom w:val="none" w:sz="0" w:space="0" w:color="auto"/>
                <w:right w:val="none" w:sz="0" w:space="0" w:color="auto"/>
              </w:divBdr>
            </w:div>
            <w:div w:id="759718044">
              <w:marLeft w:val="0"/>
              <w:marRight w:val="0"/>
              <w:marTop w:val="0"/>
              <w:marBottom w:val="0"/>
              <w:divBdr>
                <w:top w:val="none" w:sz="0" w:space="0" w:color="auto"/>
                <w:left w:val="none" w:sz="0" w:space="0" w:color="auto"/>
                <w:bottom w:val="none" w:sz="0" w:space="0" w:color="auto"/>
                <w:right w:val="none" w:sz="0" w:space="0" w:color="auto"/>
              </w:divBdr>
            </w:div>
            <w:div w:id="1759987244">
              <w:marLeft w:val="0"/>
              <w:marRight w:val="0"/>
              <w:marTop w:val="0"/>
              <w:marBottom w:val="0"/>
              <w:divBdr>
                <w:top w:val="none" w:sz="0" w:space="0" w:color="auto"/>
                <w:left w:val="none" w:sz="0" w:space="0" w:color="auto"/>
                <w:bottom w:val="none" w:sz="0" w:space="0" w:color="auto"/>
                <w:right w:val="none" w:sz="0" w:space="0" w:color="auto"/>
              </w:divBdr>
            </w:div>
            <w:div w:id="387652806">
              <w:marLeft w:val="0"/>
              <w:marRight w:val="0"/>
              <w:marTop w:val="0"/>
              <w:marBottom w:val="0"/>
              <w:divBdr>
                <w:top w:val="none" w:sz="0" w:space="0" w:color="auto"/>
                <w:left w:val="none" w:sz="0" w:space="0" w:color="auto"/>
                <w:bottom w:val="none" w:sz="0" w:space="0" w:color="auto"/>
                <w:right w:val="none" w:sz="0" w:space="0" w:color="auto"/>
              </w:divBdr>
            </w:div>
            <w:div w:id="1531340944">
              <w:marLeft w:val="0"/>
              <w:marRight w:val="0"/>
              <w:marTop w:val="0"/>
              <w:marBottom w:val="0"/>
              <w:divBdr>
                <w:top w:val="none" w:sz="0" w:space="0" w:color="auto"/>
                <w:left w:val="none" w:sz="0" w:space="0" w:color="auto"/>
                <w:bottom w:val="none" w:sz="0" w:space="0" w:color="auto"/>
                <w:right w:val="none" w:sz="0" w:space="0" w:color="auto"/>
              </w:divBdr>
            </w:div>
            <w:div w:id="2002735868">
              <w:marLeft w:val="0"/>
              <w:marRight w:val="0"/>
              <w:marTop w:val="0"/>
              <w:marBottom w:val="0"/>
              <w:divBdr>
                <w:top w:val="none" w:sz="0" w:space="0" w:color="auto"/>
                <w:left w:val="none" w:sz="0" w:space="0" w:color="auto"/>
                <w:bottom w:val="none" w:sz="0" w:space="0" w:color="auto"/>
                <w:right w:val="none" w:sz="0" w:space="0" w:color="auto"/>
              </w:divBdr>
            </w:div>
            <w:div w:id="850024586">
              <w:marLeft w:val="0"/>
              <w:marRight w:val="0"/>
              <w:marTop w:val="0"/>
              <w:marBottom w:val="0"/>
              <w:divBdr>
                <w:top w:val="none" w:sz="0" w:space="0" w:color="auto"/>
                <w:left w:val="none" w:sz="0" w:space="0" w:color="auto"/>
                <w:bottom w:val="none" w:sz="0" w:space="0" w:color="auto"/>
                <w:right w:val="none" w:sz="0" w:space="0" w:color="auto"/>
              </w:divBdr>
            </w:div>
            <w:div w:id="1135568112">
              <w:marLeft w:val="0"/>
              <w:marRight w:val="0"/>
              <w:marTop w:val="0"/>
              <w:marBottom w:val="0"/>
              <w:divBdr>
                <w:top w:val="none" w:sz="0" w:space="0" w:color="auto"/>
                <w:left w:val="none" w:sz="0" w:space="0" w:color="auto"/>
                <w:bottom w:val="none" w:sz="0" w:space="0" w:color="auto"/>
                <w:right w:val="none" w:sz="0" w:space="0" w:color="auto"/>
              </w:divBdr>
            </w:div>
            <w:div w:id="2131779583">
              <w:marLeft w:val="0"/>
              <w:marRight w:val="0"/>
              <w:marTop w:val="0"/>
              <w:marBottom w:val="0"/>
              <w:divBdr>
                <w:top w:val="none" w:sz="0" w:space="0" w:color="auto"/>
                <w:left w:val="none" w:sz="0" w:space="0" w:color="auto"/>
                <w:bottom w:val="none" w:sz="0" w:space="0" w:color="auto"/>
                <w:right w:val="none" w:sz="0" w:space="0" w:color="auto"/>
              </w:divBdr>
            </w:div>
            <w:div w:id="1554149573">
              <w:marLeft w:val="0"/>
              <w:marRight w:val="0"/>
              <w:marTop w:val="0"/>
              <w:marBottom w:val="0"/>
              <w:divBdr>
                <w:top w:val="none" w:sz="0" w:space="0" w:color="auto"/>
                <w:left w:val="none" w:sz="0" w:space="0" w:color="auto"/>
                <w:bottom w:val="none" w:sz="0" w:space="0" w:color="auto"/>
                <w:right w:val="none" w:sz="0" w:space="0" w:color="auto"/>
              </w:divBdr>
            </w:div>
            <w:div w:id="1912151803">
              <w:marLeft w:val="0"/>
              <w:marRight w:val="0"/>
              <w:marTop w:val="0"/>
              <w:marBottom w:val="0"/>
              <w:divBdr>
                <w:top w:val="none" w:sz="0" w:space="0" w:color="auto"/>
                <w:left w:val="none" w:sz="0" w:space="0" w:color="auto"/>
                <w:bottom w:val="none" w:sz="0" w:space="0" w:color="auto"/>
                <w:right w:val="none" w:sz="0" w:space="0" w:color="auto"/>
              </w:divBdr>
            </w:div>
            <w:div w:id="416051174">
              <w:marLeft w:val="0"/>
              <w:marRight w:val="0"/>
              <w:marTop w:val="0"/>
              <w:marBottom w:val="0"/>
              <w:divBdr>
                <w:top w:val="none" w:sz="0" w:space="0" w:color="auto"/>
                <w:left w:val="none" w:sz="0" w:space="0" w:color="auto"/>
                <w:bottom w:val="none" w:sz="0" w:space="0" w:color="auto"/>
                <w:right w:val="none" w:sz="0" w:space="0" w:color="auto"/>
              </w:divBdr>
            </w:div>
            <w:div w:id="16822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0731">
      <w:bodyDiv w:val="1"/>
      <w:marLeft w:val="0"/>
      <w:marRight w:val="0"/>
      <w:marTop w:val="0"/>
      <w:marBottom w:val="0"/>
      <w:divBdr>
        <w:top w:val="none" w:sz="0" w:space="0" w:color="auto"/>
        <w:left w:val="none" w:sz="0" w:space="0" w:color="auto"/>
        <w:bottom w:val="none" w:sz="0" w:space="0" w:color="auto"/>
        <w:right w:val="none" w:sz="0" w:space="0" w:color="auto"/>
      </w:divBdr>
      <w:divsChild>
        <w:div w:id="116800663">
          <w:marLeft w:val="0"/>
          <w:marRight w:val="0"/>
          <w:marTop w:val="0"/>
          <w:marBottom w:val="0"/>
          <w:divBdr>
            <w:top w:val="none" w:sz="0" w:space="0" w:color="auto"/>
            <w:left w:val="none" w:sz="0" w:space="0" w:color="auto"/>
            <w:bottom w:val="none" w:sz="0" w:space="0" w:color="auto"/>
            <w:right w:val="none" w:sz="0" w:space="0" w:color="auto"/>
          </w:divBdr>
          <w:divsChild>
            <w:div w:id="223834695">
              <w:marLeft w:val="0"/>
              <w:marRight w:val="0"/>
              <w:marTop w:val="0"/>
              <w:marBottom w:val="0"/>
              <w:divBdr>
                <w:top w:val="none" w:sz="0" w:space="0" w:color="auto"/>
                <w:left w:val="none" w:sz="0" w:space="0" w:color="auto"/>
                <w:bottom w:val="none" w:sz="0" w:space="0" w:color="auto"/>
                <w:right w:val="none" w:sz="0" w:space="0" w:color="auto"/>
              </w:divBdr>
            </w:div>
            <w:div w:id="620111030">
              <w:marLeft w:val="0"/>
              <w:marRight w:val="0"/>
              <w:marTop w:val="0"/>
              <w:marBottom w:val="0"/>
              <w:divBdr>
                <w:top w:val="none" w:sz="0" w:space="0" w:color="auto"/>
                <w:left w:val="none" w:sz="0" w:space="0" w:color="auto"/>
                <w:bottom w:val="none" w:sz="0" w:space="0" w:color="auto"/>
                <w:right w:val="none" w:sz="0" w:space="0" w:color="auto"/>
              </w:divBdr>
            </w:div>
            <w:div w:id="1746607682">
              <w:marLeft w:val="0"/>
              <w:marRight w:val="0"/>
              <w:marTop w:val="0"/>
              <w:marBottom w:val="0"/>
              <w:divBdr>
                <w:top w:val="none" w:sz="0" w:space="0" w:color="auto"/>
                <w:left w:val="none" w:sz="0" w:space="0" w:color="auto"/>
                <w:bottom w:val="none" w:sz="0" w:space="0" w:color="auto"/>
                <w:right w:val="none" w:sz="0" w:space="0" w:color="auto"/>
              </w:divBdr>
            </w:div>
            <w:div w:id="1587884434">
              <w:marLeft w:val="0"/>
              <w:marRight w:val="0"/>
              <w:marTop w:val="0"/>
              <w:marBottom w:val="0"/>
              <w:divBdr>
                <w:top w:val="none" w:sz="0" w:space="0" w:color="auto"/>
                <w:left w:val="none" w:sz="0" w:space="0" w:color="auto"/>
                <w:bottom w:val="none" w:sz="0" w:space="0" w:color="auto"/>
                <w:right w:val="none" w:sz="0" w:space="0" w:color="auto"/>
              </w:divBdr>
            </w:div>
            <w:div w:id="1103109604">
              <w:marLeft w:val="0"/>
              <w:marRight w:val="0"/>
              <w:marTop w:val="0"/>
              <w:marBottom w:val="0"/>
              <w:divBdr>
                <w:top w:val="none" w:sz="0" w:space="0" w:color="auto"/>
                <w:left w:val="none" w:sz="0" w:space="0" w:color="auto"/>
                <w:bottom w:val="none" w:sz="0" w:space="0" w:color="auto"/>
                <w:right w:val="none" w:sz="0" w:space="0" w:color="auto"/>
              </w:divBdr>
            </w:div>
            <w:div w:id="962538098">
              <w:marLeft w:val="0"/>
              <w:marRight w:val="0"/>
              <w:marTop w:val="0"/>
              <w:marBottom w:val="0"/>
              <w:divBdr>
                <w:top w:val="none" w:sz="0" w:space="0" w:color="auto"/>
                <w:left w:val="none" w:sz="0" w:space="0" w:color="auto"/>
                <w:bottom w:val="none" w:sz="0" w:space="0" w:color="auto"/>
                <w:right w:val="none" w:sz="0" w:space="0" w:color="auto"/>
              </w:divBdr>
            </w:div>
            <w:div w:id="1581602736">
              <w:marLeft w:val="0"/>
              <w:marRight w:val="0"/>
              <w:marTop w:val="0"/>
              <w:marBottom w:val="0"/>
              <w:divBdr>
                <w:top w:val="none" w:sz="0" w:space="0" w:color="auto"/>
                <w:left w:val="none" w:sz="0" w:space="0" w:color="auto"/>
                <w:bottom w:val="none" w:sz="0" w:space="0" w:color="auto"/>
                <w:right w:val="none" w:sz="0" w:space="0" w:color="auto"/>
              </w:divBdr>
            </w:div>
            <w:div w:id="223150279">
              <w:marLeft w:val="0"/>
              <w:marRight w:val="0"/>
              <w:marTop w:val="0"/>
              <w:marBottom w:val="0"/>
              <w:divBdr>
                <w:top w:val="none" w:sz="0" w:space="0" w:color="auto"/>
                <w:left w:val="none" w:sz="0" w:space="0" w:color="auto"/>
                <w:bottom w:val="none" w:sz="0" w:space="0" w:color="auto"/>
                <w:right w:val="none" w:sz="0" w:space="0" w:color="auto"/>
              </w:divBdr>
            </w:div>
            <w:div w:id="12153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0117">
      <w:bodyDiv w:val="1"/>
      <w:marLeft w:val="0"/>
      <w:marRight w:val="0"/>
      <w:marTop w:val="0"/>
      <w:marBottom w:val="0"/>
      <w:divBdr>
        <w:top w:val="none" w:sz="0" w:space="0" w:color="auto"/>
        <w:left w:val="none" w:sz="0" w:space="0" w:color="auto"/>
        <w:bottom w:val="none" w:sz="0" w:space="0" w:color="auto"/>
        <w:right w:val="none" w:sz="0" w:space="0" w:color="auto"/>
      </w:divBdr>
      <w:divsChild>
        <w:div w:id="1497577413">
          <w:marLeft w:val="0"/>
          <w:marRight w:val="0"/>
          <w:marTop w:val="0"/>
          <w:marBottom w:val="0"/>
          <w:divBdr>
            <w:top w:val="none" w:sz="0" w:space="0" w:color="auto"/>
            <w:left w:val="none" w:sz="0" w:space="0" w:color="auto"/>
            <w:bottom w:val="none" w:sz="0" w:space="0" w:color="auto"/>
            <w:right w:val="none" w:sz="0" w:space="0" w:color="auto"/>
          </w:divBdr>
          <w:divsChild>
            <w:div w:id="2017341518">
              <w:marLeft w:val="0"/>
              <w:marRight w:val="0"/>
              <w:marTop w:val="0"/>
              <w:marBottom w:val="0"/>
              <w:divBdr>
                <w:top w:val="none" w:sz="0" w:space="0" w:color="auto"/>
                <w:left w:val="none" w:sz="0" w:space="0" w:color="auto"/>
                <w:bottom w:val="none" w:sz="0" w:space="0" w:color="auto"/>
                <w:right w:val="none" w:sz="0" w:space="0" w:color="auto"/>
              </w:divBdr>
            </w:div>
            <w:div w:id="871383648">
              <w:marLeft w:val="0"/>
              <w:marRight w:val="0"/>
              <w:marTop w:val="0"/>
              <w:marBottom w:val="0"/>
              <w:divBdr>
                <w:top w:val="none" w:sz="0" w:space="0" w:color="auto"/>
                <w:left w:val="none" w:sz="0" w:space="0" w:color="auto"/>
                <w:bottom w:val="none" w:sz="0" w:space="0" w:color="auto"/>
                <w:right w:val="none" w:sz="0" w:space="0" w:color="auto"/>
              </w:divBdr>
            </w:div>
            <w:div w:id="1841508243">
              <w:marLeft w:val="0"/>
              <w:marRight w:val="0"/>
              <w:marTop w:val="0"/>
              <w:marBottom w:val="0"/>
              <w:divBdr>
                <w:top w:val="none" w:sz="0" w:space="0" w:color="auto"/>
                <w:left w:val="none" w:sz="0" w:space="0" w:color="auto"/>
                <w:bottom w:val="none" w:sz="0" w:space="0" w:color="auto"/>
                <w:right w:val="none" w:sz="0" w:space="0" w:color="auto"/>
              </w:divBdr>
            </w:div>
            <w:div w:id="834034642">
              <w:marLeft w:val="0"/>
              <w:marRight w:val="0"/>
              <w:marTop w:val="0"/>
              <w:marBottom w:val="0"/>
              <w:divBdr>
                <w:top w:val="none" w:sz="0" w:space="0" w:color="auto"/>
                <w:left w:val="none" w:sz="0" w:space="0" w:color="auto"/>
                <w:bottom w:val="none" w:sz="0" w:space="0" w:color="auto"/>
                <w:right w:val="none" w:sz="0" w:space="0" w:color="auto"/>
              </w:divBdr>
            </w:div>
            <w:div w:id="616328081">
              <w:marLeft w:val="0"/>
              <w:marRight w:val="0"/>
              <w:marTop w:val="0"/>
              <w:marBottom w:val="0"/>
              <w:divBdr>
                <w:top w:val="none" w:sz="0" w:space="0" w:color="auto"/>
                <w:left w:val="none" w:sz="0" w:space="0" w:color="auto"/>
                <w:bottom w:val="none" w:sz="0" w:space="0" w:color="auto"/>
                <w:right w:val="none" w:sz="0" w:space="0" w:color="auto"/>
              </w:divBdr>
            </w:div>
            <w:div w:id="1269459896">
              <w:marLeft w:val="0"/>
              <w:marRight w:val="0"/>
              <w:marTop w:val="0"/>
              <w:marBottom w:val="0"/>
              <w:divBdr>
                <w:top w:val="none" w:sz="0" w:space="0" w:color="auto"/>
                <w:left w:val="none" w:sz="0" w:space="0" w:color="auto"/>
                <w:bottom w:val="none" w:sz="0" w:space="0" w:color="auto"/>
                <w:right w:val="none" w:sz="0" w:space="0" w:color="auto"/>
              </w:divBdr>
            </w:div>
            <w:div w:id="211773900">
              <w:marLeft w:val="0"/>
              <w:marRight w:val="0"/>
              <w:marTop w:val="0"/>
              <w:marBottom w:val="0"/>
              <w:divBdr>
                <w:top w:val="none" w:sz="0" w:space="0" w:color="auto"/>
                <w:left w:val="none" w:sz="0" w:space="0" w:color="auto"/>
                <w:bottom w:val="none" w:sz="0" w:space="0" w:color="auto"/>
                <w:right w:val="none" w:sz="0" w:space="0" w:color="auto"/>
              </w:divBdr>
            </w:div>
            <w:div w:id="1805733676">
              <w:marLeft w:val="0"/>
              <w:marRight w:val="0"/>
              <w:marTop w:val="0"/>
              <w:marBottom w:val="0"/>
              <w:divBdr>
                <w:top w:val="none" w:sz="0" w:space="0" w:color="auto"/>
                <w:left w:val="none" w:sz="0" w:space="0" w:color="auto"/>
                <w:bottom w:val="none" w:sz="0" w:space="0" w:color="auto"/>
                <w:right w:val="none" w:sz="0" w:space="0" w:color="auto"/>
              </w:divBdr>
            </w:div>
            <w:div w:id="1634866217">
              <w:marLeft w:val="0"/>
              <w:marRight w:val="0"/>
              <w:marTop w:val="0"/>
              <w:marBottom w:val="0"/>
              <w:divBdr>
                <w:top w:val="none" w:sz="0" w:space="0" w:color="auto"/>
                <w:left w:val="none" w:sz="0" w:space="0" w:color="auto"/>
                <w:bottom w:val="none" w:sz="0" w:space="0" w:color="auto"/>
                <w:right w:val="none" w:sz="0" w:space="0" w:color="auto"/>
              </w:divBdr>
            </w:div>
            <w:div w:id="1998923933">
              <w:marLeft w:val="0"/>
              <w:marRight w:val="0"/>
              <w:marTop w:val="0"/>
              <w:marBottom w:val="0"/>
              <w:divBdr>
                <w:top w:val="none" w:sz="0" w:space="0" w:color="auto"/>
                <w:left w:val="none" w:sz="0" w:space="0" w:color="auto"/>
                <w:bottom w:val="none" w:sz="0" w:space="0" w:color="auto"/>
                <w:right w:val="none" w:sz="0" w:space="0" w:color="auto"/>
              </w:divBdr>
            </w:div>
            <w:div w:id="705907393">
              <w:marLeft w:val="0"/>
              <w:marRight w:val="0"/>
              <w:marTop w:val="0"/>
              <w:marBottom w:val="0"/>
              <w:divBdr>
                <w:top w:val="none" w:sz="0" w:space="0" w:color="auto"/>
                <w:left w:val="none" w:sz="0" w:space="0" w:color="auto"/>
                <w:bottom w:val="none" w:sz="0" w:space="0" w:color="auto"/>
                <w:right w:val="none" w:sz="0" w:space="0" w:color="auto"/>
              </w:divBdr>
            </w:div>
            <w:div w:id="16709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50082">
      <w:bodyDiv w:val="1"/>
      <w:marLeft w:val="0"/>
      <w:marRight w:val="0"/>
      <w:marTop w:val="0"/>
      <w:marBottom w:val="0"/>
      <w:divBdr>
        <w:top w:val="none" w:sz="0" w:space="0" w:color="auto"/>
        <w:left w:val="none" w:sz="0" w:space="0" w:color="auto"/>
        <w:bottom w:val="none" w:sz="0" w:space="0" w:color="auto"/>
        <w:right w:val="none" w:sz="0" w:space="0" w:color="auto"/>
      </w:divBdr>
      <w:divsChild>
        <w:div w:id="1680548397">
          <w:marLeft w:val="0"/>
          <w:marRight w:val="0"/>
          <w:marTop w:val="0"/>
          <w:marBottom w:val="0"/>
          <w:divBdr>
            <w:top w:val="none" w:sz="0" w:space="0" w:color="auto"/>
            <w:left w:val="none" w:sz="0" w:space="0" w:color="auto"/>
            <w:bottom w:val="none" w:sz="0" w:space="0" w:color="auto"/>
            <w:right w:val="none" w:sz="0" w:space="0" w:color="auto"/>
          </w:divBdr>
          <w:divsChild>
            <w:div w:id="1540824651">
              <w:marLeft w:val="0"/>
              <w:marRight w:val="0"/>
              <w:marTop w:val="0"/>
              <w:marBottom w:val="0"/>
              <w:divBdr>
                <w:top w:val="none" w:sz="0" w:space="0" w:color="auto"/>
                <w:left w:val="none" w:sz="0" w:space="0" w:color="auto"/>
                <w:bottom w:val="none" w:sz="0" w:space="0" w:color="auto"/>
                <w:right w:val="none" w:sz="0" w:space="0" w:color="auto"/>
              </w:divBdr>
            </w:div>
            <w:div w:id="1009021682">
              <w:marLeft w:val="0"/>
              <w:marRight w:val="0"/>
              <w:marTop w:val="0"/>
              <w:marBottom w:val="0"/>
              <w:divBdr>
                <w:top w:val="none" w:sz="0" w:space="0" w:color="auto"/>
                <w:left w:val="none" w:sz="0" w:space="0" w:color="auto"/>
                <w:bottom w:val="none" w:sz="0" w:space="0" w:color="auto"/>
                <w:right w:val="none" w:sz="0" w:space="0" w:color="auto"/>
              </w:divBdr>
            </w:div>
            <w:div w:id="1379159043">
              <w:marLeft w:val="0"/>
              <w:marRight w:val="0"/>
              <w:marTop w:val="0"/>
              <w:marBottom w:val="0"/>
              <w:divBdr>
                <w:top w:val="none" w:sz="0" w:space="0" w:color="auto"/>
                <w:left w:val="none" w:sz="0" w:space="0" w:color="auto"/>
                <w:bottom w:val="none" w:sz="0" w:space="0" w:color="auto"/>
                <w:right w:val="none" w:sz="0" w:space="0" w:color="auto"/>
              </w:divBdr>
            </w:div>
            <w:div w:id="543562025">
              <w:marLeft w:val="0"/>
              <w:marRight w:val="0"/>
              <w:marTop w:val="0"/>
              <w:marBottom w:val="0"/>
              <w:divBdr>
                <w:top w:val="none" w:sz="0" w:space="0" w:color="auto"/>
                <w:left w:val="none" w:sz="0" w:space="0" w:color="auto"/>
                <w:bottom w:val="none" w:sz="0" w:space="0" w:color="auto"/>
                <w:right w:val="none" w:sz="0" w:space="0" w:color="auto"/>
              </w:divBdr>
            </w:div>
            <w:div w:id="1053770442">
              <w:marLeft w:val="0"/>
              <w:marRight w:val="0"/>
              <w:marTop w:val="0"/>
              <w:marBottom w:val="0"/>
              <w:divBdr>
                <w:top w:val="none" w:sz="0" w:space="0" w:color="auto"/>
                <w:left w:val="none" w:sz="0" w:space="0" w:color="auto"/>
                <w:bottom w:val="none" w:sz="0" w:space="0" w:color="auto"/>
                <w:right w:val="none" w:sz="0" w:space="0" w:color="auto"/>
              </w:divBdr>
            </w:div>
            <w:div w:id="1786970738">
              <w:marLeft w:val="0"/>
              <w:marRight w:val="0"/>
              <w:marTop w:val="0"/>
              <w:marBottom w:val="0"/>
              <w:divBdr>
                <w:top w:val="none" w:sz="0" w:space="0" w:color="auto"/>
                <w:left w:val="none" w:sz="0" w:space="0" w:color="auto"/>
                <w:bottom w:val="none" w:sz="0" w:space="0" w:color="auto"/>
                <w:right w:val="none" w:sz="0" w:space="0" w:color="auto"/>
              </w:divBdr>
            </w:div>
            <w:div w:id="1780029361">
              <w:marLeft w:val="0"/>
              <w:marRight w:val="0"/>
              <w:marTop w:val="0"/>
              <w:marBottom w:val="0"/>
              <w:divBdr>
                <w:top w:val="none" w:sz="0" w:space="0" w:color="auto"/>
                <w:left w:val="none" w:sz="0" w:space="0" w:color="auto"/>
                <w:bottom w:val="none" w:sz="0" w:space="0" w:color="auto"/>
                <w:right w:val="none" w:sz="0" w:space="0" w:color="auto"/>
              </w:divBdr>
            </w:div>
            <w:div w:id="1797798599">
              <w:marLeft w:val="0"/>
              <w:marRight w:val="0"/>
              <w:marTop w:val="0"/>
              <w:marBottom w:val="0"/>
              <w:divBdr>
                <w:top w:val="none" w:sz="0" w:space="0" w:color="auto"/>
                <w:left w:val="none" w:sz="0" w:space="0" w:color="auto"/>
                <w:bottom w:val="none" w:sz="0" w:space="0" w:color="auto"/>
                <w:right w:val="none" w:sz="0" w:space="0" w:color="auto"/>
              </w:divBdr>
            </w:div>
            <w:div w:id="128018688">
              <w:marLeft w:val="0"/>
              <w:marRight w:val="0"/>
              <w:marTop w:val="0"/>
              <w:marBottom w:val="0"/>
              <w:divBdr>
                <w:top w:val="none" w:sz="0" w:space="0" w:color="auto"/>
                <w:left w:val="none" w:sz="0" w:space="0" w:color="auto"/>
                <w:bottom w:val="none" w:sz="0" w:space="0" w:color="auto"/>
                <w:right w:val="none" w:sz="0" w:space="0" w:color="auto"/>
              </w:divBdr>
            </w:div>
            <w:div w:id="1542009244">
              <w:marLeft w:val="0"/>
              <w:marRight w:val="0"/>
              <w:marTop w:val="0"/>
              <w:marBottom w:val="0"/>
              <w:divBdr>
                <w:top w:val="none" w:sz="0" w:space="0" w:color="auto"/>
                <w:left w:val="none" w:sz="0" w:space="0" w:color="auto"/>
                <w:bottom w:val="none" w:sz="0" w:space="0" w:color="auto"/>
                <w:right w:val="none" w:sz="0" w:space="0" w:color="auto"/>
              </w:divBdr>
            </w:div>
            <w:div w:id="1067802977">
              <w:marLeft w:val="0"/>
              <w:marRight w:val="0"/>
              <w:marTop w:val="0"/>
              <w:marBottom w:val="0"/>
              <w:divBdr>
                <w:top w:val="none" w:sz="0" w:space="0" w:color="auto"/>
                <w:left w:val="none" w:sz="0" w:space="0" w:color="auto"/>
                <w:bottom w:val="none" w:sz="0" w:space="0" w:color="auto"/>
                <w:right w:val="none" w:sz="0" w:space="0" w:color="auto"/>
              </w:divBdr>
            </w:div>
            <w:div w:id="1609003237">
              <w:marLeft w:val="0"/>
              <w:marRight w:val="0"/>
              <w:marTop w:val="0"/>
              <w:marBottom w:val="0"/>
              <w:divBdr>
                <w:top w:val="none" w:sz="0" w:space="0" w:color="auto"/>
                <w:left w:val="none" w:sz="0" w:space="0" w:color="auto"/>
                <w:bottom w:val="none" w:sz="0" w:space="0" w:color="auto"/>
                <w:right w:val="none" w:sz="0" w:space="0" w:color="auto"/>
              </w:divBdr>
            </w:div>
            <w:div w:id="9307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2747">
      <w:bodyDiv w:val="1"/>
      <w:marLeft w:val="0"/>
      <w:marRight w:val="0"/>
      <w:marTop w:val="0"/>
      <w:marBottom w:val="0"/>
      <w:divBdr>
        <w:top w:val="none" w:sz="0" w:space="0" w:color="auto"/>
        <w:left w:val="none" w:sz="0" w:space="0" w:color="auto"/>
        <w:bottom w:val="none" w:sz="0" w:space="0" w:color="auto"/>
        <w:right w:val="none" w:sz="0" w:space="0" w:color="auto"/>
      </w:divBdr>
    </w:div>
    <w:div w:id="503013592">
      <w:bodyDiv w:val="1"/>
      <w:marLeft w:val="0"/>
      <w:marRight w:val="0"/>
      <w:marTop w:val="0"/>
      <w:marBottom w:val="0"/>
      <w:divBdr>
        <w:top w:val="none" w:sz="0" w:space="0" w:color="auto"/>
        <w:left w:val="none" w:sz="0" w:space="0" w:color="auto"/>
        <w:bottom w:val="none" w:sz="0" w:space="0" w:color="auto"/>
        <w:right w:val="none" w:sz="0" w:space="0" w:color="auto"/>
      </w:divBdr>
      <w:divsChild>
        <w:div w:id="822939493">
          <w:marLeft w:val="0"/>
          <w:marRight w:val="0"/>
          <w:marTop w:val="0"/>
          <w:marBottom w:val="0"/>
          <w:divBdr>
            <w:top w:val="none" w:sz="0" w:space="0" w:color="auto"/>
            <w:left w:val="none" w:sz="0" w:space="0" w:color="auto"/>
            <w:bottom w:val="none" w:sz="0" w:space="0" w:color="auto"/>
            <w:right w:val="none" w:sz="0" w:space="0" w:color="auto"/>
          </w:divBdr>
          <w:divsChild>
            <w:div w:id="1187018000">
              <w:marLeft w:val="0"/>
              <w:marRight w:val="0"/>
              <w:marTop w:val="0"/>
              <w:marBottom w:val="0"/>
              <w:divBdr>
                <w:top w:val="none" w:sz="0" w:space="0" w:color="auto"/>
                <w:left w:val="none" w:sz="0" w:space="0" w:color="auto"/>
                <w:bottom w:val="none" w:sz="0" w:space="0" w:color="auto"/>
                <w:right w:val="none" w:sz="0" w:space="0" w:color="auto"/>
              </w:divBdr>
            </w:div>
            <w:div w:id="287124530">
              <w:marLeft w:val="0"/>
              <w:marRight w:val="0"/>
              <w:marTop w:val="0"/>
              <w:marBottom w:val="0"/>
              <w:divBdr>
                <w:top w:val="none" w:sz="0" w:space="0" w:color="auto"/>
                <w:left w:val="none" w:sz="0" w:space="0" w:color="auto"/>
                <w:bottom w:val="none" w:sz="0" w:space="0" w:color="auto"/>
                <w:right w:val="none" w:sz="0" w:space="0" w:color="auto"/>
              </w:divBdr>
            </w:div>
            <w:div w:id="311108296">
              <w:marLeft w:val="0"/>
              <w:marRight w:val="0"/>
              <w:marTop w:val="0"/>
              <w:marBottom w:val="0"/>
              <w:divBdr>
                <w:top w:val="none" w:sz="0" w:space="0" w:color="auto"/>
                <w:left w:val="none" w:sz="0" w:space="0" w:color="auto"/>
                <w:bottom w:val="none" w:sz="0" w:space="0" w:color="auto"/>
                <w:right w:val="none" w:sz="0" w:space="0" w:color="auto"/>
              </w:divBdr>
            </w:div>
            <w:div w:id="1816995537">
              <w:marLeft w:val="0"/>
              <w:marRight w:val="0"/>
              <w:marTop w:val="0"/>
              <w:marBottom w:val="0"/>
              <w:divBdr>
                <w:top w:val="none" w:sz="0" w:space="0" w:color="auto"/>
                <w:left w:val="none" w:sz="0" w:space="0" w:color="auto"/>
                <w:bottom w:val="none" w:sz="0" w:space="0" w:color="auto"/>
                <w:right w:val="none" w:sz="0" w:space="0" w:color="auto"/>
              </w:divBdr>
            </w:div>
            <w:div w:id="1122042487">
              <w:marLeft w:val="0"/>
              <w:marRight w:val="0"/>
              <w:marTop w:val="0"/>
              <w:marBottom w:val="0"/>
              <w:divBdr>
                <w:top w:val="none" w:sz="0" w:space="0" w:color="auto"/>
                <w:left w:val="none" w:sz="0" w:space="0" w:color="auto"/>
                <w:bottom w:val="none" w:sz="0" w:space="0" w:color="auto"/>
                <w:right w:val="none" w:sz="0" w:space="0" w:color="auto"/>
              </w:divBdr>
            </w:div>
            <w:div w:id="393630283">
              <w:marLeft w:val="0"/>
              <w:marRight w:val="0"/>
              <w:marTop w:val="0"/>
              <w:marBottom w:val="0"/>
              <w:divBdr>
                <w:top w:val="none" w:sz="0" w:space="0" w:color="auto"/>
                <w:left w:val="none" w:sz="0" w:space="0" w:color="auto"/>
                <w:bottom w:val="none" w:sz="0" w:space="0" w:color="auto"/>
                <w:right w:val="none" w:sz="0" w:space="0" w:color="auto"/>
              </w:divBdr>
            </w:div>
            <w:div w:id="682780624">
              <w:marLeft w:val="0"/>
              <w:marRight w:val="0"/>
              <w:marTop w:val="0"/>
              <w:marBottom w:val="0"/>
              <w:divBdr>
                <w:top w:val="none" w:sz="0" w:space="0" w:color="auto"/>
                <w:left w:val="none" w:sz="0" w:space="0" w:color="auto"/>
                <w:bottom w:val="none" w:sz="0" w:space="0" w:color="auto"/>
                <w:right w:val="none" w:sz="0" w:space="0" w:color="auto"/>
              </w:divBdr>
            </w:div>
            <w:div w:id="1136920123">
              <w:marLeft w:val="0"/>
              <w:marRight w:val="0"/>
              <w:marTop w:val="0"/>
              <w:marBottom w:val="0"/>
              <w:divBdr>
                <w:top w:val="none" w:sz="0" w:space="0" w:color="auto"/>
                <w:left w:val="none" w:sz="0" w:space="0" w:color="auto"/>
                <w:bottom w:val="none" w:sz="0" w:space="0" w:color="auto"/>
                <w:right w:val="none" w:sz="0" w:space="0" w:color="auto"/>
              </w:divBdr>
            </w:div>
            <w:div w:id="161553180">
              <w:marLeft w:val="0"/>
              <w:marRight w:val="0"/>
              <w:marTop w:val="0"/>
              <w:marBottom w:val="0"/>
              <w:divBdr>
                <w:top w:val="none" w:sz="0" w:space="0" w:color="auto"/>
                <w:left w:val="none" w:sz="0" w:space="0" w:color="auto"/>
                <w:bottom w:val="none" w:sz="0" w:space="0" w:color="auto"/>
                <w:right w:val="none" w:sz="0" w:space="0" w:color="auto"/>
              </w:divBdr>
            </w:div>
            <w:div w:id="371225772">
              <w:marLeft w:val="0"/>
              <w:marRight w:val="0"/>
              <w:marTop w:val="0"/>
              <w:marBottom w:val="0"/>
              <w:divBdr>
                <w:top w:val="none" w:sz="0" w:space="0" w:color="auto"/>
                <w:left w:val="none" w:sz="0" w:space="0" w:color="auto"/>
                <w:bottom w:val="none" w:sz="0" w:space="0" w:color="auto"/>
                <w:right w:val="none" w:sz="0" w:space="0" w:color="auto"/>
              </w:divBdr>
            </w:div>
            <w:div w:id="444806916">
              <w:marLeft w:val="0"/>
              <w:marRight w:val="0"/>
              <w:marTop w:val="0"/>
              <w:marBottom w:val="0"/>
              <w:divBdr>
                <w:top w:val="none" w:sz="0" w:space="0" w:color="auto"/>
                <w:left w:val="none" w:sz="0" w:space="0" w:color="auto"/>
                <w:bottom w:val="none" w:sz="0" w:space="0" w:color="auto"/>
                <w:right w:val="none" w:sz="0" w:space="0" w:color="auto"/>
              </w:divBdr>
            </w:div>
            <w:div w:id="646932855">
              <w:marLeft w:val="0"/>
              <w:marRight w:val="0"/>
              <w:marTop w:val="0"/>
              <w:marBottom w:val="0"/>
              <w:divBdr>
                <w:top w:val="none" w:sz="0" w:space="0" w:color="auto"/>
                <w:left w:val="none" w:sz="0" w:space="0" w:color="auto"/>
                <w:bottom w:val="none" w:sz="0" w:space="0" w:color="auto"/>
                <w:right w:val="none" w:sz="0" w:space="0" w:color="auto"/>
              </w:divBdr>
            </w:div>
            <w:div w:id="316110779">
              <w:marLeft w:val="0"/>
              <w:marRight w:val="0"/>
              <w:marTop w:val="0"/>
              <w:marBottom w:val="0"/>
              <w:divBdr>
                <w:top w:val="none" w:sz="0" w:space="0" w:color="auto"/>
                <w:left w:val="none" w:sz="0" w:space="0" w:color="auto"/>
                <w:bottom w:val="none" w:sz="0" w:space="0" w:color="auto"/>
                <w:right w:val="none" w:sz="0" w:space="0" w:color="auto"/>
              </w:divBdr>
            </w:div>
            <w:div w:id="1890261655">
              <w:marLeft w:val="0"/>
              <w:marRight w:val="0"/>
              <w:marTop w:val="0"/>
              <w:marBottom w:val="0"/>
              <w:divBdr>
                <w:top w:val="none" w:sz="0" w:space="0" w:color="auto"/>
                <w:left w:val="none" w:sz="0" w:space="0" w:color="auto"/>
                <w:bottom w:val="none" w:sz="0" w:space="0" w:color="auto"/>
                <w:right w:val="none" w:sz="0" w:space="0" w:color="auto"/>
              </w:divBdr>
            </w:div>
            <w:div w:id="422607842">
              <w:marLeft w:val="0"/>
              <w:marRight w:val="0"/>
              <w:marTop w:val="0"/>
              <w:marBottom w:val="0"/>
              <w:divBdr>
                <w:top w:val="none" w:sz="0" w:space="0" w:color="auto"/>
                <w:left w:val="none" w:sz="0" w:space="0" w:color="auto"/>
                <w:bottom w:val="none" w:sz="0" w:space="0" w:color="auto"/>
                <w:right w:val="none" w:sz="0" w:space="0" w:color="auto"/>
              </w:divBdr>
            </w:div>
            <w:div w:id="1062604082">
              <w:marLeft w:val="0"/>
              <w:marRight w:val="0"/>
              <w:marTop w:val="0"/>
              <w:marBottom w:val="0"/>
              <w:divBdr>
                <w:top w:val="none" w:sz="0" w:space="0" w:color="auto"/>
                <w:left w:val="none" w:sz="0" w:space="0" w:color="auto"/>
                <w:bottom w:val="none" w:sz="0" w:space="0" w:color="auto"/>
                <w:right w:val="none" w:sz="0" w:space="0" w:color="auto"/>
              </w:divBdr>
            </w:div>
            <w:div w:id="8038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5809">
      <w:bodyDiv w:val="1"/>
      <w:marLeft w:val="0"/>
      <w:marRight w:val="0"/>
      <w:marTop w:val="0"/>
      <w:marBottom w:val="0"/>
      <w:divBdr>
        <w:top w:val="none" w:sz="0" w:space="0" w:color="auto"/>
        <w:left w:val="none" w:sz="0" w:space="0" w:color="auto"/>
        <w:bottom w:val="none" w:sz="0" w:space="0" w:color="auto"/>
        <w:right w:val="none" w:sz="0" w:space="0" w:color="auto"/>
      </w:divBdr>
      <w:divsChild>
        <w:div w:id="1152023965">
          <w:marLeft w:val="0"/>
          <w:marRight w:val="0"/>
          <w:marTop w:val="0"/>
          <w:marBottom w:val="0"/>
          <w:divBdr>
            <w:top w:val="none" w:sz="0" w:space="0" w:color="auto"/>
            <w:left w:val="none" w:sz="0" w:space="0" w:color="auto"/>
            <w:bottom w:val="none" w:sz="0" w:space="0" w:color="auto"/>
            <w:right w:val="none" w:sz="0" w:space="0" w:color="auto"/>
          </w:divBdr>
          <w:divsChild>
            <w:div w:id="1066342024">
              <w:marLeft w:val="0"/>
              <w:marRight w:val="0"/>
              <w:marTop w:val="0"/>
              <w:marBottom w:val="0"/>
              <w:divBdr>
                <w:top w:val="none" w:sz="0" w:space="0" w:color="auto"/>
                <w:left w:val="none" w:sz="0" w:space="0" w:color="auto"/>
                <w:bottom w:val="none" w:sz="0" w:space="0" w:color="auto"/>
                <w:right w:val="none" w:sz="0" w:space="0" w:color="auto"/>
              </w:divBdr>
            </w:div>
            <w:div w:id="2050294827">
              <w:marLeft w:val="0"/>
              <w:marRight w:val="0"/>
              <w:marTop w:val="0"/>
              <w:marBottom w:val="0"/>
              <w:divBdr>
                <w:top w:val="none" w:sz="0" w:space="0" w:color="auto"/>
                <w:left w:val="none" w:sz="0" w:space="0" w:color="auto"/>
                <w:bottom w:val="none" w:sz="0" w:space="0" w:color="auto"/>
                <w:right w:val="none" w:sz="0" w:space="0" w:color="auto"/>
              </w:divBdr>
            </w:div>
            <w:div w:id="10032104">
              <w:marLeft w:val="0"/>
              <w:marRight w:val="0"/>
              <w:marTop w:val="0"/>
              <w:marBottom w:val="0"/>
              <w:divBdr>
                <w:top w:val="none" w:sz="0" w:space="0" w:color="auto"/>
                <w:left w:val="none" w:sz="0" w:space="0" w:color="auto"/>
                <w:bottom w:val="none" w:sz="0" w:space="0" w:color="auto"/>
                <w:right w:val="none" w:sz="0" w:space="0" w:color="auto"/>
              </w:divBdr>
            </w:div>
            <w:div w:id="1276209630">
              <w:marLeft w:val="0"/>
              <w:marRight w:val="0"/>
              <w:marTop w:val="0"/>
              <w:marBottom w:val="0"/>
              <w:divBdr>
                <w:top w:val="none" w:sz="0" w:space="0" w:color="auto"/>
                <w:left w:val="none" w:sz="0" w:space="0" w:color="auto"/>
                <w:bottom w:val="none" w:sz="0" w:space="0" w:color="auto"/>
                <w:right w:val="none" w:sz="0" w:space="0" w:color="auto"/>
              </w:divBdr>
            </w:div>
            <w:div w:id="180631633">
              <w:marLeft w:val="0"/>
              <w:marRight w:val="0"/>
              <w:marTop w:val="0"/>
              <w:marBottom w:val="0"/>
              <w:divBdr>
                <w:top w:val="none" w:sz="0" w:space="0" w:color="auto"/>
                <w:left w:val="none" w:sz="0" w:space="0" w:color="auto"/>
                <w:bottom w:val="none" w:sz="0" w:space="0" w:color="auto"/>
                <w:right w:val="none" w:sz="0" w:space="0" w:color="auto"/>
              </w:divBdr>
            </w:div>
            <w:div w:id="540871245">
              <w:marLeft w:val="0"/>
              <w:marRight w:val="0"/>
              <w:marTop w:val="0"/>
              <w:marBottom w:val="0"/>
              <w:divBdr>
                <w:top w:val="none" w:sz="0" w:space="0" w:color="auto"/>
                <w:left w:val="none" w:sz="0" w:space="0" w:color="auto"/>
                <w:bottom w:val="none" w:sz="0" w:space="0" w:color="auto"/>
                <w:right w:val="none" w:sz="0" w:space="0" w:color="auto"/>
              </w:divBdr>
            </w:div>
            <w:div w:id="893546075">
              <w:marLeft w:val="0"/>
              <w:marRight w:val="0"/>
              <w:marTop w:val="0"/>
              <w:marBottom w:val="0"/>
              <w:divBdr>
                <w:top w:val="none" w:sz="0" w:space="0" w:color="auto"/>
                <w:left w:val="none" w:sz="0" w:space="0" w:color="auto"/>
                <w:bottom w:val="none" w:sz="0" w:space="0" w:color="auto"/>
                <w:right w:val="none" w:sz="0" w:space="0" w:color="auto"/>
              </w:divBdr>
            </w:div>
            <w:div w:id="1022361905">
              <w:marLeft w:val="0"/>
              <w:marRight w:val="0"/>
              <w:marTop w:val="0"/>
              <w:marBottom w:val="0"/>
              <w:divBdr>
                <w:top w:val="none" w:sz="0" w:space="0" w:color="auto"/>
                <w:left w:val="none" w:sz="0" w:space="0" w:color="auto"/>
                <w:bottom w:val="none" w:sz="0" w:space="0" w:color="auto"/>
                <w:right w:val="none" w:sz="0" w:space="0" w:color="auto"/>
              </w:divBdr>
            </w:div>
            <w:div w:id="1285888335">
              <w:marLeft w:val="0"/>
              <w:marRight w:val="0"/>
              <w:marTop w:val="0"/>
              <w:marBottom w:val="0"/>
              <w:divBdr>
                <w:top w:val="none" w:sz="0" w:space="0" w:color="auto"/>
                <w:left w:val="none" w:sz="0" w:space="0" w:color="auto"/>
                <w:bottom w:val="none" w:sz="0" w:space="0" w:color="auto"/>
                <w:right w:val="none" w:sz="0" w:space="0" w:color="auto"/>
              </w:divBdr>
            </w:div>
            <w:div w:id="91442426">
              <w:marLeft w:val="0"/>
              <w:marRight w:val="0"/>
              <w:marTop w:val="0"/>
              <w:marBottom w:val="0"/>
              <w:divBdr>
                <w:top w:val="none" w:sz="0" w:space="0" w:color="auto"/>
                <w:left w:val="none" w:sz="0" w:space="0" w:color="auto"/>
                <w:bottom w:val="none" w:sz="0" w:space="0" w:color="auto"/>
                <w:right w:val="none" w:sz="0" w:space="0" w:color="auto"/>
              </w:divBdr>
            </w:div>
            <w:div w:id="1057822493">
              <w:marLeft w:val="0"/>
              <w:marRight w:val="0"/>
              <w:marTop w:val="0"/>
              <w:marBottom w:val="0"/>
              <w:divBdr>
                <w:top w:val="none" w:sz="0" w:space="0" w:color="auto"/>
                <w:left w:val="none" w:sz="0" w:space="0" w:color="auto"/>
                <w:bottom w:val="none" w:sz="0" w:space="0" w:color="auto"/>
                <w:right w:val="none" w:sz="0" w:space="0" w:color="auto"/>
              </w:divBdr>
            </w:div>
            <w:div w:id="971252274">
              <w:marLeft w:val="0"/>
              <w:marRight w:val="0"/>
              <w:marTop w:val="0"/>
              <w:marBottom w:val="0"/>
              <w:divBdr>
                <w:top w:val="none" w:sz="0" w:space="0" w:color="auto"/>
                <w:left w:val="none" w:sz="0" w:space="0" w:color="auto"/>
                <w:bottom w:val="none" w:sz="0" w:space="0" w:color="auto"/>
                <w:right w:val="none" w:sz="0" w:space="0" w:color="auto"/>
              </w:divBdr>
            </w:div>
            <w:div w:id="1557859438">
              <w:marLeft w:val="0"/>
              <w:marRight w:val="0"/>
              <w:marTop w:val="0"/>
              <w:marBottom w:val="0"/>
              <w:divBdr>
                <w:top w:val="none" w:sz="0" w:space="0" w:color="auto"/>
                <w:left w:val="none" w:sz="0" w:space="0" w:color="auto"/>
                <w:bottom w:val="none" w:sz="0" w:space="0" w:color="auto"/>
                <w:right w:val="none" w:sz="0" w:space="0" w:color="auto"/>
              </w:divBdr>
            </w:div>
            <w:div w:id="1851409204">
              <w:marLeft w:val="0"/>
              <w:marRight w:val="0"/>
              <w:marTop w:val="0"/>
              <w:marBottom w:val="0"/>
              <w:divBdr>
                <w:top w:val="none" w:sz="0" w:space="0" w:color="auto"/>
                <w:left w:val="none" w:sz="0" w:space="0" w:color="auto"/>
                <w:bottom w:val="none" w:sz="0" w:space="0" w:color="auto"/>
                <w:right w:val="none" w:sz="0" w:space="0" w:color="auto"/>
              </w:divBdr>
            </w:div>
            <w:div w:id="1067605176">
              <w:marLeft w:val="0"/>
              <w:marRight w:val="0"/>
              <w:marTop w:val="0"/>
              <w:marBottom w:val="0"/>
              <w:divBdr>
                <w:top w:val="none" w:sz="0" w:space="0" w:color="auto"/>
                <w:left w:val="none" w:sz="0" w:space="0" w:color="auto"/>
                <w:bottom w:val="none" w:sz="0" w:space="0" w:color="auto"/>
                <w:right w:val="none" w:sz="0" w:space="0" w:color="auto"/>
              </w:divBdr>
            </w:div>
            <w:div w:id="325401900">
              <w:marLeft w:val="0"/>
              <w:marRight w:val="0"/>
              <w:marTop w:val="0"/>
              <w:marBottom w:val="0"/>
              <w:divBdr>
                <w:top w:val="none" w:sz="0" w:space="0" w:color="auto"/>
                <w:left w:val="none" w:sz="0" w:space="0" w:color="auto"/>
                <w:bottom w:val="none" w:sz="0" w:space="0" w:color="auto"/>
                <w:right w:val="none" w:sz="0" w:space="0" w:color="auto"/>
              </w:divBdr>
            </w:div>
            <w:div w:id="1428192844">
              <w:marLeft w:val="0"/>
              <w:marRight w:val="0"/>
              <w:marTop w:val="0"/>
              <w:marBottom w:val="0"/>
              <w:divBdr>
                <w:top w:val="none" w:sz="0" w:space="0" w:color="auto"/>
                <w:left w:val="none" w:sz="0" w:space="0" w:color="auto"/>
                <w:bottom w:val="none" w:sz="0" w:space="0" w:color="auto"/>
                <w:right w:val="none" w:sz="0" w:space="0" w:color="auto"/>
              </w:divBdr>
            </w:div>
            <w:div w:id="1435782075">
              <w:marLeft w:val="0"/>
              <w:marRight w:val="0"/>
              <w:marTop w:val="0"/>
              <w:marBottom w:val="0"/>
              <w:divBdr>
                <w:top w:val="none" w:sz="0" w:space="0" w:color="auto"/>
                <w:left w:val="none" w:sz="0" w:space="0" w:color="auto"/>
                <w:bottom w:val="none" w:sz="0" w:space="0" w:color="auto"/>
                <w:right w:val="none" w:sz="0" w:space="0" w:color="auto"/>
              </w:divBdr>
            </w:div>
            <w:div w:id="1965236370">
              <w:marLeft w:val="0"/>
              <w:marRight w:val="0"/>
              <w:marTop w:val="0"/>
              <w:marBottom w:val="0"/>
              <w:divBdr>
                <w:top w:val="none" w:sz="0" w:space="0" w:color="auto"/>
                <w:left w:val="none" w:sz="0" w:space="0" w:color="auto"/>
                <w:bottom w:val="none" w:sz="0" w:space="0" w:color="auto"/>
                <w:right w:val="none" w:sz="0" w:space="0" w:color="auto"/>
              </w:divBdr>
            </w:div>
            <w:div w:id="524445149">
              <w:marLeft w:val="0"/>
              <w:marRight w:val="0"/>
              <w:marTop w:val="0"/>
              <w:marBottom w:val="0"/>
              <w:divBdr>
                <w:top w:val="none" w:sz="0" w:space="0" w:color="auto"/>
                <w:left w:val="none" w:sz="0" w:space="0" w:color="auto"/>
                <w:bottom w:val="none" w:sz="0" w:space="0" w:color="auto"/>
                <w:right w:val="none" w:sz="0" w:space="0" w:color="auto"/>
              </w:divBdr>
            </w:div>
            <w:div w:id="98836278">
              <w:marLeft w:val="0"/>
              <w:marRight w:val="0"/>
              <w:marTop w:val="0"/>
              <w:marBottom w:val="0"/>
              <w:divBdr>
                <w:top w:val="none" w:sz="0" w:space="0" w:color="auto"/>
                <w:left w:val="none" w:sz="0" w:space="0" w:color="auto"/>
                <w:bottom w:val="none" w:sz="0" w:space="0" w:color="auto"/>
                <w:right w:val="none" w:sz="0" w:space="0" w:color="auto"/>
              </w:divBdr>
            </w:div>
            <w:div w:id="1534611597">
              <w:marLeft w:val="0"/>
              <w:marRight w:val="0"/>
              <w:marTop w:val="0"/>
              <w:marBottom w:val="0"/>
              <w:divBdr>
                <w:top w:val="none" w:sz="0" w:space="0" w:color="auto"/>
                <w:left w:val="none" w:sz="0" w:space="0" w:color="auto"/>
                <w:bottom w:val="none" w:sz="0" w:space="0" w:color="auto"/>
                <w:right w:val="none" w:sz="0" w:space="0" w:color="auto"/>
              </w:divBdr>
            </w:div>
            <w:div w:id="1236549786">
              <w:marLeft w:val="0"/>
              <w:marRight w:val="0"/>
              <w:marTop w:val="0"/>
              <w:marBottom w:val="0"/>
              <w:divBdr>
                <w:top w:val="none" w:sz="0" w:space="0" w:color="auto"/>
                <w:left w:val="none" w:sz="0" w:space="0" w:color="auto"/>
                <w:bottom w:val="none" w:sz="0" w:space="0" w:color="auto"/>
                <w:right w:val="none" w:sz="0" w:space="0" w:color="auto"/>
              </w:divBdr>
            </w:div>
            <w:div w:id="2059010221">
              <w:marLeft w:val="0"/>
              <w:marRight w:val="0"/>
              <w:marTop w:val="0"/>
              <w:marBottom w:val="0"/>
              <w:divBdr>
                <w:top w:val="none" w:sz="0" w:space="0" w:color="auto"/>
                <w:left w:val="none" w:sz="0" w:space="0" w:color="auto"/>
                <w:bottom w:val="none" w:sz="0" w:space="0" w:color="auto"/>
                <w:right w:val="none" w:sz="0" w:space="0" w:color="auto"/>
              </w:divBdr>
            </w:div>
            <w:div w:id="2026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2727">
      <w:bodyDiv w:val="1"/>
      <w:marLeft w:val="0"/>
      <w:marRight w:val="0"/>
      <w:marTop w:val="0"/>
      <w:marBottom w:val="0"/>
      <w:divBdr>
        <w:top w:val="none" w:sz="0" w:space="0" w:color="auto"/>
        <w:left w:val="none" w:sz="0" w:space="0" w:color="auto"/>
        <w:bottom w:val="none" w:sz="0" w:space="0" w:color="auto"/>
        <w:right w:val="none" w:sz="0" w:space="0" w:color="auto"/>
      </w:divBdr>
      <w:divsChild>
        <w:div w:id="337536758">
          <w:marLeft w:val="0"/>
          <w:marRight w:val="0"/>
          <w:marTop w:val="0"/>
          <w:marBottom w:val="0"/>
          <w:divBdr>
            <w:top w:val="none" w:sz="0" w:space="0" w:color="auto"/>
            <w:left w:val="none" w:sz="0" w:space="0" w:color="auto"/>
            <w:bottom w:val="none" w:sz="0" w:space="0" w:color="auto"/>
            <w:right w:val="none" w:sz="0" w:space="0" w:color="auto"/>
          </w:divBdr>
          <w:divsChild>
            <w:div w:id="1493520712">
              <w:marLeft w:val="0"/>
              <w:marRight w:val="0"/>
              <w:marTop w:val="0"/>
              <w:marBottom w:val="0"/>
              <w:divBdr>
                <w:top w:val="none" w:sz="0" w:space="0" w:color="auto"/>
                <w:left w:val="none" w:sz="0" w:space="0" w:color="auto"/>
                <w:bottom w:val="none" w:sz="0" w:space="0" w:color="auto"/>
                <w:right w:val="none" w:sz="0" w:space="0" w:color="auto"/>
              </w:divBdr>
            </w:div>
            <w:div w:id="1692680089">
              <w:marLeft w:val="0"/>
              <w:marRight w:val="0"/>
              <w:marTop w:val="0"/>
              <w:marBottom w:val="0"/>
              <w:divBdr>
                <w:top w:val="none" w:sz="0" w:space="0" w:color="auto"/>
                <w:left w:val="none" w:sz="0" w:space="0" w:color="auto"/>
                <w:bottom w:val="none" w:sz="0" w:space="0" w:color="auto"/>
                <w:right w:val="none" w:sz="0" w:space="0" w:color="auto"/>
              </w:divBdr>
            </w:div>
            <w:div w:id="1793016820">
              <w:marLeft w:val="0"/>
              <w:marRight w:val="0"/>
              <w:marTop w:val="0"/>
              <w:marBottom w:val="0"/>
              <w:divBdr>
                <w:top w:val="none" w:sz="0" w:space="0" w:color="auto"/>
                <w:left w:val="none" w:sz="0" w:space="0" w:color="auto"/>
                <w:bottom w:val="none" w:sz="0" w:space="0" w:color="auto"/>
                <w:right w:val="none" w:sz="0" w:space="0" w:color="auto"/>
              </w:divBdr>
            </w:div>
            <w:div w:id="2023622164">
              <w:marLeft w:val="0"/>
              <w:marRight w:val="0"/>
              <w:marTop w:val="0"/>
              <w:marBottom w:val="0"/>
              <w:divBdr>
                <w:top w:val="none" w:sz="0" w:space="0" w:color="auto"/>
                <w:left w:val="none" w:sz="0" w:space="0" w:color="auto"/>
                <w:bottom w:val="none" w:sz="0" w:space="0" w:color="auto"/>
                <w:right w:val="none" w:sz="0" w:space="0" w:color="auto"/>
              </w:divBdr>
            </w:div>
            <w:div w:id="738213220">
              <w:marLeft w:val="0"/>
              <w:marRight w:val="0"/>
              <w:marTop w:val="0"/>
              <w:marBottom w:val="0"/>
              <w:divBdr>
                <w:top w:val="none" w:sz="0" w:space="0" w:color="auto"/>
                <w:left w:val="none" w:sz="0" w:space="0" w:color="auto"/>
                <w:bottom w:val="none" w:sz="0" w:space="0" w:color="auto"/>
                <w:right w:val="none" w:sz="0" w:space="0" w:color="auto"/>
              </w:divBdr>
            </w:div>
            <w:div w:id="1162427920">
              <w:marLeft w:val="0"/>
              <w:marRight w:val="0"/>
              <w:marTop w:val="0"/>
              <w:marBottom w:val="0"/>
              <w:divBdr>
                <w:top w:val="none" w:sz="0" w:space="0" w:color="auto"/>
                <w:left w:val="none" w:sz="0" w:space="0" w:color="auto"/>
                <w:bottom w:val="none" w:sz="0" w:space="0" w:color="auto"/>
                <w:right w:val="none" w:sz="0" w:space="0" w:color="auto"/>
              </w:divBdr>
            </w:div>
            <w:div w:id="1944610275">
              <w:marLeft w:val="0"/>
              <w:marRight w:val="0"/>
              <w:marTop w:val="0"/>
              <w:marBottom w:val="0"/>
              <w:divBdr>
                <w:top w:val="none" w:sz="0" w:space="0" w:color="auto"/>
                <w:left w:val="none" w:sz="0" w:space="0" w:color="auto"/>
                <w:bottom w:val="none" w:sz="0" w:space="0" w:color="auto"/>
                <w:right w:val="none" w:sz="0" w:space="0" w:color="auto"/>
              </w:divBdr>
            </w:div>
            <w:div w:id="1356423416">
              <w:marLeft w:val="0"/>
              <w:marRight w:val="0"/>
              <w:marTop w:val="0"/>
              <w:marBottom w:val="0"/>
              <w:divBdr>
                <w:top w:val="none" w:sz="0" w:space="0" w:color="auto"/>
                <w:left w:val="none" w:sz="0" w:space="0" w:color="auto"/>
                <w:bottom w:val="none" w:sz="0" w:space="0" w:color="auto"/>
                <w:right w:val="none" w:sz="0" w:space="0" w:color="auto"/>
              </w:divBdr>
            </w:div>
            <w:div w:id="748575062">
              <w:marLeft w:val="0"/>
              <w:marRight w:val="0"/>
              <w:marTop w:val="0"/>
              <w:marBottom w:val="0"/>
              <w:divBdr>
                <w:top w:val="none" w:sz="0" w:space="0" w:color="auto"/>
                <w:left w:val="none" w:sz="0" w:space="0" w:color="auto"/>
                <w:bottom w:val="none" w:sz="0" w:space="0" w:color="auto"/>
                <w:right w:val="none" w:sz="0" w:space="0" w:color="auto"/>
              </w:divBdr>
            </w:div>
            <w:div w:id="1457915752">
              <w:marLeft w:val="0"/>
              <w:marRight w:val="0"/>
              <w:marTop w:val="0"/>
              <w:marBottom w:val="0"/>
              <w:divBdr>
                <w:top w:val="none" w:sz="0" w:space="0" w:color="auto"/>
                <w:left w:val="none" w:sz="0" w:space="0" w:color="auto"/>
                <w:bottom w:val="none" w:sz="0" w:space="0" w:color="auto"/>
                <w:right w:val="none" w:sz="0" w:space="0" w:color="auto"/>
              </w:divBdr>
            </w:div>
            <w:div w:id="1038316774">
              <w:marLeft w:val="0"/>
              <w:marRight w:val="0"/>
              <w:marTop w:val="0"/>
              <w:marBottom w:val="0"/>
              <w:divBdr>
                <w:top w:val="none" w:sz="0" w:space="0" w:color="auto"/>
                <w:left w:val="none" w:sz="0" w:space="0" w:color="auto"/>
                <w:bottom w:val="none" w:sz="0" w:space="0" w:color="auto"/>
                <w:right w:val="none" w:sz="0" w:space="0" w:color="auto"/>
              </w:divBdr>
            </w:div>
            <w:div w:id="1233008316">
              <w:marLeft w:val="0"/>
              <w:marRight w:val="0"/>
              <w:marTop w:val="0"/>
              <w:marBottom w:val="0"/>
              <w:divBdr>
                <w:top w:val="none" w:sz="0" w:space="0" w:color="auto"/>
                <w:left w:val="none" w:sz="0" w:space="0" w:color="auto"/>
                <w:bottom w:val="none" w:sz="0" w:space="0" w:color="auto"/>
                <w:right w:val="none" w:sz="0" w:space="0" w:color="auto"/>
              </w:divBdr>
            </w:div>
            <w:div w:id="1407722669">
              <w:marLeft w:val="0"/>
              <w:marRight w:val="0"/>
              <w:marTop w:val="0"/>
              <w:marBottom w:val="0"/>
              <w:divBdr>
                <w:top w:val="none" w:sz="0" w:space="0" w:color="auto"/>
                <w:left w:val="none" w:sz="0" w:space="0" w:color="auto"/>
                <w:bottom w:val="none" w:sz="0" w:space="0" w:color="auto"/>
                <w:right w:val="none" w:sz="0" w:space="0" w:color="auto"/>
              </w:divBdr>
            </w:div>
            <w:div w:id="108821652">
              <w:marLeft w:val="0"/>
              <w:marRight w:val="0"/>
              <w:marTop w:val="0"/>
              <w:marBottom w:val="0"/>
              <w:divBdr>
                <w:top w:val="none" w:sz="0" w:space="0" w:color="auto"/>
                <w:left w:val="none" w:sz="0" w:space="0" w:color="auto"/>
                <w:bottom w:val="none" w:sz="0" w:space="0" w:color="auto"/>
                <w:right w:val="none" w:sz="0" w:space="0" w:color="auto"/>
              </w:divBdr>
            </w:div>
            <w:div w:id="1759402083">
              <w:marLeft w:val="0"/>
              <w:marRight w:val="0"/>
              <w:marTop w:val="0"/>
              <w:marBottom w:val="0"/>
              <w:divBdr>
                <w:top w:val="none" w:sz="0" w:space="0" w:color="auto"/>
                <w:left w:val="none" w:sz="0" w:space="0" w:color="auto"/>
                <w:bottom w:val="none" w:sz="0" w:space="0" w:color="auto"/>
                <w:right w:val="none" w:sz="0" w:space="0" w:color="auto"/>
              </w:divBdr>
            </w:div>
            <w:div w:id="1770815312">
              <w:marLeft w:val="0"/>
              <w:marRight w:val="0"/>
              <w:marTop w:val="0"/>
              <w:marBottom w:val="0"/>
              <w:divBdr>
                <w:top w:val="none" w:sz="0" w:space="0" w:color="auto"/>
                <w:left w:val="none" w:sz="0" w:space="0" w:color="auto"/>
                <w:bottom w:val="none" w:sz="0" w:space="0" w:color="auto"/>
                <w:right w:val="none" w:sz="0" w:space="0" w:color="auto"/>
              </w:divBdr>
            </w:div>
            <w:div w:id="1265260643">
              <w:marLeft w:val="0"/>
              <w:marRight w:val="0"/>
              <w:marTop w:val="0"/>
              <w:marBottom w:val="0"/>
              <w:divBdr>
                <w:top w:val="none" w:sz="0" w:space="0" w:color="auto"/>
                <w:left w:val="none" w:sz="0" w:space="0" w:color="auto"/>
                <w:bottom w:val="none" w:sz="0" w:space="0" w:color="auto"/>
                <w:right w:val="none" w:sz="0" w:space="0" w:color="auto"/>
              </w:divBdr>
            </w:div>
            <w:div w:id="1863057768">
              <w:marLeft w:val="0"/>
              <w:marRight w:val="0"/>
              <w:marTop w:val="0"/>
              <w:marBottom w:val="0"/>
              <w:divBdr>
                <w:top w:val="none" w:sz="0" w:space="0" w:color="auto"/>
                <w:left w:val="none" w:sz="0" w:space="0" w:color="auto"/>
                <w:bottom w:val="none" w:sz="0" w:space="0" w:color="auto"/>
                <w:right w:val="none" w:sz="0" w:space="0" w:color="auto"/>
              </w:divBdr>
            </w:div>
            <w:div w:id="2126537544">
              <w:marLeft w:val="0"/>
              <w:marRight w:val="0"/>
              <w:marTop w:val="0"/>
              <w:marBottom w:val="0"/>
              <w:divBdr>
                <w:top w:val="none" w:sz="0" w:space="0" w:color="auto"/>
                <w:left w:val="none" w:sz="0" w:space="0" w:color="auto"/>
                <w:bottom w:val="none" w:sz="0" w:space="0" w:color="auto"/>
                <w:right w:val="none" w:sz="0" w:space="0" w:color="auto"/>
              </w:divBdr>
            </w:div>
            <w:div w:id="2003655310">
              <w:marLeft w:val="0"/>
              <w:marRight w:val="0"/>
              <w:marTop w:val="0"/>
              <w:marBottom w:val="0"/>
              <w:divBdr>
                <w:top w:val="none" w:sz="0" w:space="0" w:color="auto"/>
                <w:left w:val="none" w:sz="0" w:space="0" w:color="auto"/>
                <w:bottom w:val="none" w:sz="0" w:space="0" w:color="auto"/>
                <w:right w:val="none" w:sz="0" w:space="0" w:color="auto"/>
              </w:divBdr>
            </w:div>
            <w:div w:id="357241959">
              <w:marLeft w:val="0"/>
              <w:marRight w:val="0"/>
              <w:marTop w:val="0"/>
              <w:marBottom w:val="0"/>
              <w:divBdr>
                <w:top w:val="none" w:sz="0" w:space="0" w:color="auto"/>
                <w:left w:val="none" w:sz="0" w:space="0" w:color="auto"/>
                <w:bottom w:val="none" w:sz="0" w:space="0" w:color="auto"/>
                <w:right w:val="none" w:sz="0" w:space="0" w:color="auto"/>
              </w:divBdr>
            </w:div>
            <w:div w:id="947196039">
              <w:marLeft w:val="0"/>
              <w:marRight w:val="0"/>
              <w:marTop w:val="0"/>
              <w:marBottom w:val="0"/>
              <w:divBdr>
                <w:top w:val="none" w:sz="0" w:space="0" w:color="auto"/>
                <w:left w:val="none" w:sz="0" w:space="0" w:color="auto"/>
                <w:bottom w:val="none" w:sz="0" w:space="0" w:color="auto"/>
                <w:right w:val="none" w:sz="0" w:space="0" w:color="auto"/>
              </w:divBdr>
            </w:div>
            <w:div w:id="254897045">
              <w:marLeft w:val="0"/>
              <w:marRight w:val="0"/>
              <w:marTop w:val="0"/>
              <w:marBottom w:val="0"/>
              <w:divBdr>
                <w:top w:val="none" w:sz="0" w:space="0" w:color="auto"/>
                <w:left w:val="none" w:sz="0" w:space="0" w:color="auto"/>
                <w:bottom w:val="none" w:sz="0" w:space="0" w:color="auto"/>
                <w:right w:val="none" w:sz="0" w:space="0" w:color="auto"/>
              </w:divBdr>
            </w:div>
            <w:div w:id="1546867890">
              <w:marLeft w:val="0"/>
              <w:marRight w:val="0"/>
              <w:marTop w:val="0"/>
              <w:marBottom w:val="0"/>
              <w:divBdr>
                <w:top w:val="none" w:sz="0" w:space="0" w:color="auto"/>
                <w:left w:val="none" w:sz="0" w:space="0" w:color="auto"/>
                <w:bottom w:val="none" w:sz="0" w:space="0" w:color="auto"/>
                <w:right w:val="none" w:sz="0" w:space="0" w:color="auto"/>
              </w:divBdr>
            </w:div>
            <w:div w:id="1538002924">
              <w:marLeft w:val="0"/>
              <w:marRight w:val="0"/>
              <w:marTop w:val="0"/>
              <w:marBottom w:val="0"/>
              <w:divBdr>
                <w:top w:val="none" w:sz="0" w:space="0" w:color="auto"/>
                <w:left w:val="none" w:sz="0" w:space="0" w:color="auto"/>
                <w:bottom w:val="none" w:sz="0" w:space="0" w:color="auto"/>
                <w:right w:val="none" w:sz="0" w:space="0" w:color="auto"/>
              </w:divBdr>
            </w:div>
            <w:div w:id="1734230074">
              <w:marLeft w:val="0"/>
              <w:marRight w:val="0"/>
              <w:marTop w:val="0"/>
              <w:marBottom w:val="0"/>
              <w:divBdr>
                <w:top w:val="none" w:sz="0" w:space="0" w:color="auto"/>
                <w:left w:val="none" w:sz="0" w:space="0" w:color="auto"/>
                <w:bottom w:val="none" w:sz="0" w:space="0" w:color="auto"/>
                <w:right w:val="none" w:sz="0" w:space="0" w:color="auto"/>
              </w:divBdr>
            </w:div>
            <w:div w:id="343438056">
              <w:marLeft w:val="0"/>
              <w:marRight w:val="0"/>
              <w:marTop w:val="0"/>
              <w:marBottom w:val="0"/>
              <w:divBdr>
                <w:top w:val="none" w:sz="0" w:space="0" w:color="auto"/>
                <w:left w:val="none" w:sz="0" w:space="0" w:color="auto"/>
                <w:bottom w:val="none" w:sz="0" w:space="0" w:color="auto"/>
                <w:right w:val="none" w:sz="0" w:space="0" w:color="auto"/>
              </w:divBdr>
            </w:div>
            <w:div w:id="1194424676">
              <w:marLeft w:val="0"/>
              <w:marRight w:val="0"/>
              <w:marTop w:val="0"/>
              <w:marBottom w:val="0"/>
              <w:divBdr>
                <w:top w:val="none" w:sz="0" w:space="0" w:color="auto"/>
                <w:left w:val="none" w:sz="0" w:space="0" w:color="auto"/>
                <w:bottom w:val="none" w:sz="0" w:space="0" w:color="auto"/>
                <w:right w:val="none" w:sz="0" w:space="0" w:color="auto"/>
              </w:divBdr>
            </w:div>
            <w:div w:id="468402136">
              <w:marLeft w:val="0"/>
              <w:marRight w:val="0"/>
              <w:marTop w:val="0"/>
              <w:marBottom w:val="0"/>
              <w:divBdr>
                <w:top w:val="none" w:sz="0" w:space="0" w:color="auto"/>
                <w:left w:val="none" w:sz="0" w:space="0" w:color="auto"/>
                <w:bottom w:val="none" w:sz="0" w:space="0" w:color="auto"/>
                <w:right w:val="none" w:sz="0" w:space="0" w:color="auto"/>
              </w:divBdr>
            </w:div>
            <w:div w:id="1784105650">
              <w:marLeft w:val="0"/>
              <w:marRight w:val="0"/>
              <w:marTop w:val="0"/>
              <w:marBottom w:val="0"/>
              <w:divBdr>
                <w:top w:val="none" w:sz="0" w:space="0" w:color="auto"/>
                <w:left w:val="none" w:sz="0" w:space="0" w:color="auto"/>
                <w:bottom w:val="none" w:sz="0" w:space="0" w:color="auto"/>
                <w:right w:val="none" w:sz="0" w:space="0" w:color="auto"/>
              </w:divBdr>
            </w:div>
            <w:div w:id="728773321">
              <w:marLeft w:val="0"/>
              <w:marRight w:val="0"/>
              <w:marTop w:val="0"/>
              <w:marBottom w:val="0"/>
              <w:divBdr>
                <w:top w:val="none" w:sz="0" w:space="0" w:color="auto"/>
                <w:left w:val="none" w:sz="0" w:space="0" w:color="auto"/>
                <w:bottom w:val="none" w:sz="0" w:space="0" w:color="auto"/>
                <w:right w:val="none" w:sz="0" w:space="0" w:color="auto"/>
              </w:divBdr>
            </w:div>
            <w:div w:id="1461531432">
              <w:marLeft w:val="0"/>
              <w:marRight w:val="0"/>
              <w:marTop w:val="0"/>
              <w:marBottom w:val="0"/>
              <w:divBdr>
                <w:top w:val="none" w:sz="0" w:space="0" w:color="auto"/>
                <w:left w:val="none" w:sz="0" w:space="0" w:color="auto"/>
                <w:bottom w:val="none" w:sz="0" w:space="0" w:color="auto"/>
                <w:right w:val="none" w:sz="0" w:space="0" w:color="auto"/>
              </w:divBdr>
            </w:div>
            <w:div w:id="687561659">
              <w:marLeft w:val="0"/>
              <w:marRight w:val="0"/>
              <w:marTop w:val="0"/>
              <w:marBottom w:val="0"/>
              <w:divBdr>
                <w:top w:val="none" w:sz="0" w:space="0" w:color="auto"/>
                <w:left w:val="none" w:sz="0" w:space="0" w:color="auto"/>
                <w:bottom w:val="none" w:sz="0" w:space="0" w:color="auto"/>
                <w:right w:val="none" w:sz="0" w:space="0" w:color="auto"/>
              </w:divBdr>
            </w:div>
            <w:div w:id="1037270503">
              <w:marLeft w:val="0"/>
              <w:marRight w:val="0"/>
              <w:marTop w:val="0"/>
              <w:marBottom w:val="0"/>
              <w:divBdr>
                <w:top w:val="none" w:sz="0" w:space="0" w:color="auto"/>
                <w:left w:val="none" w:sz="0" w:space="0" w:color="auto"/>
                <w:bottom w:val="none" w:sz="0" w:space="0" w:color="auto"/>
                <w:right w:val="none" w:sz="0" w:space="0" w:color="auto"/>
              </w:divBdr>
            </w:div>
            <w:div w:id="1092894189">
              <w:marLeft w:val="0"/>
              <w:marRight w:val="0"/>
              <w:marTop w:val="0"/>
              <w:marBottom w:val="0"/>
              <w:divBdr>
                <w:top w:val="none" w:sz="0" w:space="0" w:color="auto"/>
                <w:left w:val="none" w:sz="0" w:space="0" w:color="auto"/>
                <w:bottom w:val="none" w:sz="0" w:space="0" w:color="auto"/>
                <w:right w:val="none" w:sz="0" w:space="0" w:color="auto"/>
              </w:divBdr>
            </w:div>
            <w:div w:id="1255213543">
              <w:marLeft w:val="0"/>
              <w:marRight w:val="0"/>
              <w:marTop w:val="0"/>
              <w:marBottom w:val="0"/>
              <w:divBdr>
                <w:top w:val="none" w:sz="0" w:space="0" w:color="auto"/>
                <w:left w:val="none" w:sz="0" w:space="0" w:color="auto"/>
                <w:bottom w:val="none" w:sz="0" w:space="0" w:color="auto"/>
                <w:right w:val="none" w:sz="0" w:space="0" w:color="auto"/>
              </w:divBdr>
            </w:div>
            <w:div w:id="1619069782">
              <w:marLeft w:val="0"/>
              <w:marRight w:val="0"/>
              <w:marTop w:val="0"/>
              <w:marBottom w:val="0"/>
              <w:divBdr>
                <w:top w:val="none" w:sz="0" w:space="0" w:color="auto"/>
                <w:left w:val="none" w:sz="0" w:space="0" w:color="auto"/>
                <w:bottom w:val="none" w:sz="0" w:space="0" w:color="auto"/>
                <w:right w:val="none" w:sz="0" w:space="0" w:color="auto"/>
              </w:divBdr>
            </w:div>
            <w:div w:id="2100102803">
              <w:marLeft w:val="0"/>
              <w:marRight w:val="0"/>
              <w:marTop w:val="0"/>
              <w:marBottom w:val="0"/>
              <w:divBdr>
                <w:top w:val="none" w:sz="0" w:space="0" w:color="auto"/>
                <w:left w:val="none" w:sz="0" w:space="0" w:color="auto"/>
                <w:bottom w:val="none" w:sz="0" w:space="0" w:color="auto"/>
                <w:right w:val="none" w:sz="0" w:space="0" w:color="auto"/>
              </w:divBdr>
            </w:div>
            <w:div w:id="1317874509">
              <w:marLeft w:val="0"/>
              <w:marRight w:val="0"/>
              <w:marTop w:val="0"/>
              <w:marBottom w:val="0"/>
              <w:divBdr>
                <w:top w:val="none" w:sz="0" w:space="0" w:color="auto"/>
                <w:left w:val="none" w:sz="0" w:space="0" w:color="auto"/>
                <w:bottom w:val="none" w:sz="0" w:space="0" w:color="auto"/>
                <w:right w:val="none" w:sz="0" w:space="0" w:color="auto"/>
              </w:divBdr>
            </w:div>
            <w:div w:id="1332030262">
              <w:marLeft w:val="0"/>
              <w:marRight w:val="0"/>
              <w:marTop w:val="0"/>
              <w:marBottom w:val="0"/>
              <w:divBdr>
                <w:top w:val="none" w:sz="0" w:space="0" w:color="auto"/>
                <w:left w:val="none" w:sz="0" w:space="0" w:color="auto"/>
                <w:bottom w:val="none" w:sz="0" w:space="0" w:color="auto"/>
                <w:right w:val="none" w:sz="0" w:space="0" w:color="auto"/>
              </w:divBdr>
            </w:div>
            <w:div w:id="1119108347">
              <w:marLeft w:val="0"/>
              <w:marRight w:val="0"/>
              <w:marTop w:val="0"/>
              <w:marBottom w:val="0"/>
              <w:divBdr>
                <w:top w:val="none" w:sz="0" w:space="0" w:color="auto"/>
                <w:left w:val="none" w:sz="0" w:space="0" w:color="auto"/>
                <w:bottom w:val="none" w:sz="0" w:space="0" w:color="auto"/>
                <w:right w:val="none" w:sz="0" w:space="0" w:color="auto"/>
              </w:divBdr>
            </w:div>
            <w:div w:id="1933466700">
              <w:marLeft w:val="0"/>
              <w:marRight w:val="0"/>
              <w:marTop w:val="0"/>
              <w:marBottom w:val="0"/>
              <w:divBdr>
                <w:top w:val="none" w:sz="0" w:space="0" w:color="auto"/>
                <w:left w:val="none" w:sz="0" w:space="0" w:color="auto"/>
                <w:bottom w:val="none" w:sz="0" w:space="0" w:color="auto"/>
                <w:right w:val="none" w:sz="0" w:space="0" w:color="auto"/>
              </w:divBdr>
            </w:div>
            <w:div w:id="1818643761">
              <w:marLeft w:val="0"/>
              <w:marRight w:val="0"/>
              <w:marTop w:val="0"/>
              <w:marBottom w:val="0"/>
              <w:divBdr>
                <w:top w:val="none" w:sz="0" w:space="0" w:color="auto"/>
                <w:left w:val="none" w:sz="0" w:space="0" w:color="auto"/>
                <w:bottom w:val="none" w:sz="0" w:space="0" w:color="auto"/>
                <w:right w:val="none" w:sz="0" w:space="0" w:color="auto"/>
              </w:divBdr>
            </w:div>
            <w:div w:id="2141729875">
              <w:marLeft w:val="0"/>
              <w:marRight w:val="0"/>
              <w:marTop w:val="0"/>
              <w:marBottom w:val="0"/>
              <w:divBdr>
                <w:top w:val="none" w:sz="0" w:space="0" w:color="auto"/>
                <w:left w:val="none" w:sz="0" w:space="0" w:color="auto"/>
                <w:bottom w:val="none" w:sz="0" w:space="0" w:color="auto"/>
                <w:right w:val="none" w:sz="0" w:space="0" w:color="auto"/>
              </w:divBdr>
            </w:div>
            <w:div w:id="1879391317">
              <w:marLeft w:val="0"/>
              <w:marRight w:val="0"/>
              <w:marTop w:val="0"/>
              <w:marBottom w:val="0"/>
              <w:divBdr>
                <w:top w:val="none" w:sz="0" w:space="0" w:color="auto"/>
                <w:left w:val="none" w:sz="0" w:space="0" w:color="auto"/>
                <w:bottom w:val="none" w:sz="0" w:space="0" w:color="auto"/>
                <w:right w:val="none" w:sz="0" w:space="0" w:color="auto"/>
              </w:divBdr>
            </w:div>
            <w:div w:id="380400863">
              <w:marLeft w:val="0"/>
              <w:marRight w:val="0"/>
              <w:marTop w:val="0"/>
              <w:marBottom w:val="0"/>
              <w:divBdr>
                <w:top w:val="none" w:sz="0" w:space="0" w:color="auto"/>
                <w:left w:val="none" w:sz="0" w:space="0" w:color="auto"/>
                <w:bottom w:val="none" w:sz="0" w:space="0" w:color="auto"/>
                <w:right w:val="none" w:sz="0" w:space="0" w:color="auto"/>
              </w:divBdr>
            </w:div>
            <w:div w:id="822163014">
              <w:marLeft w:val="0"/>
              <w:marRight w:val="0"/>
              <w:marTop w:val="0"/>
              <w:marBottom w:val="0"/>
              <w:divBdr>
                <w:top w:val="none" w:sz="0" w:space="0" w:color="auto"/>
                <w:left w:val="none" w:sz="0" w:space="0" w:color="auto"/>
                <w:bottom w:val="none" w:sz="0" w:space="0" w:color="auto"/>
                <w:right w:val="none" w:sz="0" w:space="0" w:color="auto"/>
              </w:divBdr>
            </w:div>
            <w:div w:id="898638865">
              <w:marLeft w:val="0"/>
              <w:marRight w:val="0"/>
              <w:marTop w:val="0"/>
              <w:marBottom w:val="0"/>
              <w:divBdr>
                <w:top w:val="none" w:sz="0" w:space="0" w:color="auto"/>
                <w:left w:val="none" w:sz="0" w:space="0" w:color="auto"/>
                <w:bottom w:val="none" w:sz="0" w:space="0" w:color="auto"/>
                <w:right w:val="none" w:sz="0" w:space="0" w:color="auto"/>
              </w:divBdr>
            </w:div>
            <w:div w:id="1167750304">
              <w:marLeft w:val="0"/>
              <w:marRight w:val="0"/>
              <w:marTop w:val="0"/>
              <w:marBottom w:val="0"/>
              <w:divBdr>
                <w:top w:val="none" w:sz="0" w:space="0" w:color="auto"/>
                <w:left w:val="none" w:sz="0" w:space="0" w:color="auto"/>
                <w:bottom w:val="none" w:sz="0" w:space="0" w:color="auto"/>
                <w:right w:val="none" w:sz="0" w:space="0" w:color="auto"/>
              </w:divBdr>
            </w:div>
            <w:div w:id="1040595321">
              <w:marLeft w:val="0"/>
              <w:marRight w:val="0"/>
              <w:marTop w:val="0"/>
              <w:marBottom w:val="0"/>
              <w:divBdr>
                <w:top w:val="none" w:sz="0" w:space="0" w:color="auto"/>
                <w:left w:val="none" w:sz="0" w:space="0" w:color="auto"/>
                <w:bottom w:val="none" w:sz="0" w:space="0" w:color="auto"/>
                <w:right w:val="none" w:sz="0" w:space="0" w:color="auto"/>
              </w:divBdr>
            </w:div>
            <w:div w:id="2084641375">
              <w:marLeft w:val="0"/>
              <w:marRight w:val="0"/>
              <w:marTop w:val="0"/>
              <w:marBottom w:val="0"/>
              <w:divBdr>
                <w:top w:val="none" w:sz="0" w:space="0" w:color="auto"/>
                <w:left w:val="none" w:sz="0" w:space="0" w:color="auto"/>
                <w:bottom w:val="none" w:sz="0" w:space="0" w:color="auto"/>
                <w:right w:val="none" w:sz="0" w:space="0" w:color="auto"/>
              </w:divBdr>
            </w:div>
            <w:div w:id="935475703">
              <w:marLeft w:val="0"/>
              <w:marRight w:val="0"/>
              <w:marTop w:val="0"/>
              <w:marBottom w:val="0"/>
              <w:divBdr>
                <w:top w:val="none" w:sz="0" w:space="0" w:color="auto"/>
                <w:left w:val="none" w:sz="0" w:space="0" w:color="auto"/>
                <w:bottom w:val="none" w:sz="0" w:space="0" w:color="auto"/>
                <w:right w:val="none" w:sz="0" w:space="0" w:color="auto"/>
              </w:divBdr>
            </w:div>
            <w:div w:id="1511722249">
              <w:marLeft w:val="0"/>
              <w:marRight w:val="0"/>
              <w:marTop w:val="0"/>
              <w:marBottom w:val="0"/>
              <w:divBdr>
                <w:top w:val="none" w:sz="0" w:space="0" w:color="auto"/>
                <w:left w:val="none" w:sz="0" w:space="0" w:color="auto"/>
                <w:bottom w:val="none" w:sz="0" w:space="0" w:color="auto"/>
                <w:right w:val="none" w:sz="0" w:space="0" w:color="auto"/>
              </w:divBdr>
            </w:div>
            <w:div w:id="682509008">
              <w:marLeft w:val="0"/>
              <w:marRight w:val="0"/>
              <w:marTop w:val="0"/>
              <w:marBottom w:val="0"/>
              <w:divBdr>
                <w:top w:val="none" w:sz="0" w:space="0" w:color="auto"/>
                <w:left w:val="none" w:sz="0" w:space="0" w:color="auto"/>
                <w:bottom w:val="none" w:sz="0" w:space="0" w:color="auto"/>
                <w:right w:val="none" w:sz="0" w:space="0" w:color="auto"/>
              </w:divBdr>
            </w:div>
            <w:div w:id="1264606901">
              <w:marLeft w:val="0"/>
              <w:marRight w:val="0"/>
              <w:marTop w:val="0"/>
              <w:marBottom w:val="0"/>
              <w:divBdr>
                <w:top w:val="none" w:sz="0" w:space="0" w:color="auto"/>
                <w:left w:val="none" w:sz="0" w:space="0" w:color="auto"/>
                <w:bottom w:val="none" w:sz="0" w:space="0" w:color="auto"/>
                <w:right w:val="none" w:sz="0" w:space="0" w:color="auto"/>
              </w:divBdr>
            </w:div>
            <w:div w:id="1930310919">
              <w:marLeft w:val="0"/>
              <w:marRight w:val="0"/>
              <w:marTop w:val="0"/>
              <w:marBottom w:val="0"/>
              <w:divBdr>
                <w:top w:val="none" w:sz="0" w:space="0" w:color="auto"/>
                <w:left w:val="none" w:sz="0" w:space="0" w:color="auto"/>
                <w:bottom w:val="none" w:sz="0" w:space="0" w:color="auto"/>
                <w:right w:val="none" w:sz="0" w:space="0" w:color="auto"/>
              </w:divBdr>
            </w:div>
            <w:div w:id="2017418942">
              <w:marLeft w:val="0"/>
              <w:marRight w:val="0"/>
              <w:marTop w:val="0"/>
              <w:marBottom w:val="0"/>
              <w:divBdr>
                <w:top w:val="none" w:sz="0" w:space="0" w:color="auto"/>
                <w:left w:val="none" w:sz="0" w:space="0" w:color="auto"/>
                <w:bottom w:val="none" w:sz="0" w:space="0" w:color="auto"/>
                <w:right w:val="none" w:sz="0" w:space="0" w:color="auto"/>
              </w:divBdr>
            </w:div>
            <w:div w:id="912474051">
              <w:marLeft w:val="0"/>
              <w:marRight w:val="0"/>
              <w:marTop w:val="0"/>
              <w:marBottom w:val="0"/>
              <w:divBdr>
                <w:top w:val="none" w:sz="0" w:space="0" w:color="auto"/>
                <w:left w:val="none" w:sz="0" w:space="0" w:color="auto"/>
                <w:bottom w:val="none" w:sz="0" w:space="0" w:color="auto"/>
                <w:right w:val="none" w:sz="0" w:space="0" w:color="auto"/>
              </w:divBdr>
            </w:div>
            <w:div w:id="1087767453">
              <w:marLeft w:val="0"/>
              <w:marRight w:val="0"/>
              <w:marTop w:val="0"/>
              <w:marBottom w:val="0"/>
              <w:divBdr>
                <w:top w:val="none" w:sz="0" w:space="0" w:color="auto"/>
                <w:left w:val="none" w:sz="0" w:space="0" w:color="auto"/>
                <w:bottom w:val="none" w:sz="0" w:space="0" w:color="auto"/>
                <w:right w:val="none" w:sz="0" w:space="0" w:color="auto"/>
              </w:divBdr>
            </w:div>
            <w:div w:id="605120528">
              <w:marLeft w:val="0"/>
              <w:marRight w:val="0"/>
              <w:marTop w:val="0"/>
              <w:marBottom w:val="0"/>
              <w:divBdr>
                <w:top w:val="none" w:sz="0" w:space="0" w:color="auto"/>
                <w:left w:val="none" w:sz="0" w:space="0" w:color="auto"/>
                <w:bottom w:val="none" w:sz="0" w:space="0" w:color="auto"/>
                <w:right w:val="none" w:sz="0" w:space="0" w:color="auto"/>
              </w:divBdr>
            </w:div>
            <w:div w:id="1335956310">
              <w:marLeft w:val="0"/>
              <w:marRight w:val="0"/>
              <w:marTop w:val="0"/>
              <w:marBottom w:val="0"/>
              <w:divBdr>
                <w:top w:val="none" w:sz="0" w:space="0" w:color="auto"/>
                <w:left w:val="none" w:sz="0" w:space="0" w:color="auto"/>
                <w:bottom w:val="none" w:sz="0" w:space="0" w:color="auto"/>
                <w:right w:val="none" w:sz="0" w:space="0" w:color="auto"/>
              </w:divBdr>
            </w:div>
            <w:div w:id="1238250143">
              <w:marLeft w:val="0"/>
              <w:marRight w:val="0"/>
              <w:marTop w:val="0"/>
              <w:marBottom w:val="0"/>
              <w:divBdr>
                <w:top w:val="none" w:sz="0" w:space="0" w:color="auto"/>
                <w:left w:val="none" w:sz="0" w:space="0" w:color="auto"/>
                <w:bottom w:val="none" w:sz="0" w:space="0" w:color="auto"/>
                <w:right w:val="none" w:sz="0" w:space="0" w:color="auto"/>
              </w:divBdr>
            </w:div>
            <w:div w:id="168102195">
              <w:marLeft w:val="0"/>
              <w:marRight w:val="0"/>
              <w:marTop w:val="0"/>
              <w:marBottom w:val="0"/>
              <w:divBdr>
                <w:top w:val="none" w:sz="0" w:space="0" w:color="auto"/>
                <w:left w:val="none" w:sz="0" w:space="0" w:color="auto"/>
                <w:bottom w:val="none" w:sz="0" w:space="0" w:color="auto"/>
                <w:right w:val="none" w:sz="0" w:space="0" w:color="auto"/>
              </w:divBdr>
            </w:div>
            <w:div w:id="2000495924">
              <w:marLeft w:val="0"/>
              <w:marRight w:val="0"/>
              <w:marTop w:val="0"/>
              <w:marBottom w:val="0"/>
              <w:divBdr>
                <w:top w:val="none" w:sz="0" w:space="0" w:color="auto"/>
                <w:left w:val="none" w:sz="0" w:space="0" w:color="auto"/>
                <w:bottom w:val="none" w:sz="0" w:space="0" w:color="auto"/>
                <w:right w:val="none" w:sz="0" w:space="0" w:color="auto"/>
              </w:divBdr>
            </w:div>
            <w:div w:id="1428113480">
              <w:marLeft w:val="0"/>
              <w:marRight w:val="0"/>
              <w:marTop w:val="0"/>
              <w:marBottom w:val="0"/>
              <w:divBdr>
                <w:top w:val="none" w:sz="0" w:space="0" w:color="auto"/>
                <w:left w:val="none" w:sz="0" w:space="0" w:color="auto"/>
                <w:bottom w:val="none" w:sz="0" w:space="0" w:color="auto"/>
                <w:right w:val="none" w:sz="0" w:space="0" w:color="auto"/>
              </w:divBdr>
            </w:div>
            <w:div w:id="11422690">
              <w:marLeft w:val="0"/>
              <w:marRight w:val="0"/>
              <w:marTop w:val="0"/>
              <w:marBottom w:val="0"/>
              <w:divBdr>
                <w:top w:val="none" w:sz="0" w:space="0" w:color="auto"/>
                <w:left w:val="none" w:sz="0" w:space="0" w:color="auto"/>
                <w:bottom w:val="none" w:sz="0" w:space="0" w:color="auto"/>
                <w:right w:val="none" w:sz="0" w:space="0" w:color="auto"/>
              </w:divBdr>
            </w:div>
            <w:div w:id="811556652">
              <w:marLeft w:val="0"/>
              <w:marRight w:val="0"/>
              <w:marTop w:val="0"/>
              <w:marBottom w:val="0"/>
              <w:divBdr>
                <w:top w:val="none" w:sz="0" w:space="0" w:color="auto"/>
                <w:left w:val="none" w:sz="0" w:space="0" w:color="auto"/>
                <w:bottom w:val="none" w:sz="0" w:space="0" w:color="auto"/>
                <w:right w:val="none" w:sz="0" w:space="0" w:color="auto"/>
              </w:divBdr>
            </w:div>
            <w:div w:id="763764476">
              <w:marLeft w:val="0"/>
              <w:marRight w:val="0"/>
              <w:marTop w:val="0"/>
              <w:marBottom w:val="0"/>
              <w:divBdr>
                <w:top w:val="none" w:sz="0" w:space="0" w:color="auto"/>
                <w:left w:val="none" w:sz="0" w:space="0" w:color="auto"/>
                <w:bottom w:val="none" w:sz="0" w:space="0" w:color="auto"/>
                <w:right w:val="none" w:sz="0" w:space="0" w:color="auto"/>
              </w:divBdr>
            </w:div>
            <w:div w:id="945163451">
              <w:marLeft w:val="0"/>
              <w:marRight w:val="0"/>
              <w:marTop w:val="0"/>
              <w:marBottom w:val="0"/>
              <w:divBdr>
                <w:top w:val="none" w:sz="0" w:space="0" w:color="auto"/>
                <w:left w:val="none" w:sz="0" w:space="0" w:color="auto"/>
                <w:bottom w:val="none" w:sz="0" w:space="0" w:color="auto"/>
                <w:right w:val="none" w:sz="0" w:space="0" w:color="auto"/>
              </w:divBdr>
            </w:div>
            <w:div w:id="2056925419">
              <w:marLeft w:val="0"/>
              <w:marRight w:val="0"/>
              <w:marTop w:val="0"/>
              <w:marBottom w:val="0"/>
              <w:divBdr>
                <w:top w:val="none" w:sz="0" w:space="0" w:color="auto"/>
                <w:left w:val="none" w:sz="0" w:space="0" w:color="auto"/>
                <w:bottom w:val="none" w:sz="0" w:space="0" w:color="auto"/>
                <w:right w:val="none" w:sz="0" w:space="0" w:color="auto"/>
              </w:divBdr>
            </w:div>
            <w:div w:id="1075085072">
              <w:marLeft w:val="0"/>
              <w:marRight w:val="0"/>
              <w:marTop w:val="0"/>
              <w:marBottom w:val="0"/>
              <w:divBdr>
                <w:top w:val="none" w:sz="0" w:space="0" w:color="auto"/>
                <w:left w:val="none" w:sz="0" w:space="0" w:color="auto"/>
                <w:bottom w:val="none" w:sz="0" w:space="0" w:color="auto"/>
                <w:right w:val="none" w:sz="0" w:space="0" w:color="auto"/>
              </w:divBdr>
            </w:div>
            <w:div w:id="1120875386">
              <w:marLeft w:val="0"/>
              <w:marRight w:val="0"/>
              <w:marTop w:val="0"/>
              <w:marBottom w:val="0"/>
              <w:divBdr>
                <w:top w:val="none" w:sz="0" w:space="0" w:color="auto"/>
                <w:left w:val="none" w:sz="0" w:space="0" w:color="auto"/>
                <w:bottom w:val="none" w:sz="0" w:space="0" w:color="auto"/>
                <w:right w:val="none" w:sz="0" w:space="0" w:color="auto"/>
              </w:divBdr>
            </w:div>
            <w:div w:id="1876771220">
              <w:marLeft w:val="0"/>
              <w:marRight w:val="0"/>
              <w:marTop w:val="0"/>
              <w:marBottom w:val="0"/>
              <w:divBdr>
                <w:top w:val="none" w:sz="0" w:space="0" w:color="auto"/>
                <w:left w:val="none" w:sz="0" w:space="0" w:color="auto"/>
                <w:bottom w:val="none" w:sz="0" w:space="0" w:color="auto"/>
                <w:right w:val="none" w:sz="0" w:space="0" w:color="auto"/>
              </w:divBdr>
            </w:div>
            <w:div w:id="1446269918">
              <w:marLeft w:val="0"/>
              <w:marRight w:val="0"/>
              <w:marTop w:val="0"/>
              <w:marBottom w:val="0"/>
              <w:divBdr>
                <w:top w:val="none" w:sz="0" w:space="0" w:color="auto"/>
                <w:left w:val="none" w:sz="0" w:space="0" w:color="auto"/>
                <w:bottom w:val="none" w:sz="0" w:space="0" w:color="auto"/>
                <w:right w:val="none" w:sz="0" w:space="0" w:color="auto"/>
              </w:divBdr>
            </w:div>
            <w:div w:id="118767995">
              <w:marLeft w:val="0"/>
              <w:marRight w:val="0"/>
              <w:marTop w:val="0"/>
              <w:marBottom w:val="0"/>
              <w:divBdr>
                <w:top w:val="none" w:sz="0" w:space="0" w:color="auto"/>
                <w:left w:val="none" w:sz="0" w:space="0" w:color="auto"/>
                <w:bottom w:val="none" w:sz="0" w:space="0" w:color="auto"/>
                <w:right w:val="none" w:sz="0" w:space="0" w:color="auto"/>
              </w:divBdr>
            </w:div>
            <w:div w:id="922833574">
              <w:marLeft w:val="0"/>
              <w:marRight w:val="0"/>
              <w:marTop w:val="0"/>
              <w:marBottom w:val="0"/>
              <w:divBdr>
                <w:top w:val="none" w:sz="0" w:space="0" w:color="auto"/>
                <w:left w:val="none" w:sz="0" w:space="0" w:color="auto"/>
                <w:bottom w:val="none" w:sz="0" w:space="0" w:color="auto"/>
                <w:right w:val="none" w:sz="0" w:space="0" w:color="auto"/>
              </w:divBdr>
            </w:div>
            <w:div w:id="1222788639">
              <w:marLeft w:val="0"/>
              <w:marRight w:val="0"/>
              <w:marTop w:val="0"/>
              <w:marBottom w:val="0"/>
              <w:divBdr>
                <w:top w:val="none" w:sz="0" w:space="0" w:color="auto"/>
                <w:left w:val="none" w:sz="0" w:space="0" w:color="auto"/>
                <w:bottom w:val="none" w:sz="0" w:space="0" w:color="auto"/>
                <w:right w:val="none" w:sz="0" w:space="0" w:color="auto"/>
              </w:divBdr>
            </w:div>
            <w:div w:id="1018848293">
              <w:marLeft w:val="0"/>
              <w:marRight w:val="0"/>
              <w:marTop w:val="0"/>
              <w:marBottom w:val="0"/>
              <w:divBdr>
                <w:top w:val="none" w:sz="0" w:space="0" w:color="auto"/>
                <w:left w:val="none" w:sz="0" w:space="0" w:color="auto"/>
                <w:bottom w:val="none" w:sz="0" w:space="0" w:color="auto"/>
                <w:right w:val="none" w:sz="0" w:space="0" w:color="auto"/>
              </w:divBdr>
            </w:div>
            <w:div w:id="2127000937">
              <w:marLeft w:val="0"/>
              <w:marRight w:val="0"/>
              <w:marTop w:val="0"/>
              <w:marBottom w:val="0"/>
              <w:divBdr>
                <w:top w:val="none" w:sz="0" w:space="0" w:color="auto"/>
                <w:left w:val="none" w:sz="0" w:space="0" w:color="auto"/>
                <w:bottom w:val="none" w:sz="0" w:space="0" w:color="auto"/>
                <w:right w:val="none" w:sz="0" w:space="0" w:color="auto"/>
              </w:divBdr>
            </w:div>
            <w:div w:id="1945266270">
              <w:marLeft w:val="0"/>
              <w:marRight w:val="0"/>
              <w:marTop w:val="0"/>
              <w:marBottom w:val="0"/>
              <w:divBdr>
                <w:top w:val="none" w:sz="0" w:space="0" w:color="auto"/>
                <w:left w:val="none" w:sz="0" w:space="0" w:color="auto"/>
                <w:bottom w:val="none" w:sz="0" w:space="0" w:color="auto"/>
                <w:right w:val="none" w:sz="0" w:space="0" w:color="auto"/>
              </w:divBdr>
            </w:div>
            <w:div w:id="2133015582">
              <w:marLeft w:val="0"/>
              <w:marRight w:val="0"/>
              <w:marTop w:val="0"/>
              <w:marBottom w:val="0"/>
              <w:divBdr>
                <w:top w:val="none" w:sz="0" w:space="0" w:color="auto"/>
                <w:left w:val="none" w:sz="0" w:space="0" w:color="auto"/>
                <w:bottom w:val="none" w:sz="0" w:space="0" w:color="auto"/>
                <w:right w:val="none" w:sz="0" w:space="0" w:color="auto"/>
              </w:divBdr>
            </w:div>
            <w:div w:id="1871069364">
              <w:marLeft w:val="0"/>
              <w:marRight w:val="0"/>
              <w:marTop w:val="0"/>
              <w:marBottom w:val="0"/>
              <w:divBdr>
                <w:top w:val="none" w:sz="0" w:space="0" w:color="auto"/>
                <w:left w:val="none" w:sz="0" w:space="0" w:color="auto"/>
                <w:bottom w:val="none" w:sz="0" w:space="0" w:color="auto"/>
                <w:right w:val="none" w:sz="0" w:space="0" w:color="auto"/>
              </w:divBdr>
            </w:div>
            <w:div w:id="1358848214">
              <w:marLeft w:val="0"/>
              <w:marRight w:val="0"/>
              <w:marTop w:val="0"/>
              <w:marBottom w:val="0"/>
              <w:divBdr>
                <w:top w:val="none" w:sz="0" w:space="0" w:color="auto"/>
                <w:left w:val="none" w:sz="0" w:space="0" w:color="auto"/>
                <w:bottom w:val="none" w:sz="0" w:space="0" w:color="auto"/>
                <w:right w:val="none" w:sz="0" w:space="0" w:color="auto"/>
              </w:divBdr>
            </w:div>
            <w:div w:id="201136311">
              <w:marLeft w:val="0"/>
              <w:marRight w:val="0"/>
              <w:marTop w:val="0"/>
              <w:marBottom w:val="0"/>
              <w:divBdr>
                <w:top w:val="none" w:sz="0" w:space="0" w:color="auto"/>
                <w:left w:val="none" w:sz="0" w:space="0" w:color="auto"/>
                <w:bottom w:val="none" w:sz="0" w:space="0" w:color="auto"/>
                <w:right w:val="none" w:sz="0" w:space="0" w:color="auto"/>
              </w:divBdr>
            </w:div>
            <w:div w:id="1055661454">
              <w:marLeft w:val="0"/>
              <w:marRight w:val="0"/>
              <w:marTop w:val="0"/>
              <w:marBottom w:val="0"/>
              <w:divBdr>
                <w:top w:val="none" w:sz="0" w:space="0" w:color="auto"/>
                <w:left w:val="none" w:sz="0" w:space="0" w:color="auto"/>
                <w:bottom w:val="none" w:sz="0" w:space="0" w:color="auto"/>
                <w:right w:val="none" w:sz="0" w:space="0" w:color="auto"/>
              </w:divBdr>
            </w:div>
            <w:div w:id="1795364702">
              <w:marLeft w:val="0"/>
              <w:marRight w:val="0"/>
              <w:marTop w:val="0"/>
              <w:marBottom w:val="0"/>
              <w:divBdr>
                <w:top w:val="none" w:sz="0" w:space="0" w:color="auto"/>
                <w:left w:val="none" w:sz="0" w:space="0" w:color="auto"/>
                <w:bottom w:val="none" w:sz="0" w:space="0" w:color="auto"/>
                <w:right w:val="none" w:sz="0" w:space="0" w:color="auto"/>
              </w:divBdr>
            </w:div>
            <w:div w:id="283385891">
              <w:marLeft w:val="0"/>
              <w:marRight w:val="0"/>
              <w:marTop w:val="0"/>
              <w:marBottom w:val="0"/>
              <w:divBdr>
                <w:top w:val="none" w:sz="0" w:space="0" w:color="auto"/>
                <w:left w:val="none" w:sz="0" w:space="0" w:color="auto"/>
                <w:bottom w:val="none" w:sz="0" w:space="0" w:color="auto"/>
                <w:right w:val="none" w:sz="0" w:space="0" w:color="auto"/>
              </w:divBdr>
            </w:div>
            <w:div w:id="44064149">
              <w:marLeft w:val="0"/>
              <w:marRight w:val="0"/>
              <w:marTop w:val="0"/>
              <w:marBottom w:val="0"/>
              <w:divBdr>
                <w:top w:val="none" w:sz="0" w:space="0" w:color="auto"/>
                <w:left w:val="none" w:sz="0" w:space="0" w:color="auto"/>
                <w:bottom w:val="none" w:sz="0" w:space="0" w:color="auto"/>
                <w:right w:val="none" w:sz="0" w:space="0" w:color="auto"/>
              </w:divBdr>
            </w:div>
            <w:div w:id="1043753076">
              <w:marLeft w:val="0"/>
              <w:marRight w:val="0"/>
              <w:marTop w:val="0"/>
              <w:marBottom w:val="0"/>
              <w:divBdr>
                <w:top w:val="none" w:sz="0" w:space="0" w:color="auto"/>
                <w:left w:val="none" w:sz="0" w:space="0" w:color="auto"/>
                <w:bottom w:val="none" w:sz="0" w:space="0" w:color="auto"/>
                <w:right w:val="none" w:sz="0" w:space="0" w:color="auto"/>
              </w:divBdr>
            </w:div>
            <w:div w:id="1235508317">
              <w:marLeft w:val="0"/>
              <w:marRight w:val="0"/>
              <w:marTop w:val="0"/>
              <w:marBottom w:val="0"/>
              <w:divBdr>
                <w:top w:val="none" w:sz="0" w:space="0" w:color="auto"/>
                <w:left w:val="none" w:sz="0" w:space="0" w:color="auto"/>
                <w:bottom w:val="none" w:sz="0" w:space="0" w:color="auto"/>
                <w:right w:val="none" w:sz="0" w:space="0" w:color="auto"/>
              </w:divBdr>
            </w:div>
            <w:div w:id="4937885">
              <w:marLeft w:val="0"/>
              <w:marRight w:val="0"/>
              <w:marTop w:val="0"/>
              <w:marBottom w:val="0"/>
              <w:divBdr>
                <w:top w:val="none" w:sz="0" w:space="0" w:color="auto"/>
                <w:left w:val="none" w:sz="0" w:space="0" w:color="auto"/>
                <w:bottom w:val="none" w:sz="0" w:space="0" w:color="auto"/>
                <w:right w:val="none" w:sz="0" w:space="0" w:color="auto"/>
              </w:divBdr>
            </w:div>
            <w:div w:id="494882523">
              <w:marLeft w:val="0"/>
              <w:marRight w:val="0"/>
              <w:marTop w:val="0"/>
              <w:marBottom w:val="0"/>
              <w:divBdr>
                <w:top w:val="none" w:sz="0" w:space="0" w:color="auto"/>
                <w:left w:val="none" w:sz="0" w:space="0" w:color="auto"/>
                <w:bottom w:val="none" w:sz="0" w:space="0" w:color="auto"/>
                <w:right w:val="none" w:sz="0" w:space="0" w:color="auto"/>
              </w:divBdr>
            </w:div>
            <w:div w:id="1240019960">
              <w:marLeft w:val="0"/>
              <w:marRight w:val="0"/>
              <w:marTop w:val="0"/>
              <w:marBottom w:val="0"/>
              <w:divBdr>
                <w:top w:val="none" w:sz="0" w:space="0" w:color="auto"/>
                <w:left w:val="none" w:sz="0" w:space="0" w:color="auto"/>
                <w:bottom w:val="none" w:sz="0" w:space="0" w:color="auto"/>
                <w:right w:val="none" w:sz="0" w:space="0" w:color="auto"/>
              </w:divBdr>
            </w:div>
            <w:div w:id="952908183">
              <w:marLeft w:val="0"/>
              <w:marRight w:val="0"/>
              <w:marTop w:val="0"/>
              <w:marBottom w:val="0"/>
              <w:divBdr>
                <w:top w:val="none" w:sz="0" w:space="0" w:color="auto"/>
                <w:left w:val="none" w:sz="0" w:space="0" w:color="auto"/>
                <w:bottom w:val="none" w:sz="0" w:space="0" w:color="auto"/>
                <w:right w:val="none" w:sz="0" w:space="0" w:color="auto"/>
              </w:divBdr>
            </w:div>
            <w:div w:id="1561987713">
              <w:marLeft w:val="0"/>
              <w:marRight w:val="0"/>
              <w:marTop w:val="0"/>
              <w:marBottom w:val="0"/>
              <w:divBdr>
                <w:top w:val="none" w:sz="0" w:space="0" w:color="auto"/>
                <w:left w:val="none" w:sz="0" w:space="0" w:color="auto"/>
                <w:bottom w:val="none" w:sz="0" w:space="0" w:color="auto"/>
                <w:right w:val="none" w:sz="0" w:space="0" w:color="auto"/>
              </w:divBdr>
            </w:div>
            <w:div w:id="49157011">
              <w:marLeft w:val="0"/>
              <w:marRight w:val="0"/>
              <w:marTop w:val="0"/>
              <w:marBottom w:val="0"/>
              <w:divBdr>
                <w:top w:val="none" w:sz="0" w:space="0" w:color="auto"/>
                <w:left w:val="none" w:sz="0" w:space="0" w:color="auto"/>
                <w:bottom w:val="none" w:sz="0" w:space="0" w:color="auto"/>
                <w:right w:val="none" w:sz="0" w:space="0" w:color="auto"/>
              </w:divBdr>
            </w:div>
            <w:div w:id="1986354992">
              <w:marLeft w:val="0"/>
              <w:marRight w:val="0"/>
              <w:marTop w:val="0"/>
              <w:marBottom w:val="0"/>
              <w:divBdr>
                <w:top w:val="none" w:sz="0" w:space="0" w:color="auto"/>
                <w:left w:val="none" w:sz="0" w:space="0" w:color="auto"/>
                <w:bottom w:val="none" w:sz="0" w:space="0" w:color="auto"/>
                <w:right w:val="none" w:sz="0" w:space="0" w:color="auto"/>
              </w:divBdr>
            </w:div>
            <w:div w:id="1606691857">
              <w:marLeft w:val="0"/>
              <w:marRight w:val="0"/>
              <w:marTop w:val="0"/>
              <w:marBottom w:val="0"/>
              <w:divBdr>
                <w:top w:val="none" w:sz="0" w:space="0" w:color="auto"/>
                <w:left w:val="none" w:sz="0" w:space="0" w:color="auto"/>
                <w:bottom w:val="none" w:sz="0" w:space="0" w:color="auto"/>
                <w:right w:val="none" w:sz="0" w:space="0" w:color="auto"/>
              </w:divBdr>
            </w:div>
            <w:div w:id="452138327">
              <w:marLeft w:val="0"/>
              <w:marRight w:val="0"/>
              <w:marTop w:val="0"/>
              <w:marBottom w:val="0"/>
              <w:divBdr>
                <w:top w:val="none" w:sz="0" w:space="0" w:color="auto"/>
                <w:left w:val="none" w:sz="0" w:space="0" w:color="auto"/>
                <w:bottom w:val="none" w:sz="0" w:space="0" w:color="auto"/>
                <w:right w:val="none" w:sz="0" w:space="0" w:color="auto"/>
              </w:divBdr>
            </w:div>
            <w:div w:id="1102143164">
              <w:marLeft w:val="0"/>
              <w:marRight w:val="0"/>
              <w:marTop w:val="0"/>
              <w:marBottom w:val="0"/>
              <w:divBdr>
                <w:top w:val="none" w:sz="0" w:space="0" w:color="auto"/>
                <w:left w:val="none" w:sz="0" w:space="0" w:color="auto"/>
                <w:bottom w:val="none" w:sz="0" w:space="0" w:color="auto"/>
                <w:right w:val="none" w:sz="0" w:space="0" w:color="auto"/>
              </w:divBdr>
            </w:div>
            <w:div w:id="1860972207">
              <w:marLeft w:val="0"/>
              <w:marRight w:val="0"/>
              <w:marTop w:val="0"/>
              <w:marBottom w:val="0"/>
              <w:divBdr>
                <w:top w:val="none" w:sz="0" w:space="0" w:color="auto"/>
                <w:left w:val="none" w:sz="0" w:space="0" w:color="auto"/>
                <w:bottom w:val="none" w:sz="0" w:space="0" w:color="auto"/>
                <w:right w:val="none" w:sz="0" w:space="0" w:color="auto"/>
              </w:divBdr>
            </w:div>
            <w:div w:id="121578182">
              <w:marLeft w:val="0"/>
              <w:marRight w:val="0"/>
              <w:marTop w:val="0"/>
              <w:marBottom w:val="0"/>
              <w:divBdr>
                <w:top w:val="none" w:sz="0" w:space="0" w:color="auto"/>
                <w:left w:val="none" w:sz="0" w:space="0" w:color="auto"/>
                <w:bottom w:val="none" w:sz="0" w:space="0" w:color="auto"/>
                <w:right w:val="none" w:sz="0" w:space="0" w:color="auto"/>
              </w:divBdr>
            </w:div>
            <w:div w:id="274216617">
              <w:marLeft w:val="0"/>
              <w:marRight w:val="0"/>
              <w:marTop w:val="0"/>
              <w:marBottom w:val="0"/>
              <w:divBdr>
                <w:top w:val="none" w:sz="0" w:space="0" w:color="auto"/>
                <w:left w:val="none" w:sz="0" w:space="0" w:color="auto"/>
                <w:bottom w:val="none" w:sz="0" w:space="0" w:color="auto"/>
                <w:right w:val="none" w:sz="0" w:space="0" w:color="auto"/>
              </w:divBdr>
            </w:div>
            <w:div w:id="2120224717">
              <w:marLeft w:val="0"/>
              <w:marRight w:val="0"/>
              <w:marTop w:val="0"/>
              <w:marBottom w:val="0"/>
              <w:divBdr>
                <w:top w:val="none" w:sz="0" w:space="0" w:color="auto"/>
                <w:left w:val="none" w:sz="0" w:space="0" w:color="auto"/>
                <w:bottom w:val="none" w:sz="0" w:space="0" w:color="auto"/>
                <w:right w:val="none" w:sz="0" w:space="0" w:color="auto"/>
              </w:divBdr>
            </w:div>
            <w:div w:id="690452463">
              <w:marLeft w:val="0"/>
              <w:marRight w:val="0"/>
              <w:marTop w:val="0"/>
              <w:marBottom w:val="0"/>
              <w:divBdr>
                <w:top w:val="none" w:sz="0" w:space="0" w:color="auto"/>
                <w:left w:val="none" w:sz="0" w:space="0" w:color="auto"/>
                <w:bottom w:val="none" w:sz="0" w:space="0" w:color="auto"/>
                <w:right w:val="none" w:sz="0" w:space="0" w:color="auto"/>
              </w:divBdr>
            </w:div>
            <w:div w:id="938442353">
              <w:marLeft w:val="0"/>
              <w:marRight w:val="0"/>
              <w:marTop w:val="0"/>
              <w:marBottom w:val="0"/>
              <w:divBdr>
                <w:top w:val="none" w:sz="0" w:space="0" w:color="auto"/>
                <w:left w:val="none" w:sz="0" w:space="0" w:color="auto"/>
                <w:bottom w:val="none" w:sz="0" w:space="0" w:color="auto"/>
                <w:right w:val="none" w:sz="0" w:space="0" w:color="auto"/>
              </w:divBdr>
            </w:div>
            <w:div w:id="1589263963">
              <w:marLeft w:val="0"/>
              <w:marRight w:val="0"/>
              <w:marTop w:val="0"/>
              <w:marBottom w:val="0"/>
              <w:divBdr>
                <w:top w:val="none" w:sz="0" w:space="0" w:color="auto"/>
                <w:left w:val="none" w:sz="0" w:space="0" w:color="auto"/>
                <w:bottom w:val="none" w:sz="0" w:space="0" w:color="auto"/>
                <w:right w:val="none" w:sz="0" w:space="0" w:color="auto"/>
              </w:divBdr>
            </w:div>
            <w:div w:id="836113167">
              <w:marLeft w:val="0"/>
              <w:marRight w:val="0"/>
              <w:marTop w:val="0"/>
              <w:marBottom w:val="0"/>
              <w:divBdr>
                <w:top w:val="none" w:sz="0" w:space="0" w:color="auto"/>
                <w:left w:val="none" w:sz="0" w:space="0" w:color="auto"/>
                <w:bottom w:val="none" w:sz="0" w:space="0" w:color="auto"/>
                <w:right w:val="none" w:sz="0" w:space="0" w:color="auto"/>
              </w:divBdr>
            </w:div>
            <w:div w:id="974867052">
              <w:marLeft w:val="0"/>
              <w:marRight w:val="0"/>
              <w:marTop w:val="0"/>
              <w:marBottom w:val="0"/>
              <w:divBdr>
                <w:top w:val="none" w:sz="0" w:space="0" w:color="auto"/>
                <w:left w:val="none" w:sz="0" w:space="0" w:color="auto"/>
                <w:bottom w:val="none" w:sz="0" w:space="0" w:color="auto"/>
                <w:right w:val="none" w:sz="0" w:space="0" w:color="auto"/>
              </w:divBdr>
            </w:div>
            <w:div w:id="747382296">
              <w:marLeft w:val="0"/>
              <w:marRight w:val="0"/>
              <w:marTop w:val="0"/>
              <w:marBottom w:val="0"/>
              <w:divBdr>
                <w:top w:val="none" w:sz="0" w:space="0" w:color="auto"/>
                <w:left w:val="none" w:sz="0" w:space="0" w:color="auto"/>
                <w:bottom w:val="none" w:sz="0" w:space="0" w:color="auto"/>
                <w:right w:val="none" w:sz="0" w:space="0" w:color="auto"/>
              </w:divBdr>
            </w:div>
            <w:div w:id="1976374554">
              <w:marLeft w:val="0"/>
              <w:marRight w:val="0"/>
              <w:marTop w:val="0"/>
              <w:marBottom w:val="0"/>
              <w:divBdr>
                <w:top w:val="none" w:sz="0" w:space="0" w:color="auto"/>
                <w:left w:val="none" w:sz="0" w:space="0" w:color="auto"/>
                <w:bottom w:val="none" w:sz="0" w:space="0" w:color="auto"/>
                <w:right w:val="none" w:sz="0" w:space="0" w:color="auto"/>
              </w:divBdr>
            </w:div>
            <w:div w:id="260843084">
              <w:marLeft w:val="0"/>
              <w:marRight w:val="0"/>
              <w:marTop w:val="0"/>
              <w:marBottom w:val="0"/>
              <w:divBdr>
                <w:top w:val="none" w:sz="0" w:space="0" w:color="auto"/>
                <w:left w:val="none" w:sz="0" w:space="0" w:color="auto"/>
                <w:bottom w:val="none" w:sz="0" w:space="0" w:color="auto"/>
                <w:right w:val="none" w:sz="0" w:space="0" w:color="auto"/>
              </w:divBdr>
            </w:div>
            <w:div w:id="14400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4891">
      <w:bodyDiv w:val="1"/>
      <w:marLeft w:val="0"/>
      <w:marRight w:val="0"/>
      <w:marTop w:val="0"/>
      <w:marBottom w:val="0"/>
      <w:divBdr>
        <w:top w:val="none" w:sz="0" w:space="0" w:color="auto"/>
        <w:left w:val="none" w:sz="0" w:space="0" w:color="auto"/>
        <w:bottom w:val="none" w:sz="0" w:space="0" w:color="auto"/>
        <w:right w:val="none" w:sz="0" w:space="0" w:color="auto"/>
      </w:divBdr>
      <w:divsChild>
        <w:div w:id="144319965">
          <w:marLeft w:val="0"/>
          <w:marRight w:val="0"/>
          <w:marTop w:val="0"/>
          <w:marBottom w:val="0"/>
          <w:divBdr>
            <w:top w:val="none" w:sz="0" w:space="0" w:color="auto"/>
            <w:left w:val="none" w:sz="0" w:space="0" w:color="auto"/>
            <w:bottom w:val="none" w:sz="0" w:space="0" w:color="auto"/>
            <w:right w:val="none" w:sz="0" w:space="0" w:color="auto"/>
          </w:divBdr>
          <w:divsChild>
            <w:div w:id="515995912">
              <w:marLeft w:val="0"/>
              <w:marRight w:val="0"/>
              <w:marTop w:val="0"/>
              <w:marBottom w:val="0"/>
              <w:divBdr>
                <w:top w:val="none" w:sz="0" w:space="0" w:color="auto"/>
                <w:left w:val="none" w:sz="0" w:space="0" w:color="auto"/>
                <w:bottom w:val="none" w:sz="0" w:space="0" w:color="auto"/>
                <w:right w:val="none" w:sz="0" w:space="0" w:color="auto"/>
              </w:divBdr>
            </w:div>
            <w:div w:id="1337809118">
              <w:marLeft w:val="0"/>
              <w:marRight w:val="0"/>
              <w:marTop w:val="0"/>
              <w:marBottom w:val="0"/>
              <w:divBdr>
                <w:top w:val="none" w:sz="0" w:space="0" w:color="auto"/>
                <w:left w:val="none" w:sz="0" w:space="0" w:color="auto"/>
                <w:bottom w:val="none" w:sz="0" w:space="0" w:color="auto"/>
                <w:right w:val="none" w:sz="0" w:space="0" w:color="auto"/>
              </w:divBdr>
            </w:div>
            <w:div w:id="1635594434">
              <w:marLeft w:val="0"/>
              <w:marRight w:val="0"/>
              <w:marTop w:val="0"/>
              <w:marBottom w:val="0"/>
              <w:divBdr>
                <w:top w:val="none" w:sz="0" w:space="0" w:color="auto"/>
                <w:left w:val="none" w:sz="0" w:space="0" w:color="auto"/>
                <w:bottom w:val="none" w:sz="0" w:space="0" w:color="auto"/>
                <w:right w:val="none" w:sz="0" w:space="0" w:color="auto"/>
              </w:divBdr>
            </w:div>
            <w:div w:id="543950781">
              <w:marLeft w:val="0"/>
              <w:marRight w:val="0"/>
              <w:marTop w:val="0"/>
              <w:marBottom w:val="0"/>
              <w:divBdr>
                <w:top w:val="none" w:sz="0" w:space="0" w:color="auto"/>
                <w:left w:val="none" w:sz="0" w:space="0" w:color="auto"/>
                <w:bottom w:val="none" w:sz="0" w:space="0" w:color="auto"/>
                <w:right w:val="none" w:sz="0" w:space="0" w:color="auto"/>
              </w:divBdr>
            </w:div>
            <w:div w:id="1510483424">
              <w:marLeft w:val="0"/>
              <w:marRight w:val="0"/>
              <w:marTop w:val="0"/>
              <w:marBottom w:val="0"/>
              <w:divBdr>
                <w:top w:val="none" w:sz="0" w:space="0" w:color="auto"/>
                <w:left w:val="none" w:sz="0" w:space="0" w:color="auto"/>
                <w:bottom w:val="none" w:sz="0" w:space="0" w:color="auto"/>
                <w:right w:val="none" w:sz="0" w:space="0" w:color="auto"/>
              </w:divBdr>
            </w:div>
            <w:div w:id="171342508">
              <w:marLeft w:val="0"/>
              <w:marRight w:val="0"/>
              <w:marTop w:val="0"/>
              <w:marBottom w:val="0"/>
              <w:divBdr>
                <w:top w:val="none" w:sz="0" w:space="0" w:color="auto"/>
                <w:left w:val="none" w:sz="0" w:space="0" w:color="auto"/>
                <w:bottom w:val="none" w:sz="0" w:space="0" w:color="auto"/>
                <w:right w:val="none" w:sz="0" w:space="0" w:color="auto"/>
              </w:divBdr>
            </w:div>
            <w:div w:id="1153525375">
              <w:marLeft w:val="0"/>
              <w:marRight w:val="0"/>
              <w:marTop w:val="0"/>
              <w:marBottom w:val="0"/>
              <w:divBdr>
                <w:top w:val="none" w:sz="0" w:space="0" w:color="auto"/>
                <w:left w:val="none" w:sz="0" w:space="0" w:color="auto"/>
                <w:bottom w:val="none" w:sz="0" w:space="0" w:color="auto"/>
                <w:right w:val="none" w:sz="0" w:space="0" w:color="auto"/>
              </w:divBdr>
            </w:div>
            <w:div w:id="1212305807">
              <w:marLeft w:val="0"/>
              <w:marRight w:val="0"/>
              <w:marTop w:val="0"/>
              <w:marBottom w:val="0"/>
              <w:divBdr>
                <w:top w:val="none" w:sz="0" w:space="0" w:color="auto"/>
                <w:left w:val="none" w:sz="0" w:space="0" w:color="auto"/>
                <w:bottom w:val="none" w:sz="0" w:space="0" w:color="auto"/>
                <w:right w:val="none" w:sz="0" w:space="0" w:color="auto"/>
              </w:divBdr>
            </w:div>
            <w:div w:id="215747002">
              <w:marLeft w:val="0"/>
              <w:marRight w:val="0"/>
              <w:marTop w:val="0"/>
              <w:marBottom w:val="0"/>
              <w:divBdr>
                <w:top w:val="none" w:sz="0" w:space="0" w:color="auto"/>
                <w:left w:val="none" w:sz="0" w:space="0" w:color="auto"/>
                <w:bottom w:val="none" w:sz="0" w:space="0" w:color="auto"/>
                <w:right w:val="none" w:sz="0" w:space="0" w:color="auto"/>
              </w:divBdr>
            </w:div>
            <w:div w:id="590896799">
              <w:marLeft w:val="0"/>
              <w:marRight w:val="0"/>
              <w:marTop w:val="0"/>
              <w:marBottom w:val="0"/>
              <w:divBdr>
                <w:top w:val="none" w:sz="0" w:space="0" w:color="auto"/>
                <w:left w:val="none" w:sz="0" w:space="0" w:color="auto"/>
                <w:bottom w:val="none" w:sz="0" w:space="0" w:color="auto"/>
                <w:right w:val="none" w:sz="0" w:space="0" w:color="auto"/>
              </w:divBdr>
            </w:div>
            <w:div w:id="761024273">
              <w:marLeft w:val="0"/>
              <w:marRight w:val="0"/>
              <w:marTop w:val="0"/>
              <w:marBottom w:val="0"/>
              <w:divBdr>
                <w:top w:val="none" w:sz="0" w:space="0" w:color="auto"/>
                <w:left w:val="none" w:sz="0" w:space="0" w:color="auto"/>
                <w:bottom w:val="none" w:sz="0" w:space="0" w:color="auto"/>
                <w:right w:val="none" w:sz="0" w:space="0" w:color="auto"/>
              </w:divBdr>
            </w:div>
            <w:div w:id="1862284010">
              <w:marLeft w:val="0"/>
              <w:marRight w:val="0"/>
              <w:marTop w:val="0"/>
              <w:marBottom w:val="0"/>
              <w:divBdr>
                <w:top w:val="none" w:sz="0" w:space="0" w:color="auto"/>
                <w:left w:val="none" w:sz="0" w:space="0" w:color="auto"/>
                <w:bottom w:val="none" w:sz="0" w:space="0" w:color="auto"/>
                <w:right w:val="none" w:sz="0" w:space="0" w:color="auto"/>
              </w:divBdr>
            </w:div>
            <w:div w:id="1634600222">
              <w:marLeft w:val="0"/>
              <w:marRight w:val="0"/>
              <w:marTop w:val="0"/>
              <w:marBottom w:val="0"/>
              <w:divBdr>
                <w:top w:val="none" w:sz="0" w:space="0" w:color="auto"/>
                <w:left w:val="none" w:sz="0" w:space="0" w:color="auto"/>
                <w:bottom w:val="none" w:sz="0" w:space="0" w:color="auto"/>
                <w:right w:val="none" w:sz="0" w:space="0" w:color="auto"/>
              </w:divBdr>
            </w:div>
            <w:div w:id="1331716234">
              <w:marLeft w:val="0"/>
              <w:marRight w:val="0"/>
              <w:marTop w:val="0"/>
              <w:marBottom w:val="0"/>
              <w:divBdr>
                <w:top w:val="none" w:sz="0" w:space="0" w:color="auto"/>
                <w:left w:val="none" w:sz="0" w:space="0" w:color="auto"/>
                <w:bottom w:val="none" w:sz="0" w:space="0" w:color="auto"/>
                <w:right w:val="none" w:sz="0" w:space="0" w:color="auto"/>
              </w:divBdr>
            </w:div>
            <w:div w:id="865750395">
              <w:marLeft w:val="0"/>
              <w:marRight w:val="0"/>
              <w:marTop w:val="0"/>
              <w:marBottom w:val="0"/>
              <w:divBdr>
                <w:top w:val="none" w:sz="0" w:space="0" w:color="auto"/>
                <w:left w:val="none" w:sz="0" w:space="0" w:color="auto"/>
                <w:bottom w:val="none" w:sz="0" w:space="0" w:color="auto"/>
                <w:right w:val="none" w:sz="0" w:space="0" w:color="auto"/>
              </w:divBdr>
            </w:div>
            <w:div w:id="95290840">
              <w:marLeft w:val="0"/>
              <w:marRight w:val="0"/>
              <w:marTop w:val="0"/>
              <w:marBottom w:val="0"/>
              <w:divBdr>
                <w:top w:val="none" w:sz="0" w:space="0" w:color="auto"/>
                <w:left w:val="none" w:sz="0" w:space="0" w:color="auto"/>
                <w:bottom w:val="none" w:sz="0" w:space="0" w:color="auto"/>
                <w:right w:val="none" w:sz="0" w:space="0" w:color="auto"/>
              </w:divBdr>
            </w:div>
            <w:div w:id="874578442">
              <w:marLeft w:val="0"/>
              <w:marRight w:val="0"/>
              <w:marTop w:val="0"/>
              <w:marBottom w:val="0"/>
              <w:divBdr>
                <w:top w:val="none" w:sz="0" w:space="0" w:color="auto"/>
                <w:left w:val="none" w:sz="0" w:space="0" w:color="auto"/>
                <w:bottom w:val="none" w:sz="0" w:space="0" w:color="auto"/>
                <w:right w:val="none" w:sz="0" w:space="0" w:color="auto"/>
              </w:divBdr>
            </w:div>
            <w:div w:id="1101025635">
              <w:marLeft w:val="0"/>
              <w:marRight w:val="0"/>
              <w:marTop w:val="0"/>
              <w:marBottom w:val="0"/>
              <w:divBdr>
                <w:top w:val="none" w:sz="0" w:space="0" w:color="auto"/>
                <w:left w:val="none" w:sz="0" w:space="0" w:color="auto"/>
                <w:bottom w:val="none" w:sz="0" w:space="0" w:color="auto"/>
                <w:right w:val="none" w:sz="0" w:space="0" w:color="auto"/>
              </w:divBdr>
            </w:div>
            <w:div w:id="1795976770">
              <w:marLeft w:val="0"/>
              <w:marRight w:val="0"/>
              <w:marTop w:val="0"/>
              <w:marBottom w:val="0"/>
              <w:divBdr>
                <w:top w:val="none" w:sz="0" w:space="0" w:color="auto"/>
                <w:left w:val="none" w:sz="0" w:space="0" w:color="auto"/>
                <w:bottom w:val="none" w:sz="0" w:space="0" w:color="auto"/>
                <w:right w:val="none" w:sz="0" w:space="0" w:color="auto"/>
              </w:divBdr>
            </w:div>
            <w:div w:id="2140106637">
              <w:marLeft w:val="0"/>
              <w:marRight w:val="0"/>
              <w:marTop w:val="0"/>
              <w:marBottom w:val="0"/>
              <w:divBdr>
                <w:top w:val="none" w:sz="0" w:space="0" w:color="auto"/>
                <w:left w:val="none" w:sz="0" w:space="0" w:color="auto"/>
                <w:bottom w:val="none" w:sz="0" w:space="0" w:color="auto"/>
                <w:right w:val="none" w:sz="0" w:space="0" w:color="auto"/>
              </w:divBdr>
            </w:div>
            <w:div w:id="443235152">
              <w:marLeft w:val="0"/>
              <w:marRight w:val="0"/>
              <w:marTop w:val="0"/>
              <w:marBottom w:val="0"/>
              <w:divBdr>
                <w:top w:val="none" w:sz="0" w:space="0" w:color="auto"/>
                <w:left w:val="none" w:sz="0" w:space="0" w:color="auto"/>
                <w:bottom w:val="none" w:sz="0" w:space="0" w:color="auto"/>
                <w:right w:val="none" w:sz="0" w:space="0" w:color="auto"/>
              </w:divBdr>
            </w:div>
            <w:div w:id="2052029394">
              <w:marLeft w:val="0"/>
              <w:marRight w:val="0"/>
              <w:marTop w:val="0"/>
              <w:marBottom w:val="0"/>
              <w:divBdr>
                <w:top w:val="none" w:sz="0" w:space="0" w:color="auto"/>
                <w:left w:val="none" w:sz="0" w:space="0" w:color="auto"/>
                <w:bottom w:val="none" w:sz="0" w:space="0" w:color="auto"/>
                <w:right w:val="none" w:sz="0" w:space="0" w:color="auto"/>
              </w:divBdr>
            </w:div>
            <w:div w:id="1130899847">
              <w:marLeft w:val="0"/>
              <w:marRight w:val="0"/>
              <w:marTop w:val="0"/>
              <w:marBottom w:val="0"/>
              <w:divBdr>
                <w:top w:val="none" w:sz="0" w:space="0" w:color="auto"/>
                <w:left w:val="none" w:sz="0" w:space="0" w:color="auto"/>
                <w:bottom w:val="none" w:sz="0" w:space="0" w:color="auto"/>
                <w:right w:val="none" w:sz="0" w:space="0" w:color="auto"/>
              </w:divBdr>
            </w:div>
            <w:div w:id="766465320">
              <w:marLeft w:val="0"/>
              <w:marRight w:val="0"/>
              <w:marTop w:val="0"/>
              <w:marBottom w:val="0"/>
              <w:divBdr>
                <w:top w:val="none" w:sz="0" w:space="0" w:color="auto"/>
                <w:left w:val="none" w:sz="0" w:space="0" w:color="auto"/>
                <w:bottom w:val="none" w:sz="0" w:space="0" w:color="auto"/>
                <w:right w:val="none" w:sz="0" w:space="0" w:color="auto"/>
              </w:divBdr>
            </w:div>
            <w:div w:id="2089497406">
              <w:marLeft w:val="0"/>
              <w:marRight w:val="0"/>
              <w:marTop w:val="0"/>
              <w:marBottom w:val="0"/>
              <w:divBdr>
                <w:top w:val="none" w:sz="0" w:space="0" w:color="auto"/>
                <w:left w:val="none" w:sz="0" w:space="0" w:color="auto"/>
                <w:bottom w:val="none" w:sz="0" w:space="0" w:color="auto"/>
                <w:right w:val="none" w:sz="0" w:space="0" w:color="auto"/>
              </w:divBdr>
            </w:div>
            <w:div w:id="2003239981">
              <w:marLeft w:val="0"/>
              <w:marRight w:val="0"/>
              <w:marTop w:val="0"/>
              <w:marBottom w:val="0"/>
              <w:divBdr>
                <w:top w:val="none" w:sz="0" w:space="0" w:color="auto"/>
                <w:left w:val="none" w:sz="0" w:space="0" w:color="auto"/>
                <w:bottom w:val="none" w:sz="0" w:space="0" w:color="auto"/>
                <w:right w:val="none" w:sz="0" w:space="0" w:color="auto"/>
              </w:divBdr>
            </w:div>
            <w:div w:id="1029912809">
              <w:marLeft w:val="0"/>
              <w:marRight w:val="0"/>
              <w:marTop w:val="0"/>
              <w:marBottom w:val="0"/>
              <w:divBdr>
                <w:top w:val="none" w:sz="0" w:space="0" w:color="auto"/>
                <w:left w:val="none" w:sz="0" w:space="0" w:color="auto"/>
                <w:bottom w:val="none" w:sz="0" w:space="0" w:color="auto"/>
                <w:right w:val="none" w:sz="0" w:space="0" w:color="auto"/>
              </w:divBdr>
            </w:div>
            <w:div w:id="1621913557">
              <w:marLeft w:val="0"/>
              <w:marRight w:val="0"/>
              <w:marTop w:val="0"/>
              <w:marBottom w:val="0"/>
              <w:divBdr>
                <w:top w:val="none" w:sz="0" w:space="0" w:color="auto"/>
                <w:left w:val="none" w:sz="0" w:space="0" w:color="auto"/>
                <w:bottom w:val="none" w:sz="0" w:space="0" w:color="auto"/>
                <w:right w:val="none" w:sz="0" w:space="0" w:color="auto"/>
              </w:divBdr>
            </w:div>
            <w:div w:id="1546333479">
              <w:marLeft w:val="0"/>
              <w:marRight w:val="0"/>
              <w:marTop w:val="0"/>
              <w:marBottom w:val="0"/>
              <w:divBdr>
                <w:top w:val="none" w:sz="0" w:space="0" w:color="auto"/>
                <w:left w:val="none" w:sz="0" w:space="0" w:color="auto"/>
                <w:bottom w:val="none" w:sz="0" w:space="0" w:color="auto"/>
                <w:right w:val="none" w:sz="0" w:space="0" w:color="auto"/>
              </w:divBdr>
            </w:div>
            <w:div w:id="11688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4873">
      <w:bodyDiv w:val="1"/>
      <w:marLeft w:val="0"/>
      <w:marRight w:val="0"/>
      <w:marTop w:val="0"/>
      <w:marBottom w:val="0"/>
      <w:divBdr>
        <w:top w:val="none" w:sz="0" w:space="0" w:color="auto"/>
        <w:left w:val="none" w:sz="0" w:space="0" w:color="auto"/>
        <w:bottom w:val="none" w:sz="0" w:space="0" w:color="auto"/>
        <w:right w:val="none" w:sz="0" w:space="0" w:color="auto"/>
      </w:divBdr>
      <w:divsChild>
        <w:div w:id="1596161397">
          <w:marLeft w:val="0"/>
          <w:marRight w:val="0"/>
          <w:marTop w:val="0"/>
          <w:marBottom w:val="0"/>
          <w:divBdr>
            <w:top w:val="none" w:sz="0" w:space="0" w:color="auto"/>
            <w:left w:val="none" w:sz="0" w:space="0" w:color="auto"/>
            <w:bottom w:val="none" w:sz="0" w:space="0" w:color="auto"/>
            <w:right w:val="none" w:sz="0" w:space="0" w:color="auto"/>
          </w:divBdr>
          <w:divsChild>
            <w:div w:id="1624002003">
              <w:marLeft w:val="0"/>
              <w:marRight w:val="0"/>
              <w:marTop w:val="0"/>
              <w:marBottom w:val="0"/>
              <w:divBdr>
                <w:top w:val="none" w:sz="0" w:space="0" w:color="auto"/>
                <w:left w:val="none" w:sz="0" w:space="0" w:color="auto"/>
                <w:bottom w:val="none" w:sz="0" w:space="0" w:color="auto"/>
                <w:right w:val="none" w:sz="0" w:space="0" w:color="auto"/>
              </w:divBdr>
            </w:div>
            <w:div w:id="1212033794">
              <w:marLeft w:val="0"/>
              <w:marRight w:val="0"/>
              <w:marTop w:val="0"/>
              <w:marBottom w:val="0"/>
              <w:divBdr>
                <w:top w:val="none" w:sz="0" w:space="0" w:color="auto"/>
                <w:left w:val="none" w:sz="0" w:space="0" w:color="auto"/>
                <w:bottom w:val="none" w:sz="0" w:space="0" w:color="auto"/>
                <w:right w:val="none" w:sz="0" w:space="0" w:color="auto"/>
              </w:divBdr>
            </w:div>
            <w:div w:id="130095518">
              <w:marLeft w:val="0"/>
              <w:marRight w:val="0"/>
              <w:marTop w:val="0"/>
              <w:marBottom w:val="0"/>
              <w:divBdr>
                <w:top w:val="none" w:sz="0" w:space="0" w:color="auto"/>
                <w:left w:val="none" w:sz="0" w:space="0" w:color="auto"/>
                <w:bottom w:val="none" w:sz="0" w:space="0" w:color="auto"/>
                <w:right w:val="none" w:sz="0" w:space="0" w:color="auto"/>
              </w:divBdr>
            </w:div>
            <w:div w:id="1184054838">
              <w:marLeft w:val="0"/>
              <w:marRight w:val="0"/>
              <w:marTop w:val="0"/>
              <w:marBottom w:val="0"/>
              <w:divBdr>
                <w:top w:val="none" w:sz="0" w:space="0" w:color="auto"/>
                <w:left w:val="none" w:sz="0" w:space="0" w:color="auto"/>
                <w:bottom w:val="none" w:sz="0" w:space="0" w:color="auto"/>
                <w:right w:val="none" w:sz="0" w:space="0" w:color="auto"/>
              </w:divBdr>
            </w:div>
            <w:div w:id="1180896391">
              <w:marLeft w:val="0"/>
              <w:marRight w:val="0"/>
              <w:marTop w:val="0"/>
              <w:marBottom w:val="0"/>
              <w:divBdr>
                <w:top w:val="none" w:sz="0" w:space="0" w:color="auto"/>
                <w:left w:val="none" w:sz="0" w:space="0" w:color="auto"/>
                <w:bottom w:val="none" w:sz="0" w:space="0" w:color="auto"/>
                <w:right w:val="none" w:sz="0" w:space="0" w:color="auto"/>
              </w:divBdr>
            </w:div>
            <w:div w:id="836968041">
              <w:marLeft w:val="0"/>
              <w:marRight w:val="0"/>
              <w:marTop w:val="0"/>
              <w:marBottom w:val="0"/>
              <w:divBdr>
                <w:top w:val="none" w:sz="0" w:space="0" w:color="auto"/>
                <w:left w:val="none" w:sz="0" w:space="0" w:color="auto"/>
                <w:bottom w:val="none" w:sz="0" w:space="0" w:color="auto"/>
                <w:right w:val="none" w:sz="0" w:space="0" w:color="auto"/>
              </w:divBdr>
            </w:div>
            <w:div w:id="847019722">
              <w:marLeft w:val="0"/>
              <w:marRight w:val="0"/>
              <w:marTop w:val="0"/>
              <w:marBottom w:val="0"/>
              <w:divBdr>
                <w:top w:val="none" w:sz="0" w:space="0" w:color="auto"/>
                <w:left w:val="none" w:sz="0" w:space="0" w:color="auto"/>
                <w:bottom w:val="none" w:sz="0" w:space="0" w:color="auto"/>
                <w:right w:val="none" w:sz="0" w:space="0" w:color="auto"/>
              </w:divBdr>
            </w:div>
            <w:div w:id="816143651">
              <w:marLeft w:val="0"/>
              <w:marRight w:val="0"/>
              <w:marTop w:val="0"/>
              <w:marBottom w:val="0"/>
              <w:divBdr>
                <w:top w:val="none" w:sz="0" w:space="0" w:color="auto"/>
                <w:left w:val="none" w:sz="0" w:space="0" w:color="auto"/>
                <w:bottom w:val="none" w:sz="0" w:space="0" w:color="auto"/>
                <w:right w:val="none" w:sz="0" w:space="0" w:color="auto"/>
              </w:divBdr>
            </w:div>
            <w:div w:id="679696115">
              <w:marLeft w:val="0"/>
              <w:marRight w:val="0"/>
              <w:marTop w:val="0"/>
              <w:marBottom w:val="0"/>
              <w:divBdr>
                <w:top w:val="none" w:sz="0" w:space="0" w:color="auto"/>
                <w:left w:val="none" w:sz="0" w:space="0" w:color="auto"/>
                <w:bottom w:val="none" w:sz="0" w:space="0" w:color="auto"/>
                <w:right w:val="none" w:sz="0" w:space="0" w:color="auto"/>
              </w:divBdr>
            </w:div>
            <w:div w:id="1113479149">
              <w:marLeft w:val="0"/>
              <w:marRight w:val="0"/>
              <w:marTop w:val="0"/>
              <w:marBottom w:val="0"/>
              <w:divBdr>
                <w:top w:val="none" w:sz="0" w:space="0" w:color="auto"/>
                <w:left w:val="none" w:sz="0" w:space="0" w:color="auto"/>
                <w:bottom w:val="none" w:sz="0" w:space="0" w:color="auto"/>
                <w:right w:val="none" w:sz="0" w:space="0" w:color="auto"/>
              </w:divBdr>
            </w:div>
            <w:div w:id="10208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6022">
      <w:bodyDiv w:val="1"/>
      <w:marLeft w:val="0"/>
      <w:marRight w:val="0"/>
      <w:marTop w:val="0"/>
      <w:marBottom w:val="0"/>
      <w:divBdr>
        <w:top w:val="none" w:sz="0" w:space="0" w:color="auto"/>
        <w:left w:val="none" w:sz="0" w:space="0" w:color="auto"/>
        <w:bottom w:val="none" w:sz="0" w:space="0" w:color="auto"/>
        <w:right w:val="none" w:sz="0" w:space="0" w:color="auto"/>
      </w:divBdr>
      <w:divsChild>
        <w:div w:id="1405029388">
          <w:marLeft w:val="0"/>
          <w:marRight w:val="0"/>
          <w:marTop w:val="0"/>
          <w:marBottom w:val="0"/>
          <w:divBdr>
            <w:top w:val="none" w:sz="0" w:space="0" w:color="auto"/>
            <w:left w:val="none" w:sz="0" w:space="0" w:color="auto"/>
            <w:bottom w:val="none" w:sz="0" w:space="0" w:color="auto"/>
            <w:right w:val="none" w:sz="0" w:space="0" w:color="auto"/>
          </w:divBdr>
          <w:divsChild>
            <w:div w:id="1778669697">
              <w:marLeft w:val="0"/>
              <w:marRight w:val="0"/>
              <w:marTop w:val="0"/>
              <w:marBottom w:val="0"/>
              <w:divBdr>
                <w:top w:val="none" w:sz="0" w:space="0" w:color="auto"/>
                <w:left w:val="none" w:sz="0" w:space="0" w:color="auto"/>
                <w:bottom w:val="none" w:sz="0" w:space="0" w:color="auto"/>
                <w:right w:val="none" w:sz="0" w:space="0" w:color="auto"/>
              </w:divBdr>
            </w:div>
            <w:div w:id="1701515232">
              <w:marLeft w:val="0"/>
              <w:marRight w:val="0"/>
              <w:marTop w:val="0"/>
              <w:marBottom w:val="0"/>
              <w:divBdr>
                <w:top w:val="none" w:sz="0" w:space="0" w:color="auto"/>
                <w:left w:val="none" w:sz="0" w:space="0" w:color="auto"/>
                <w:bottom w:val="none" w:sz="0" w:space="0" w:color="auto"/>
                <w:right w:val="none" w:sz="0" w:space="0" w:color="auto"/>
              </w:divBdr>
            </w:div>
            <w:div w:id="444543362">
              <w:marLeft w:val="0"/>
              <w:marRight w:val="0"/>
              <w:marTop w:val="0"/>
              <w:marBottom w:val="0"/>
              <w:divBdr>
                <w:top w:val="none" w:sz="0" w:space="0" w:color="auto"/>
                <w:left w:val="none" w:sz="0" w:space="0" w:color="auto"/>
                <w:bottom w:val="none" w:sz="0" w:space="0" w:color="auto"/>
                <w:right w:val="none" w:sz="0" w:space="0" w:color="auto"/>
              </w:divBdr>
            </w:div>
            <w:div w:id="1855261708">
              <w:marLeft w:val="0"/>
              <w:marRight w:val="0"/>
              <w:marTop w:val="0"/>
              <w:marBottom w:val="0"/>
              <w:divBdr>
                <w:top w:val="none" w:sz="0" w:space="0" w:color="auto"/>
                <w:left w:val="none" w:sz="0" w:space="0" w:color="auto"/>
                <w:bottom w:val="none" w:sz="0" w:space="0" w:color="auto"/>
                <w:right w:val="none" w:sz="0" w:space="0" w:color="auto"/>
              </w:divBdr>
            </w:div>
            <w:div w:id="702175901">
              <w:marLeft w:val="0"/>
              <w:marRight w:val="0"/>
              <w:marTop w:val="0"/>
              <w:marBottom w:val="0"/>
              <w:divBdr>
                <w:top w:val="none" w:sz="0" w:space="0" w:color="auto"/>
                <w:left w:val="none" w:sz="0" w:space="0" w:color="auto"/>
                <w:bottom w:val="none" w:sz="0" w:space="0" w:color="auto"/>
                <w:right w:val="none" w:sz="0" w:space="0" w:color="auto"/>
              </w:divBdr>
            </w:div>
            <w:div w:id="1841238854">
              <w:marLeft w:val="0"/>
              <w:marRight w:val="0"/>
              <w:marTop w:val="0"/>
              <w:marBottom w:val="0"/>
              <w:divBdr>
                <w:top w:val="none" w:sz="0" w:space="0" w:color="auto"/>
                <w:left w:val="none" w:sz="0" w:space="0" w:color="auto"/>
                <w:bottom w:val="none" w:sz="0" w:space="0" w:color="auto"/>
                <w:right w:val="none" w:sz="0" w:space="0" w:color="auto"/>
              </w:divBdr>
            </w:div>
            <w:div w:id="1770353124">
              <w:marLeft w:val="0"/>
              <w:marRight w:val="0"/>
              <w:marTop w:val="0"/>
              <w:marBottom w:val="0"/>
              <w:divBdr>
                <w:top w:val="none" w:sz="0" w:space="0" w:color="auto"/>
                <w:left w:val="none" w:sz="0" w:space="0" w:color="auto"/>
                <w:bottom w:val="none" w:sz="0" w:space="0" w:color="auto"/>
                <w:right w:val="none" w:sz="0" w:space="0" w:color="auto"/>
              </w:divBdr>
            </w:div>
            <w:div w:id="1789811434">
              <w:marLeft w:val="0"/>
              <w:marRight w:val="0"/>
              <w:marTop w:val="0"/>
              <w:marBottom w:val="0"/>
              <w:divBdr>
                <w:top w:val="none" w:sz="0" w:space="0" w:color="auto"/>
                <w:left w:val="none" w:sz="0" w:space="0" w:color="auto"/>
                <w:bottom w:val="none" w:sz="0" w:space="0" w:color="auto"/>
                <w:right w:val="none" w:sz="0" w:space="0" w:color="auto"/>
              </w:divBdr>
            </w:div>
            <w:div w:id="1870605632">
              <w:marLeft w:val="0"/>
              <w:marRight w:val="0"/>
              <w:marTop w:val="0"/>
              <w:marBottom w:val="0"/>
              <w:divBdr>
                <w:top w:val="none" w:sz="0" w:space="0" w:color="auto"/>
                <w:left w:val="none" w:sz="0" w:space="0" w:color="auto"/>
                <w:bottom w:val="none" w:sz="0" w:space="0" w:color="auto"/>
                <w:right w:val="none" w:sz="0" w:space="0" w:color="auto"/>
              </w:divBdr>
            </w:div>
            <w:div w:id="2123062809">
              <w:marLeft w:val="0"/>
              <w:marRight w:val="0"/>
              <w:marTop w:val="0"/>
              <w:marBottom w:val="0"/>
              <w:divBdr>
                <w:top w:val="none" w:sz="0" w:space="0" w:color="auto"/>
                <w:left w:val="none" w:sz="0" w:space="0" w:color="auto"/>
                <w:bottom w:val="none" w:sz="0" w:space="0" w:color="auto"/>
                <w:right w:val="none" w:sz="0" w:space="0" w:color="auto"/>
              </w:divBdr>
            </w:div>
            <w:div w:id="2078286657">
              <w:marLeft w:val="0"/>
              <w:marRight w:val="0"/>
              <w:marTop w:val="0"/>
              <w:marBottom w:val="0"/>
              <w:divBdr>
                <w:top w:val="none" w:sz="0" w:space="0" w:color="auto"/>
                <w:left w:val="none" w:sz="0" w:space="0" w:color="auto"/>
                <w:bottom w:val="none" w:sz="0" w:space="0" w:color="auto"/>
                <w:right w:val="none" w:sz="0" w:space="0" w:color="auto"/>
              </w:divBdr>
            </w:div>
            <w:div w:id="401875964">
              <w:marLeft w:val="0"/>
              <w:marRight w:val="0"/>
              <w:marTop w:val="0"/>
              <w:marBottom w:val="0"/>
              <w:divBdr>
                <w:top w:val="none" w:sz="0" w:space="0" w:color="auto"/>
                <w:left w:val="none" w:sz="0" w:space="0" w:color="auto"/>
                <w:bottom w:val="none" w:sz="0" w:space="0" w:color="auto"/>
                <w:right w:val="none" w:sz="0" w:space="0" w:color="auto"/>
              </w:divBdr>
            </w:div>
            <w:div w:id="190457956">
              <w:marLeft w:val="0"/>
              <w:marRight w:val="0"/>
              <w:marTop w:val="0"/>
              <w:marBottom w:val="0"/>
              <w:divBdr>
                <w:top w:val="none" w:sz="0" w:space="0" w:color="auto"/>
                <w:left w:val="none" w:sz="0" w:space="0" w:color="auto"/>
                <w:bottom w:val="none" w:sz="0" w:space="0" w:color="auto"/>
                <w:right w:val="none" w:sz="0" w:space="0" w:color="auto"/>
              </w:divBdr>
            </w:div>
            <w:div w:id="432943640">
              <w:marLeft w:val="0"/>
              <w:marRight w:val="0"/>
              <w:marTop w:val="0"/>
              <w:marBottom w:val="0"/>
              <w:divBdr>
                <w:top w:val="none" w:sz="0" w:space="0" w:color="auto"/>
                <w:left w:val="none" w:sz="0" w:space="0" w:color="auto"/>
                <w:bottom w:val="none" w:sz="0" w:space="0" w:color="auto"/>
                <w:right w:val="none" w:sz="0" w:space="0" w:color="auto"/>
              </w:divBdr>
            </w:div>
            <w:div w:id="1266962080">
              <w:marLeft w:val="0"/>
              <w:marRight w:val="0"/>
              <w:marTop w:val="0"/>
              <w:marBottom w:val="0"/>
              <w:divBdr>
                <w:top w:val="none" w:sz="0" w:space="0" w:color="auto"/>
                <w:left w:val="none" w:sz="0" w:space="0" w:color="auto"/>
                <w:bottom w:val="none" w:sz="0" w:space="0" w:color="auto"/>
                <w:right w:val="none" w:sz="0" w:space="0" w:color="auto"/>
              </w:divBdr>
            </w:div>
            <w:div w:id="2075663889">
              <w:marLeft w:val="0"/>
              <w:marRight w:val="0"/>
              <w:marTop w:val="0"/>
              <w:marBottom w:val="0"/>
              <w:divBdr>
                <w:top w:val="none" w:sz="0" w:space="0" w:color="auto"/>
                <w:left w:val="none" w:sz="0" w:space="0" w:color="auto"/>
                <w:bottom w:val="none" w:sz="0" w:space="0" w:color="auto"/>
                <w:right w:val="none" w:sz="0" w:space="0" w:color="auto"/>
              </w:divBdr>
            </w:div>
            <w:div w:id="280187952">
              <w:marLeft w:val="0"/>
              <w:marRight w:val="0"/>
              <w:marTop w:val="0"/>
              <w:marBottom w:val="0"/>
              <w:divBdr>
                <w:top w:val="none" w:sz="0" w:space="0" w:color="auto"/>
                <w:left w:val="none" w:sz="0" w:space="0" w:color="auto"/>
                <w:bottom w:val="none" w:sz="0" w:space="0" w:color="auto"/>
                <w:right w:val="none" w:sz="0" w:space="0" w:color="auto"/>
              </w:divBdr>
            </w:div>
            <w:div w:id="1162623528">
              <w:marLeft w:val="0"/>
              <w:marRight w:val="0"/>
              <w:marTop w:val="0"/>
              <w:marBottom w:val="0"/>
              <w:divBdr>
                <w:top w:val="none" w:sz="0" w:space="0" w:color="auto"/>
                <w:left w:val="none" w:sz="0" w:space="0" w:color="auto"/>
                <w:bottom w:val="none" w:sz="0" w:space="0" w:color="auto"/>
                <w:right w:val="none" w:sz="0" w:space="0" w:color="auto"/>
              </w:divBdr>
            </w:div>
            <w:div w:id="684551957">
              <w:marLeft w:val="0"/>
              <w:marRight w:val="0"/>
              <w:marTop w:val="0"/>
              <w:marBottom w:val="0"/>
              <w:divBdr>
                <w:top w:val="none" w:sz="0" w:space="0" w:color="auto"/>
                <w:left w:val="none" w:sz="0" w:space="0" w:color="auto"/>
                <w:bottom w:val="none" w:sz="0" w:space="0" w:color="auto"/>
                <w:right w:val="none" w:sz="0" w:space="0" w:color="auto"/>
              </w:divBdr>
            </w:div>
            <w:div w:id="742994100">
              <w:marLeft w:val="0"/>
              <w:marRight w:val="0"/>
              <w:marTop w:val="0"/>
              <w:marBottom w:val="0"/>
              <w:divBdr>
                <w:top w:val="none" w:sz="0" w:space="0" w:color="auto"/>
                <w:left w:val="none" w:sz="0" w:space="0" w:color="auto"/>
                <w:bottom w:val="none" w:sz="0" w:space="0" w:color="auto"/>
                <w:right w:val="none" w:sz="0" w:space="0" w:color="auto"/>
              </w:divBdr>
            </w:div>
            <w:div w:id="1879657627">
              <w:marLeft w:val="0"/>
              <w:marRight w:val="0"/>
              <w:marTop w:val="0"/>
              <w:marBottom w:val="0"/>
              <w:divBdr>
                <w:top w:val="none" w:sz="0" w:space="0" w:color="auto"/>
                <w:left w:val="none" w:sz="0" w:space="0" w:color="auto"/>
                <w:bottom w:val="none" w:sz="0" w:space="0" w:color="auto"/>
                <w:right w:val="none" w:sz="0" w:space="0" w:color="auto"/>
              </w:divBdr>
            </w:div>
            <w:div w:id="2078674016">
              <w:marLeft w:val="0"/>
              <w:marRight w:val="0"/>
              <w:marTop w:val="0"/>
              <w:marBottom w:val="0"/>
              <w:divBdr>
                <w:top w:val="none" w:sz="0" w:space="0" w:color="auto"/>
                <w:left w:val="none" w:sz="0" w:space="0" w:color="auto"/>
                <w:bottom w:val="none" w:sz="0" w:space="0" w:color="auto"/>
                <w:right w:val="none" w:sz="0" w:space="0" w:color="auto"/>
              </w:divBdr>
            </w:div>
            <w:div w:id="1517384523">
              <w:marLeft w:val="0"/>
              <w:marRight w:val="0"/>
              <w:marTop w:val="0"/>
              <w:marBottom w:val="0"/>
              <w:divBdr>
                <w:top w:val="none" w:sz="0" w:space="0" w:color="auto"/>
                <w:left w:val="none" w:sz="0" w:space="0" w:color="auto"/>
                <w:bottom w:val="none" w:sz="0" w:space="0" w:color="auto"/>
                <w:right w:val="none" w:sz="0" w:space="0" w:color="auto"/>
              </w:divBdr>
            </w:div>
            <w:div w:id="717052738">
              <w:marLeft w:val="0"/>
              <w:marRight w:val="0"/>
              <w:marTop w:val="0"/>
              <w:marBottom w:val="0"/>
              <w:divBdr>
                <w:top w:val="none" w:sz="0" w:space="0" w:color="auto"/>
                <w:left w:val="none" w:sz="0" w:space="0" w:color="auto"/>
                <w:bottom w:val="none" w:sz="0" w:space="0" w:color="auto"/>
                <w:right w:val="none" w:sz="0" w:space="0" w:color="auto"/>
              </w:divBdr>
            </w:div>
            <w:div w:id="211964474">
              <w:marLeft w:val="0"/>
              <w:marRight w:val="0"/>
              <w:marTop w:val="0"/>
              <w:marBottom w:val="0"/>
              <w:divBdr>
                <w:top w:val="none" w:sz="0" w:space="0" w:color="auto"/>
                <w:left w:val="none" w:sz="0" w:space="0" w:color="auto"/>
                <w:bottom w:val="none" w:sz="0" w:space="0" w:color="auto"/>
                <w:right w:val="none" w:sz="0" w:space="0" w:color="auto"/>
              </w:divBdr>
            </w:div>
            <w:div w:id="212696612">
              <w:marLeft w:val="0"/>
              <w:marRight w:val="0"/>
              <w:marTop w:val="0"/>
              <w:marBottom w:val="0"/>
              <w:divBdr>
                <w:top w:val="none" w:sz="0" w:space="0" w:color="auto"/>
                <w:left w:val="none" w:sz="0" w:space="0" w:color="auto"/>
                <w:bottom w:val="none" w:sz="0" w:space="0" w:color="auto"/>
                <w:right w:val="none" w:sz="0" w:space="0" w:color="auto"/>
              </w:divBdr>
            </w:div>
            <w:div w:id="1507209560">
              <w:marLeft w:val="0"/>
              <w:marRight w:val="0"/>
              <w:marTop w:val="0"/>
              <w:marBottom w:val="0"/>
              <w:divBdr>
                <w:top w:val="none" w:sz="0" w:space="0" w:color="auto"/>
                <w:left w:val="none" w:sz="0" w:space="0" w:color="auto"/>
                <w:bottom w:val="none" w:sz="0" w:space="0" w:color="auto"/>
                <w:right w:val="none" w:sz="0" w:space="0" w:color="auto"/>
              </w:divBdr>
            </w:div>
            <w:div w:id="533009034">
              <w:marLeft w:val="0"/>
              <w:marRight w:val="0"/>
              <w:marTop w:val="0"/>
              <w:marBottom w:val="0"/>
              <w:divBdr>
                <w:top w:val="none" w:sz="0" w:space="0" w:color="auto"/>
                <w:left w:val="none" w:sz="0" w:space="0" w:color="auto"/>
                <w:bottom w:val="none" w:sz="0" w:space="0" w:color="auto"/>
                <w:right w:val="none" w:sz="0" w:space="0" w:color="auto"/>
              </w:divBdr>
            </w:div>
            <w:div w:id="914314312">
              <w:marLeft w:val="0"/>
              <w:marRight w:val="0"/>
              <w:marTop w:val="0"/>
              <w:marBottom w:val="0"/>
              <w:divBdr>
                <w:top w:val="none" w:sz="0" w:space="0" w:color="auto"/>
                <w:left w:val="none" w:sz="0" w:space="0" w:color="auto"/>
                <w:bottom w:val="none" w:sz="0" w:space="0" w:color="auto"/>
                <w:right w:val="none" w:sz="0" w:space="0" w:color="auto"/>
              </w:divBdr>
            </w:div>
            <w:div w:id="1982806129">
              <w:marLeft w:val="0"/>
              <w:marRight w:val="0"/>
              <w:marTop w:val="0"/>
              <w:marBottom w:val="0"/>
              <w:divBdr>
                <w:top w:val="none" w:sz="0" w:space="0" w:color="auto"/>
                <w:left w:val="none" w:sz="0" w:space="0" w:color="auto"/>
                <w:bottom w:val="none" w:sz="0" w:space="0" w:color="auto"/>
                <w:right w:val="none" w:sz="0" w:space="0" w:color="auto"/>
              </w:divBdr>
            </w:div>
            <w:div w:id="1727988157">
              <w:marLeft w:val="0"/>
              <w:marRight w:val="0"/>
              <w:marTop w:val="0"/>
              <w:marBottom w:val="0"/>
              <w:divBdr>
                <w:top w:val="none" w:sz="0" w:space="0" w:color="auto"/>
                <w:left w:val="none" w:sz="0" w:space="0" w:color="auto"/>
                <w:bottom w:val="none" w:sz="0" w:space="0" w:color="auto"/>
                <w:right w:val="none" w:sz="0" w:space="0" w:color="auto"/>
              </w:divBdr>
            </w:div>
            <w:div w:id="1033842149">
              <w:marLeft w:val="0"/>
              <w:marRight w:val="0"/>
              <w:marTop w:val="0"/>
              <w:marBottom w:val="0"/>
              <w:divBdr>
                <w:top w:val="none" w:sz="0" w:space="0" w:color="auto"/>
                <w:left w:val="none" w:sz="0" w:space="0" w:color="auto"/>
                <w:bottom w:val="none" w:sz="0" w:space="0" w:color="auto"/>
                <w:right w:val="none" w:sz="0" w:space="0" w:color="auto"/>
              </w:divBdr>
            </w:div>
            <w:div w:id="794644016">
              <w:marLeft w:val="0"/>
              <w:marRight w:val="0"/>
              <w:marTop w:val="0"/>
              <w:marBottom w:val="0"/>
              <w:divBdr>
                <w:top w:val="none" w:sz="0" w:space="0" w:color="auto"/>
                <w:left w:val="none" w:sz="0" w:space="0" w:color="auto"/>
                <w:bottom w:val="none" w:sz="0" w:space="0" w:color="auto"/>
                <w:right w:val="none" w:sz="0" w:space="0" w:color="auto"/>
              </w:divBdr>
            </w:div>
            <w:div w:id="650865116">
              <w:marLeft w:val="0"/>
              <w:marRight w:val="0"/>
              <w:marTop w:val="0"/>
              <w:marBottom w:val="0"/>
              <w:divBdr>
                <w:top w:val="none" w:sz="0" w:space="0" w:color="auto"/>
                <w:left w:val="none" w:sz="0" w:space="0" w:color="auto"/>
                <w:bottom w:val="none" w:sz="0" w:space="0" w:color="auto"/>
                <w:right w:val="none" w:sz="0" w:space="0" w:color="auto"/>
              </w:divBdr>
            </w:div>
            <w:div w:id="1417435895">
              <w:marLeft w:val="0"/>
              <w:marRight w:val="0"/>
              <w:marTop w:val="0"/>
              <w:marBottom w:val="0"/>
              <w:divBdr>
                <w:top w:val="none" w:sz="0" w:space="0" w:color="auto"/>
                <w:left w:val="none" w:sz="0" w:space="0" w:color="auto"/>
                <w:bottom w:val="none" w:sz="0" w:space="0" w:color="auto"/>
                <w:right w:val="none" w:sz="0" w:space="0" w:color="auto"/>
              </w:divBdr>
            </w:div>
            <w:div w:id="1805275450">
              <w:marLeft w:val="0"/>
              <w:marRight w:val="0"/>
              <w:marTop w:val="0"/>
              <w:marBottom w:val="0"/>
              <w:divBdr>
                <w:top w:val="none" w:sz="0" w:space="0" w:color="auto"/>
                <w:left w:val="none" w:sz="0" w:space="0" w:color="auto"/>
                <w:bottom w:val="none" w:sz="0" w:space="0" w:color="auto"/>
                <w:right w:val="none" w:sz="0" w:space="0" w:color="auto"/>
              </w:divBdr>
            </w:div>
            <w:div w:id="1298878591">
              <w:marLeft w:val="0"/>
              <w:marRight w:val="0"/>
              <w:marTop w:val="0"/>
              <w:marBottom w:val="0"/>
              <w:divBdr>
                <w:top w:val="none" w:sz="0" w:space="0" w:color="auto"/>
                <w:left w:val="none" w:sz="0" w:space="0" w:color="auto"/>
                <w:bottom w:val="none" w:sz="0" w:space="0" w:color="auto"/>
                <w:right w:val="none" w:sz="0" w:space="0" w:color="auto"/>
              </w:divBdr>
            </w:div>
            <w:div w:id="1033070201">
              <w:marLeft w:val="0"/>
              <w:marRight w:val="0"/>
              <w:marTop w:val="0"/>
              <w:marBottom w:val="0"/>
              <w:divBdr>
                <w:top w:val="none" w:sz="0" w:space="0" w:color="auto"/>
                <w:left w:val="none" w:sz="0" w:space="0" w:color="auto"/>
                <w:bottom w:val="none" w:sz="0" w:space="0" w:color="auto"/>
                <w:right w:val="none" w:sz="0" w:space="0" w:color="auto"/>
              </w:divBdr>
            </w:div>
            <w:div w:id="1242721236">
              <w:marLeft w:val="0"/>
              <w:marRight w:val="0"/>
              <w:marTop w:val="0"/>
              <w:marBottom w:val="0"/>
              <w:divBdr>
                <w:top w:val="none" w:sz="0" w:space="0" w:color="auto"/>
                <w:left w:val="none" w:sz="0" w:space="0" w:color="auto"/>
                <w:bottom w:val="none" w:sz="0" w:space="0" w:color="auto"/>
                <w:right w:val="none" w:sz="0" w:space="0" w:color="auto"/>
              </w:divBdr>
            </w:div>
            <w:div w:id="988285030">
              <w:marLeft w:val="0"/>
              <w:marRight w:val="0"/>
              <w:marTop w:val="0"/>
              <w:marBottom w:val="0"/>
              <w:divBdr>
                <w:top w:val="none" w:sz="0" w:space="0" w:color="auto"/>
                <w:left w:val="none" w:sz="0" w:space="0" w:color="auto"/>
                <w:bottom w:val="none" w:sz="0" w:space="0" w:color="auto"/>
                <w:right w:val="none" w:sz="0" w:space="0" w:color="auto"/>
              </w:divBdr>
            </w:div>
            <w:div w:id="800881758">
              <w:marLeft w:val="0"/>
              <w:marRight w:val="0"/>
              <w:marTop w:val="0"/>
              <w:marBottom w:val="0"/>
              <w:divBdr>
                <w:top w:val="none" w:sz="0" w:space="0" w:color="auto"/>
                <w:left w:val="none" w:sz="0" w:space="0" w:color="auto"/>
                <w:bottom w:val="none" w:sz="0" w:space="0" w:color="auto"/>
                <w:right w:val="none" w:sz="0" w:space="0" w:color="auto"/>
              </w:divBdr>
            </w:div>
            <w:div w:id="1420062867">
              <w:marLeft w:val="0"/>
              <w:marRight w:val="0"/>
              <w:marTop w:val="0"/>
              <w:marBottom w:val="0"/>
              <w:divBdr>
                <w:top w:val="none" w:sz="0" w:space="0" w:color="auto"/>
                <w:left w:val="none" w:sz="0" w:space="0" w:color="auto"/>
                <w:bottom w:val="none" w:sz="0" w:space="0" w:color="auto"/>
                <w:right w:val="none" w:sz="0" w:space="0" w:color="auto"/>
              </w:divBdr>
            </w:div>
            <w:div w:id="1706982197">
              <w:marLeft w:val="0"/>
              <w:marRight w:val="0"/>
              <w:marTop w:val="0"/>
              <w:marBottom w:val="0"/>
              <w:divBdr>
                <w:top w:val="none" w:sz="0" w:space="0" w:color="auto"/>
                <w:left w:val="none" w:sz="0" w:space="0" w:color="auto"/>
                <w:bottom w:val="none" w:sz="0" w:space="0" w:color="auto"/>
                <w:right w:val="none" w:sz="0" w:space="0" w:color="auto"/>
              </w:divBdr>
            </w:div>
            <w:div w:id="1212499873">
              <w:marLeft w:val="0"/>
              <w:marRight w:val="0"/>
              <w:marTop w:val="0"/>
              <w:marBottom w:val="0"/>
              <w:divBdr>
                <w:top w:val="none" w:sz="0" w:space="0" w:color="auto"/>
                <w:left w:val="none" w:sz="0" w:space="0" w:color="auto"/>
                <w:bottom w:val="none" w:sz="0" w:space="0" w:color="auto"/>
                <w:right w:val="none" w:sz="0" w:space="0" w:color="auto"/>
              </w:divBdr>
            </w:div>
            <w:div w:id="2007704731">
              <w:marLeft w:val="0"/>
              <w:marRight w:val="0"/>
              <w:marTop w:val="0"/>
              <w:marBottom w:val="0"/>
              <w:divBdr>
                <w:top w:val="none" w:sz="0" w:space="0" w:color="auto"/>
                <w:left w:val="none" w:sz="0" w:space="0" w:color="auto"/>
                <w:bottom w:val="none" w:sz="0" w:space="0" w:color="auto"/>
                <w:right w:val="none" w:sz="0" w:space="0" w:color="auto"/>
              </w:divBdr>
            </w:div>
            <w:div w:id="1454204028">
              <w:marLeft w:val="0"/>
              <w:marRight w:val="0"/>
              <w:marTop w:val="0"/>
              <w:marBottom w:val="0"/>
              <w:divBdr>
                <w:top w:val="none" w:sz="0" w:space="0" w:color="auto"/>
                <w:left w:val="none" w:sz="0" w:space="0" w:color="auto"/>
                <w:bottom w:val="none" w:sz="0" w:space="0" w:color="auto"/>
                <w:right w:val="none" w:sz="0" w:space="0" w:color="auto"/>
              </w:divBdr>
            </w:div>
            <w:div w:id="340549149">
              <w:marLeft w:val="0"/>
              <w:marRight w:val="0"/>
              <w:marTop w:val="0"/>
              <w:marBottom w:val="0"/>
              <w:divBdr>
                <w:top w:val="none" w:sz="0" w:space="0" w:color="auto"/>
                <w:left w:val="none" w:sz="0" w:space="0" w:color="auto"/>
                <w:bottom w:val="none" w:sz="0" w:space="0" w:color="auto"/>
                <w:right w:val="none" w:sz="0" w:space="0" w:color="auto"/>
              </w:divBdr>
            </w:div>
            <w:div w:id="541946055">
              <w:marLeft w:val="0"/>
              <w:marRight w:val="0"/>
              <w:marTop w:val="0"/>
              <w:marBottom w:val="0"/>
              <w:divBdr>
                <w:top w:val="none" w:sz="0" w:space="0" w:color="auto"/>
                <w:left w:val="none" w:sz="0" w:space="0" w:color="auto"/>
                <w:bottom w:val="none" w:sz="0" w:space="0" w:color="auto"/>
                <w:right w:val="none" w:sz="0" w:space="0" w:color="auto"/>
              </w:divBdr>
            </w:div>
            <w:div w:id="433328819">
              <w:marLeft w:val="0"/>
              <w:marRight w:val="0"/>
              <w:marTop w:val="0"/>
              <w:marBottom w:val="0"/>
              <w:divBdr>
                <w:top w:val="none" w:sz="0" w:space="0" w:color="auto"/>
                <w:left w:val="none" w:sz="0" w:space="0" w:color="auto"/>
                <w:bottom w:val="none" w:sz="0" w:space="0" w:color="auto"/>
                <w:right w:val="none" w:sz="0" w:space="0" w:color="auto"/>
              </w:divBdr>
            </w:div>
            <w:div w:id="1805850640">
              <w:marLeft w:val="0"/>
              <w:marRight w:val="0"/>
              <w:marTop w:val="0"/>
              <w:marBottom w:val="0"/>
              <w:divBdr>
                <w:top w:val="none" w:sz="0" w:space="0" w:color="auto"/>
                <w:left w:val="none" w:sz="0" w:space="0" w:color="auto"/>
                <w:bottom w:val="none" w:sz="0" w:space="0" w:color="auto"/>
                <w:right w:val="none" w:sz="0" w:space="0" w:color="auto"/>
              </w:divBdr>
            </w:div>
            <w:div w:id="849415242">
              <w:marLeft w:val="0"/>
              <w:marRight w:val="0"/>
              <w:marTop w:val="0"/>
              <w:marBottom w:val="0"/>
              <w:divBdr>
                <w:top w:val="none" w:sz="0" w:space="0" w:color="auto"/>
                <w:left w:val="none" w:sz="0" w:space="0" w:color="auto"/>
                <w:bottom w:val="none" w:sz="0" w:space="0" w:color="auto"/>
                <w:right w:val="none" w:sz="0" w:space="0" w:color="auto"/>
              </w:divBdr>
            </w:div>
            <w:div w:id="1935895094">
              <w:marLeft w:val="0"/>
              <w:marRight w:val="0"/>
              <w:marTop w:val="0"/>
              <w:marBottom w:val="0"/>
              <w:divBdr>
                <w:top w:val="none" w:sz="0" w:space="0" w:color="auto"/>
                <w:left w:val="none" w:sz="0" w:space="0" w:color="auto"/>
                <w:bottom w:val="none" w:sz="0" w:space="0" w:color="auto"/>
                <w:right w:val="none" w:sz="0" w:space="0" w:color="auto"/>
              </w:divBdr>
            </w:div>
            <w:div w:id="1346058863">
              <w:marLeft w:val="0"/>
              <w:marRight w:val="0"/>
              <w:marTop w:val="0"/>
              <w:marBottom w:val="0"/>
              <w:divBdr>
                <w:top w:val="none" w:sz="0" w:space="0" w:color="auto"/>
                <w:left w:val="none" w:sz="0" w:space="0" w:color="auto"/>
                <w:bottom w:val="none" w:sz="0" w:space="0" w:color="auto"/>
                <w:right w:val="none" w:sz="0" w:space="0" w:color="auto"/>
              </w:divBdr>
            </w:div>
            <w:div w:id="992368475">
              <w:marLeft w:val="0"/>
              <w:marRight w:val="0"/>
              <w:marTop w:val="0"/>
              <w:marBottom w:val="0"/>
              <w:divBdr>
                <w:top w:val="none" w:sz="0" w:space="0" w:color="auto"/>
                <w:left w:val="none" w:sz="0" w:space="0" w:color="auto"/>
                <w:bottom w:val="none" w:sz="0" w:space="0" w:color="auto"/>
                <w:right w:val="none" w:sz="0" w:space="0" w:color="auto"/>
              </w:divBdr>
            </w:div>
            <w:div w:id="1706906853">
              <w:marLeft w:val="0"/>
              <w:marRight w:val="0"/>
              <w:marTop w:val="0"/>
              <w:marBottom w:val="0"/>
              <w:divBdr>
                <w:top w:val="none" w:sz="0" w:space="0" w:color="auto"/>
                <w:left w:val="none" w:sz="0" w:space="0" w:color="auto"/>
                <w:bottom w:val="none" w:sz="0" w:space="0" w:color="auto"/>
                <w:right w:val="none" w:sz="0" w:space="0" w:color="auto"/>
              </w:divBdr>
            </w:div>
            <w:div w:id="78139580">
              <w:marLeft w:val="0"/>
              <w:marRight w:val="0"/>
              <w:marTop w:val="0"/>
              <w:marBottom w:val="0"/>
              <w:divBdr>
                <w:top w:val="none" w:sz="0" w:space="0" w:color="auto"/>
                <w:left w:val="none" w:sz="0" w:space="0" w:color="auto"/>
                <w:bottom w:val="none" w:sz="0" w:space="0" w:color="auto"/>
                <w:right w:val="none" w:sz="0" w:space="0" w:color="auto"/>
              </w:divBdr>
            </w:div>
            <w:div w:id="1389574053">
              <w:marLeft w:val="0"/>
              <w:marRight w:val="0"/>
              <w:marTop w:val="0"/>
              <w:marBottom w:val="0"/>
              <w:divBdr>
                <w:top w:val="none" w:sz="0" w:space="0" w:color="auto"/>
                <w:left w:val="none" w:sz="0" w:space="0" w:color="auto"/>
                <w:bottom w:val="none" w:sz="0" w:space="0" w:color="auto"/>
                <w:right w:val="none" w:sz="0" w:space="0" w:color="auto"/>
              </w:divBdr>
            </w:div>
            <w:div w:id="1328241435">
              <w:marLeft w:val="0"/>
              <w:marRight w:val="0"/>
              <w:marTop w:val="0"/>
              <w:marBottom w:val="0"/>
              <w:divBdr>
                <w:top w:val="none" w:sz="0" w:space="0" w:color="auto"/>
                <w:left w:val="none" w:sz="0" w:space="0" w:color="auto"/>
                <w:bottom w:val="none" w:sz="0" w:space="0" w:color="auto"/>
                <w:right w:val="none" w:sz="0" w:space="0" w:color="auto"/>
              </w:divBdr>
            </w:div>
            <w:div w:id="1105418879">
              <w:marLeft w:val="0"/>
              <w:marRight w:val="0"/>
              <w:marTop w:val="0"/>
              <w:marBottom w:val="0"/>
              <w:divBdr>
                <w:top w:val="none" w:sz="0" w:space="0" w:color="auto"/>
                <w:left w:val="none" w:sz="0" w:space="0" w:color="auto"/>
                <w:bottom w:val="none" w:sz="0" w:space="0" w:color="auto"/>
                <w:right w:val="none" w:sz="0" w:space="0" w:color="auto"/>
              </w:divBdr>
            </w:div>
            <w:div w:id="1702315856">
              <w:marLeft w:val="0"/>
              <w:marRight w:val="0"/>
              <w:marTop w:val="0"/>
              <w:marBottom w:val="0"/>
              <w:divBdr>
                <w:top w:val="none" w:sz="0" w:space="0" w:color="auto"/>
                <w:left w:val="none" w:sz="0" w:space="0" w:color="auto"/>
                <w:bottom w:val="none" w:sz="0" w:space="0" w:color="auto"/>
                <w:right w:val="none" w:sz="0" w:space="0" w:color="auto"/>
              </w:divBdr>
            </w:div>
            <w:div w:id="1617327800">
              <w:marLeft w:val="0"/>
              <w:marRight w:val="0"/>
              <w:marTop w:val="0"/>
              <w:marBottom w:val="0"/>
              <w:divBdr>
                <w:top w:val="none" w:sz="0" w:space="0" w:color="auto"/>
                <w:left w:val="none" w:sz="0" w:space="0" w:color="auto"/>
                <w:bottom w:val="none" w:sz="0" w:space="0" w:color="auto"/>
                <w:right w:val="none" w:sz="0" w:space="0" w:color="auto"/>
              </w:divBdr>
            </w:div>
            <w:div w:id="780300562">
              <w:marLeft w:val="0"/>
              <w:marRight w:val="0"/>
              <w:marTop w:val="0"/>
              <w:marBottom w:val="0"/>
              <w:divBdr>
                <w:top w:val="none" w:sz="0" w:space="0" w:color="auto"/>
                <w:left w:val="none" w:sz="0" w:space="0" w:color="auto"/>
                <w:bottom w:val="none" w:sz="0" w:space="0" w:color="auto"/>
                <w:right w:val="none" w:sz="0" w:space="0" w:color="auto"/>
              </w:divBdr>
            </w:div>
            <w:div w:id="1946617795">
              <w:marLeft w:val="0"/>
              <w:marRight w:val="0"/>
              <w:marTop w:val="0"/>
              <w:marBottom w:val="0"/>
              <w:divBdr>
                <w:top w:val="none" w:sz="0" w:space="0" w:color="auto"/>
                <w:left w:val="none" w:sz="0" w:space="0" w:color="auto"/>
                <w:bottom w:val="none" w:sz="0" w:space="0" w:color="auto"/>
                <w:right w:val="none" w:sz="0" w:space="0" w:color="auto"/>
              </w:divBdr>
            </w:div>
            <w:div w:id="1012412518">
              <w:marLeft w:val="0"/>
              <w:marRight w:val="0"/>
              <w:marTop w:val="0"/>
              <w:marBottom w:val="0"/>
              <w:divBdr>
                <w:top w:val="none" w:sz="0" w:space="0" w:color="auto"/>
                <w:left w:val="none" w:sz="0" w:space="0" w:color="auto"/>
                <w:bottom w:val="none" w:sz="0" w:space="0" w:color="auto"/>
                <w:right w:val="none" w:sz="0" w:space="0" w:color="auto"/>
              </w:divBdr>
            </w:div>
            <w:div w:id="1200976918">
              <w:marLeft w:val="0"/>
              <w:marRight w:val="0"/>
              <w:marTop w:val="0"/>
              <w:marBottom w:val="0"/>
              <w:divBdr>
                <w:top w:val="none" w:sz="0" w:space="0" w:color="auto"/>
                <w:left w:val="none" w:sz="0" w:space="0" w:color="auto"/>
                <w:bottom w:val="none" w:sz="0" w:space="0" w:color="auto"/>
                <w:right w:val="none" w:sz="0" w:space="0" w:color="auto"/>
              </w:divBdr>
            </w:div>
            <w:div w:id="699165485">
              <w:marLeft w:val="0"/>
              <w:marRight w:val="0"/>
              <w:marTop w:val="0"/>
              <w:marBottom w:val="0"/>
              <w:divBdr>
                <w:top w:val="none" w:sz="0" w:space="0" w:color="auto"/>
                <w:left w:val="none" w:sz="0" w:space="0" w:color="auto"/>
                <w:bottom w:val="none" w:sz="0" w:space="0" w:color="auto"/>
                <w:right w:val="none" w:sz="0" w:space="0" w:color="auto"/>
              </w:divBdr>
            </w:div>
            <w:div w:id="1226339146">
              <w:marLeft w:val="0"/>
              <w:marRight w:val="0"/>
              <w:marTop w:val="0"/>
              <w:marBottom w:val="0"/>
              <w:divBdr>
                <w:top w:val="none" w:sz="0" w:space="0" w:color="auto"/>
                <w:left w:val="none" w:sz="0" w:space="0" w:color="auto"/>
                <w:bottom w:val="none" w:sz="0" w:space="0" w:color="auto"/>
                <w:right w:val="none" w:sz="0" w:space="0" w:color="auto"/>
              </w:divBdr>
            </w:div>
            <w:div w:id="11223072">
              <w:marLeft w:val="0"/>
              <w:marRight w:val="0"/>
              <w:marTop w:val="0"/>
              <w:marBottom w:val="0"/>
              <w:divBdr>
                <w:top w:val="none" w:sz="0" w:space="0" w:color="auto"/>
                <w:left w:val="none" w:sz="0" w:space="0" w:color="auto"/>
                <w:bottom w:val="none" w:sz="0" w:space="0" w:color="auto"/>
                <w:right w:val="none" w:sz="0" w:space="0" w:color="auto"/>
              </w:divBdr>
            </w:div>
            <w:div w:id="356003147">
              <w:marLeft w:val="0"/>
              <w:marRight w:val="0"/>
              <w:marTop w:val="0"/>
              <w:marBottom w:val="0"/>
              <w:divBdr>
                <w:top w:val="none" w:sz="0" w:space="0" w:color="auto"/>
                <w:left w:val="none" w:sz="0" w:space="0" w:color="auto"/>
                <w:bottom w:val="none" w:sz="0" w:space="0" w:color="auto"/>
                <w:right w:val="none" w:sz="0" w:space="0" w:color="auto"/>
              </w:divBdr>
            </w:div>
            <w:div w:id="618149438">
              <w:marLeft w:val="0"/>
              <w:marRight w:val="0"/>
              <w:marTop w:val="0"/>
              <w:marBottom w:val="0"/>
              <w:divBdr>
                <w:top w:val="none" w:sz="0" w:space="0" w:color="auto"/>
                <w:left w:val="none" w:sz="0" w:space="0" w:color="auto"/>
                <w:bottom w:val="none" w:sz="0" w:space="0" w:color="auto"/>
                <w:right w:val="none" w:sz="0" w:space="0" w:color="auto"/>
              </w:divBdr>
            </w:div>
            <w:div w:id="1888033158">
              <w:marLeft w:val="0"/>
              <w:marRight w:val="0"/>
              <w:marTop w:val="0"/>
              <w:marBottom w:val="0"/>
              <w:divBdr>
                <w:top w:val="none" w:sz="0" w:space="0" w:color="auto"/>
                <w:left w:val="none" w:sz="0" w:space="0" w:color="auto"/>
                <w:bottom w:val="none" w:sz="0" w:space="0" w:color="auto"/>
                <w:right w:val="none" w:sz="0" w:space="0" w:color="auto"/>
              </w:divBdr>
            </w:div>
            <w:div w:id="1110006303">
              <w:marLeft w:val="0"/>
              <w:marRight w:val="0"/>
              <w:marTop w:val="0"/>
              <w:marBottom w:val="0"/>
              <w:divBdr>
                <w:top w:val="none" w:sz="0" w:space="0" w:color="auto"/>
                <w:left w:val="none" w:sz="0" w:space="0" w:color="auto"/>
                <w:bottom w:val="none" w:sz="0" w:space="0" w:color="auto"/>
                <w:right w:val="none" w:sz="0" w:space="0" w:color="auto"/>
              </w:divBdr>
            </w:div>
            <w:div w:id="8601483">
              <w:marLeft w:val="0"/>
              <w:marRight w:val="0"/>
              <w:marTop w:val="0"/>
              <w:marBottom w:val="0"/>
              <w:divBdr>
                <w:top w:val="none" w:sz="0" w:space="0" w:color="auto"/>
                <w:left w:val="none" w:sz="0" w:space="0" w:color="auto"/>
                <w:bottom w:val="none" w:sz="0" w:space="0" w:color="auto"/>
                <w:right w:val="none" w:sz="0" w:space="0" w:color="auto"/>
              </w:divBdr>
            </w:div>
            <w:div w:id="1217090043">
              <w:marLeft w:val="0"/>
              <w:marRight w:val="0"/>
              <w:marTop w:val="0"/>
              <w:marBottom w:val="0"/>
              <w:divBdr>
                <w:top w:val="none" w:sz="0" w:space="0" w:color="auto"/>
                <w:left w:val="none" w:sz="0" w:space="0" w:color="auto"/>
                <w:bottom w:val="none" w:sz="0" w:space="0" w:color="auto"/>
                <w:right w:val="none" w:sz="0" w:space="0" w:color="auto"/>
              </w:divBdr>
            </w:div>
            <w:div w:id="819493346">
              <w:marLeft w:val="0"/>
              <w:marRight w:val="0"/>
              <w:marTop w:val="0"/>
              <w:marBottom w:val="0"/>
              <w:divBdr>
                <w:top w:val="none" w:sz="0" w:space="0" w:color="auto"/>
                <w:left w:val="none" w:sz="0" w:space="0" w:color="auto"/>
                <w:bottom w:val="none" w:sz="0" w:space="0" w:color="auto"/>
                <w:right w:val="none" w:sz="0" w:space="0" w:color="auto"/>
              </w:divBdr>
            </w:div>
            <w:div w:id="2069105108">
              <w:marLeft w:val="0"/>
              <w:marRight w:val="0"/>
              <w:marTop w:val="0"/>
              <w:marBottom w:val="0"/>
              <w:divBdr>
                <w:top w:val="none" w:sz="0" w:space="0" w:color="auto"/>
                <w:left w:val="none" w:sz="0" w:space="0" w:color="auto"/>
                <w:bottom w:val="none" w:sz="0" w:space="0" w:color="auto"/>
                <w:right w:val="none" w:sz="0" w:space="0" w:color="auto"/>
              </w:divBdr>
            </w:div>
            <w:div w:id="524834216">
              <w:marLeft w:val="0"/>
              <w:marRight w:val="0"/>
              <w:marTop w:val="0"/>
              <w:marBottom w:val="0"/>
              <w:divBdr>
                <w:top w:val="none" w:sz="0" w:space="0" w:color="auto"/>
                <w:left w:val="none" w:sz="0" w:space="0" w:color="auto"/>
                <w:bottom w:val="none" w:sz="0" w:space="0" w:color="auto"/>
                <w:right w:val="none" w:sz="0" w:space="0" w:color="auto"/>
              </w:divBdr>
            </w:div>
            <w:div w:id="861095141">
              <w:marLeft w:val="0"/>
              <w:marRight w:val="0"/>
              <w:marTop w:val="0"/>
              <w:marBottom w:val="0"/>
              <w:divBdr>
                <w:top w:val="none" w:sz="0" w:space="0" w:color="auto"/>
                <w:left w:val="none" w:sz="0" w:space="0" w:color="auto"/>
                <w:bottom w:val="none" w:sz="0" w:space="0" w:color="auto"/>
                <w:right w:val="none" w:sz="0" w:space="0" w:color="auto"/>
              </w:divBdr>
            </w:div>
            <w:div w:id="555363285">
              <w:marLeft w:val="0"/>
              <w:marRight w:val="0"/>
              <w:marTop w:val="0"/>
              <w:marBottom w:val="0"/>
              <w:divBdr>
                <w:top w:val="none" w:sz="0" w:space="0" w:color="auto"/>
                <w:left w:val="none" w:sz="0" w:space="0" w:color="auto"/>
                <w:bottom w:val="none" w:sz="0" w:space="0" w:color="auto"/>
                <w:right w:val="none" w:sz="0" w:space="0" w:color="auto"/>
              </w:divBdr>
            </w:div>
            <w:div w:id="505172562">
              <w:marLeft w:val="0"/>
              <w:marRight w:val="0"/>
              <w:marTop w:val="0"/>
              <w:marBottom w:val="0"/>
              <w:divBdr>
                <w:top w:val="none" w:sz="0" w:space="0" w:color="auto"/>
                <w:left w:val="none" w:sz="0" w:space="0" w:color="auto"/>
                <w:bottom w:val="none" w:sz="0" w:space="0" w:color="auto"/>
                <w:right w:val="none" w:sz="0" w:space="0" w:color="auto"/>
              </w:divBdr>
            </w:div>
            <w:div w:id="1094083413">
              <w:marLeft w:val="0"/>
              <w:marRight w:val="0"/>
              <w:marTop w:val="0"/>
              <w:marBottom w:val="0"/>
              <w:divBdr>
                <w:top w:val="none" w:sz="0" w:space="0" w:color="auto"/>
                <w:left w:val="none" w:sz="0" w:space="0" w:color="auto"/>
                <w:bottom w:val="none" w:sz="0" w:space="0" w:color="auto"/>
                <w:right w:val="none" w:sz="0" w:space="0" w:color="auto"/>
              </w:divBdr>
            </w:div>
            <w:div w:id="1241912583">
              <w:marLeft w:val="0"/>
              <w:marRight w:val="0"/>
              <w:marTop w:val="0"/>
              <w:marBottom w:val="0"/>
              <w:divBdr>
                <w:top w:val="none" w:sz="0" w:space="0" w:color="auto"/>
                <w:left w:val="none" w:sz="0" w:space="0" w:color="auto"/>
                <w:bottom w:val="none" w:sz="0" w:space="0" w:color="auto"/>
                <w:right w:val="none" w:sz="0" w:space="0" w:color="auto"/>
              </w:divBdr>
            </w:div>
            <w:div w:id="878542477">
              <w:marLeft w:val="0"/>
              <w:marRight w:val="0"/>
              <w:marTop w:val="0"/>
              <w:marBottom w:val="0"/>
              <w:divBdr>
                <w:top w:val="none" w:sz="0" w:space="0" w:color="auto"/>
                <w:left w:val="none" w:sz="0" w:space="0" w:color="auto"/>
                <w:bottom w:val="none" w:sz="0" w:space="0" w:color="auto"/>
                <w:right w:val="none" w:sz="0" w:space="0" w:color="auto"/>
              </w:divBdr>
            </w:div>
            <w:div w:id="575826350">
              <w:marLeft w:val="0"/>
              <w:marRight w:val="0"/>
              <w:marTop w:val="0"/>
              <w:marBottom w:val="0"/>
              <w:divBdr>
                <w:top w:val="none" w:sz="0" w:space="0" w:color="auto"/>
                <w:left w:val="none" w:sz="0" w:space="0" w:color="auto"/>
                <w:bottom w:val="none" w:sz="0" w:space="0" w:color="auto"/>
                <w:right w:val="none" w:sz="0" w:space="0" w:color="auto"/>
              </w:divBdr>
            </w:div>
            <w:div w:id="1635061727">
              <w:marLeft w:val="0"/>
              <w:marRight w:val="0"/>
              <w:marTop w:val="0"/>
              <w:marBottom w:val="0"/>
              <w:divBdr>
                <w:top w:val="none" w:sz="0" w:space="0" w:color="auto"/>
                <w:left w:val="none" w:sz="0" w:space="0" w:color="auto"/>
                <w:bottom w:val="none" w:sz="0" w:space="0" w:color="auto"/>
                <w:right w:val="none" w:sz="0" w:space="0" w:color="auto"/>
              </w:divBdr>
            </w:div>
            <w:div w:id="2090270824">
              <w:marLeft w:val="0"/>
              <w:marRight w:val="0"/>
              <w:marTop w:val="0"/>
              <w:marBottom w:val="0"/>
              <w:divBdr>
                <w:top w:val="none" w:sz="0" w:space="0" w:color="auto"/>
                <w:left w:val="none" w:sz="0" w:space="0" w:color="auto"/>
                <w:bottom w:val="none" w:sz="0" w:space="0" w:color="auto"/>
                <w:right w:val="none" w:sz="0" w:space="0" w:color="auto"/>
              </w:divBdr>
            </w:div>
            <w:div w:id="254293526">
              <w:marLeft w:val="0"/>
              <w:marRight w:val="0"/>
              <w:marTop w:val="0"/>
              <w:marBottom w:val="0"/>
              <w:divBdr>
                <w:top w:val="none" w:sz="0" w:space="0" w:color="auto"/>
                <w:left w:val="none" w:sz="0" w:space="0" w:color="auto"/>
                <w:bottom w:val="none" w:sz="0" w:space="0" w:color="auto"/>
                <w:right w:val="none" w:sz="0" w:space="0" w:color="auto"/>
              </w:divBdr>
            </w:div>
            <w:div w:id="2104103959">
              <w:marLeft w:val="0"/>
              <w:marRight w:val="0"/>
              <w:marTop w:val="0"/>
              <w:marBottom w:val="0"/>
              <w:divBdr>
                <w:top w:val="none" w:sz="0" w:space="0" w:color="auto"/>
                <w:left w:val="none" w:sz="0" w:space="0" w:color="auto"/>
                <w:bottom w:val="none" w:sz="0" w:space="0" w:color="auto"/>
                <w:right w:val="none" w:sz="0" w:space="0" w:color="auto"/>
              </w:divBdr>
            </w:div>
            <w:div w:id="1182015761">
              <w:marLeft w:val="0"/>
              <w:marRight w:val="0"/>
              <w:marTop w:val="0"/>
              <w:marBottom w:val="0"/>
              <w:divBdr>
                <w:top w:val="none" w:sz="0" w:space="0" w:color="auto"/>
                <w:left w:val="none" w:sz="0" w:space="0" w:color="auto"/>
                <w:bottom w:val="none" w:sz="0" w:space="0" w:color="auto"/>
                <w:right w:val="none" w:sz="0" w:space="0" w:color="auto"/>
              </w:divBdr>
            </w:div>
            <w:div w:id="530456400">
              <w:marLeft w:val="0"/>
              <w:marRight w:val="0"/>
              <w:marTop w:val="0"/>
              <w:marBottom w:val="0"/>
              <w:divBdr>
                <w:top w:val="none" w:sz="0" w:space="0" w:color="auto"/>
                <w:left w:val="none" w:sz="0" w:space="0" w:color="auto"/>
                <w:bottom w:val="none" w:sz="0" w:space="0" w:color="auto"/>
                <w:right w:val="none" w:sz="0" w:space="0" w:color="auto"/>
              </w:divBdr>
            </w:div>
            <w:div w:id="1621063484">
              <w:marLeft w:val="0"/>
              <w:marRight w:val="0"/>
              <w:marTop w:val="0"/>
              <w:marBottom w:val="0"/>
              <w:divBdr>
                <w:top w:val="none" w:sz="0" w:space="0" w:color="auto"/>
                <w:left w:val="none" w:sz="0" w:space="0" w:color="auto"/>
                <w:bottom w:val="none" w:sz="0" w:space="0" w:color="auto"/>
                <w:right w:val="none" w:sz="0" w:space="0" w:color="auto"/>
              </w:divBdr>
            </w:div>
            <w:div w:id="1819104321">
              <w:marLeft w:val="0"/>
              <w:marRight w:val="0"/>
              <w:marTop w:val="0"/>
              <w:marBottom w:val="0"/>
              <w:divBdr>
                <w:top w:val="none" w:sz="0" w:space="0" w:color="auto"/>
                <w:left w:val="none" w:sz="0" w:space="0" w:color="auto"/>
                <w:bottom w:val="none" w:sz="0" w:space="0" w:color="auto"/>
                <w:right w:val="none" w:sz="0" w:space="0" w:color="auto"/>
              </w:divBdr>
            </w:div>
            <w:div w:id="1631012758">
              <w:marLeft w:val="0"/>
              <w:marRight w:val="0"/>
              <w:marTop w:val="0"/>
              <w:marBottom w:val="0"/>
              <w:divBdr>
                <w:top w:val="none" w:sz="0" w:space="0" w:color="auto"/>
                <w:left w:val="none" w:sz="0" w:space="0" w:color="auto"/>
                <w:bottom w:val="none" w:sz="0" w:space="0" w:color="auto"/>
                <w:right w:val="none" w:sz="0" w:space="0" w:color="auto"/>
              </w:divBdr>
            </w:div>
            <w:div w:id="1522426802">
              <w:marLeft w:val="0"/>
              <w:marRight w:val="0"/>
              <w:marTop w:val="0"/>
              <w:marBottom w:val="0"/>
              <w:divBdr>
                <w:top w:val="none" w:sz="0" w:space="0" w:color="auto"/>
                <w:left w:val="none" w:sz="0" w:space="0" w:color="auto"/>
                <w:bottom w:val="none" w:sz="0" w:space="0" w:color="auto"/>
                <w:right w:val="none" w:sz="0" w:space="0" w:color="auto"/>
              </w:divBdr>
            </w:div>
            <w:div w:id="1298727972">
              <w:marLeft w:val="0"/>
              <w:marRight w:val="0"/>
              <w:marTop w:val="0"/>
              <w:marBottom w:val="0"/>
              <w:divBdr>
                <w:top w:val="none" w:sz="0" w:space="0" w:color="auto"/>
                <w:left w:val="none" w:sz="0" w:space="0" w:color="auto"/>
                <w:bottom w:val="none" w:sz="0" w:space="0" w:color="auto"/>
                <w:right w:val="none" w:sz="0" w:space="0" w:color="auto"/>
              </w:divBdr>
            </w:div>
            <w:div w:id="1839803787">
              <w:marLeft w:val="0"/>
              <w:marRight w:val="0"/>
              <w:marTop w:val="0"/>
              <w:marBottom w:val="0"/>
              <w:divBdr>
                <w:top w:val="none" w:sz="0" w:space="0" w:color="auto"/>
                <w:left w:val="none" w:sz="0" w:space="0" w:color="auto"/>
                <w:bottom w:val="none" w:sz="0" w:space="0" w:color="auto"/>
                <w:right w:val="none" w:sz="0" w:space="0" w:color="auto"/>
              </w:divBdr>
            </w:div>
            <w:div w:id="990016054">
              <w:marLeft w:val="0"/>
              <w:marRight w:val="0"/>
              <w:marTop w:val="0"/>
              <w:marBottom w:val="0"/>
              <w:divBdr>
                <w:top w:val="none" w:sz="0" w:space="0" w:color="auto"/>
                <w:left w:val="none" w:sz="0" w:space="0" w:color="auto"/>
                <w:bottom w:val="none" w:sz="0" w:space="0" w:color="auto"/>
                <w:right w:val="none" w:sz="0" w:space="0" w:color="auto"/>
              </w:divBdr>
            </w:div>
            <w:div w:id="917448810">
              <w:marLeft w:val="0"/>
              <w:marRight w:val="0"/>
              <w:marTop w:val="0"/>
              <w:marBottom w:val="0"/>
              <w:divBdr>
                <w:top w:val="none" w:sz="0" w:space="0" w:color="auto"/>
                <w:left w:val="none" w:sz="0" w:space="0" w:color="auto"/>
                <w:bottom w:val="none" w:sz="0" w:space="0" w:color="auto"/>
                <w:right w:val="none" w:sz="0" w:space="0" w:color="auto"/>
              </w:divBdr>
            </w:div>
            <w:div w:id="2121216634">
              <w:marLeft w:val="0"/>
              <w:marRight w:val="0"/>
              <w:marTop w:val="0"/>
              <w:marBottom w:val="0"/>
              <w:divBdr>
                <w:top w:val="none" w:sz="0" w:space="0" w:color="auto"/>
                <w:left w:val="none" w:sz="0" w:space="0" w:color="auto"/>
                <w:bottom w:val="none" w:sz="0" w:space="0" w:color="auto"/>
                <w:right w:val="none" w:sz="0" w:space="0" w:color="auto"/>
              </w:divBdr>
            </w:div>
            <w:div w:id="2104180223">
              <w:marLeft w:val="0"/>
              <w:marRight w:val="0"/>
              <w:marTop w:val="0"/>
              <w:marBottom w:val="0"/>
              <w:divBdr>
                <w:top w:val="none" w:sz="0" w:space="0" w:color="auto"/>
                <w:left w:val="none" w:sz="0" w:space="0" w:color="auto"/>
                <w:bottom w:val="none" w:sz="0" w:space="0" w:color="auto"/>
                <w:right w:val="none" w:sz="0" w:space="0" w:color="auto"/>
              </w:divBdr>
            </w:div>
            <w:div w:id="1974555547">
              <w:marLeft w:val="0"/>
              <w:marRight w:val="0"/>
              <w:marTop w:val="0"/>
              <w:marBottom w:val="0"/>
              <w:divBdr>
                <w:top w:val="none" w:sz="0" w:space="0" w:color="auto"/>
                <w:left w:val="none" w:sz="0" w:space="0" w:color="auto"/>
                <w:bottom w:val="none" w:sz="0" w:space="0" w:color="auto"/>
                <w:right w:val="none" w:sz="0" w:space="0" w:color="auto"/>
              </w:divBdr>
            </w:div>
            <w:div w:id="2050910171">
              <w:marLeft w:val="0"/>
              <w:marRight w:val="0"/>
              <w:marTop w:val="0"/>
              <w:marBottom w:val="0"/>
              <w:divBdr>
                <w:top w:val="none" w:sz="0" w:space="0" w:color="auto"/>
                <w:left w:val="none" w:sz="0" w:space="0" w:color="auto"/>
                <w:bottom w:val="none" w:sz="0" w:space="0" w:color="auto"/>
                <w:right w:val="none" w:sz="0" w:space="0" w:color="auto"/>
              </w:divBdr>
            </w:div>
            <w:div w:id="1746536829">
              <w:marLeft w:val="0"/>
              <w:marRight w:val="0"/>
              <w:marTop w:val="0"/>
              <w:marBottom w:val="0"/>
              <w:divBdr>
                <w:top w:val="none" w:sz="0" w:space="0" w:color="auto"/>
                <w:left w:val="none" w:sz="0" w:space="0" w:color="auto"/>
                <w:bottom w:val="none" w:sz="0" w:space="0" w:color="auto"/>
                <w:right w:val="none" w:sz="0" w:space="0" w:color="auto"/>
              </w:divBdr>
            </w:div>
            <w:div w:id="162479413">
              <w:marLeft w:val="0"/>
              <w:marRight w:val="0"/>
              <w:marTop w:val="0"/>
              <w:marBottom w:val="0"/>
              <w:divBdr>
                <w:top w:val="none" w:sz="0" w:space="0" w:color="auto"/>
                <w:left w:val="none" w:sz="0" w:space="0" w:color="auto"/>
                <w:bottom w:val="none" w:sz="0" w:space="0" w:color="auto"/>
                <w:right w:val="none" w:sz="0" w:space="0" w:color="auto"/>
              </w:divBdr>
            </w:div>
            <w:div w:id="744113558">
              <w:marLeft w:val="0"/>
              <w:marRight w:val="0"/>
              <w:marTop w:val="0"/>
              <w:marBottom w:val="0"/>
              <w:divBdr>
                <w:top w:val="none" w:sz="0" w:space="0" w:color="auto"/>
                <w:left w:val="none" w:sz="0" w:space="0" w:color="auto"/>
                <w:bottom w:val="none" w:sz="0" w:space="0" w:color="auto"/>
                <w:right w:val="none" w:sz="0" w:space="0" w:color="auto"/>
              </w:divBdr>
            </w:div>
            <w:div w:id="551236535">
              <w:marLeft w:val="0"/>
              <w:marRight w:val="0"/>
              <w:marTop w:val="0"/>
              <w:marBottom w:val="0"/>
              <w:divBdr>
                <w:top w:val="none" w:sz="0" w:space="0" w:color="auto"/>
                <w:left w:val="none" w:sz="0" w:space="0" w:color="auto"/>
                <w:bottom w:val="none" w:sz="0" w:space="0" w:color="auto"/>
                <w:right w:val="none" w:sz="0" w:space="0" w:color="auto"/>
              </w:divBdr>
            </w:div>
            <w:div w:id="342048758">
              <w:marLeft w:val="0"/>
              <w:marRight w:val="0"/>
              <w:marTop w:val="0"/>
              <w:marBottom w:val="0"/>
              <w:divBdr>
                <w:top w:val="none" w:sz="0" w:space="0" w:color="auto"/>
                <w:left w:val="none" w:sz="0" w:space="0" w:color="auto"/>
                <w:bottom w:val="none" w:sz="0" w:space="0" w:color="auto"/>
                <w:right w:val="none" w:sz="0" w:space="0" w:color="auto"/>
              </w:divBdr>
            </w:div>
            <w:div w:id="1439373267">
              <w:marLeft w:val="0"/>
              <w:marRight w:val="0"/>
              <w:marTop w:val="0"/>
              <w:marBottom w:val="0"/>
              <w:divBdr>
                <w:top w:val="none" w:sz="0" w:space="0" w:color="auto"/>
                <w:left w:val="none" w:sz="0" w:space="0" w:color="auto"/>
                <w:bottom w:val="none" w:sz="0" w:space="0" w:color="auto"/>
                <w:right w:val="none" w:sz="0" w:space="0" w:color="auto"/>
              </w:divBdr>
            </w:div>
            <w:div w:id="112675045">
              <w:marLeft w:val="0"/>
              <w:marRight w:val="0"/>
              <w:marTop w:val="0"/>
              <w:marBottom w:val="0"/>
              <w:divBdr>
                <w:top w:val="none" w:sz="0" w:space="0" w:color="auto"/>
                <w:left w:val="none" w:sz="0" w:space="0" w:color="auto"/>
                <w:bottom w:val="none" w:sz="0" w:space="0" w:color="auto"/>
                <w:right w:val="none" w:sz="0" w:space="0" w:color="auto"/>
              </w:divBdr>
            </w:div>
            <w:div w:id="359478569">
              <w:marLeft w:val="0"/>
              <w:marRight w:val="0"/>
              <w:marTop w:val="0"/>
              <w:marBottom w:val="0"/>
              <w:divBdr>
                <w:top w:val="none" w:sz="0" w:space="0" w:color="auto"/>
                <w:left w:val="none" w:sz="0" w:space="0" w:color="auto"/>
                <w:bottom w:val="none" w:sz="0" w:space="0" w:color="auto"/>
                <w:right w:val="none" w:sz="0" w:space="0" w:color="auto"/>
              </w:divBdr>
            </w:div>
            <w:div w:id="201527096">
              <w:marLeft w:val="0"/>
              <w:marRight w:val="0"/>
              <w:marTop w:val="0"/>
              <w:marBottom w:val="0"/>
              <w:divBdr>
                <w:top w:val="none" w:sz="0" w:space="0" w:color="auto"/>
                <w:left w:val="none" w:sz="0" w:space="0" w:color="auto"/>
                <w:bottom w:val="none" w:sz="0" w:space="0" w:color="auto"/>
                <w:right w:val="none" w:sz="0" w:space="0" w:color="auto"/>
              </w:divBdr>
            </w:div>
            <w:div w:id="1404335071">
              <w:marLeft w:val="0"/>
              <w:marRight w:val="0"/>
              <w:marTop w:val="0"/>
              <w:marBottom w:val="0"/>
              <w:divBdr>
                <w:top w:val="none" w:sz="0" w:space="0" w:color="auto"/>
                <w:left w:val="none" w:sz="0" w:space="0" w:color="auto"/>
                <w:bottom w:val="none" w:sz="0" w:space="0" w:color="auto"/>
                <w:right w:val="none" w:sz="0" w:space="0" w:color="auto"/>
              </w:divBdr>
            </w:div>
            <w:div w:id="12730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227">
      <w:bodyDiv w:val="1"/>
      <w:marLeft w:val="0"/>
      <w:marRight w:val="0"/>
      <w:marTop w:val="0"/>
      <w:marBottom w:val="0"/>
      <w:divBdr>
        <w:top w:val="none" w:sz="0" w:space="0" w:color="auto"/>
        <w:left w:val="none" w:sz="0" w:space="0" w:color="auto"/>
        <w:bottom w:val="none" w:sz="0" w:space="0" w:color="auto"/>
        <w:right w:val="none" w:sz="0" w:space="0" w:color="auto"/>
      </w:divBdr>
      <w:divsChild>
        <w:div w:id="574902862">
          <w:marLeft w:val="0"/>
          <w:marRight w:val="0"/>
          <w:marTop w:val="0"/>
          <w:marBottom w:val="0"/>
          <w:divBdr>
            <w:top w:val="none" w:sz="0" w:space="0" w:color="auto"/>
            <w:left w:val="none" w:sz="0" w:space="0" w:color="auto"/>
            <w:bottom w:val="none" w:sz="0" w:space="0" w:color="auto"/>
            <w:right w:val="none" w:sz="0" w:space="0" w:color="auto"/>
          </w:divBdr>
          <w:divsChild>
            <w:div w:id="1186942863">
              <w:marLeft w:val="0"/>
              <w:marRight w:val="0"/>
              <w:marTop w:val="0"/>
              <w:marBottom w:val="0"/>
              <w:divBdr>
                <w:top w:val="none" w:sz="0" w:space="0" w:color="auto"/>
                <w:left w:val="none" w:sz="0" w:space="0" w:color="auto"/>
                <w:bottom w:val="none" w:sz="0" w:space="0" w:color="auto"/>
                <w:right w:val="none" w:sz="0" w:space="0" w:color="auto"/>
              </w:divBdr>
            </w:div>
            <w:div w:id="1286543288">
              <w:marLeft w:val="0"/>
              <w:marRight w:val="0"/>
              <w:marTop w:val="0"/>
              <w:marBottom w:val="0"/>
              <w:divBdr>
                <w:top w:val="none" w:sz="0" w:space="0" w:color="auto"/>
                <w:left w:val="none" w:sz="0" w:space="0" w:color="auto"/>
                <w:bottom w:val="none" w:sz="0" w:space="0" w:color="auto"/>
                <w:right w:val="none" w:sz="0" w:space="0" w:color="auto"/>
              </w:divBdr>
            </w:div>
            <w:div w:id="2137747035">
              <w:marLeft w:val="0"/>
              <w:marRight w:val="0"/>
              <w:marTop w:val="0"/>
              <w:marBottom w:val="0"/>
              <w:divBdr>
                <w:top w:val="none" w:sz="0" w:space="0" w:color="auto"/>
                <w:left w:val="none" w:sz="0" w:space="0" w:color="auto"/>
                <w:bottom w:val="none" w:sz="0" w:space="0" w:color="auto"/>
                <w:right w:val="none" w:sz="0" w:space="0" w:color="auto"/>
              </w:divBdr>
            </w:div>
            <w:div w:id="1182015374">
              <w:marLeft w:val="0"/>
              <w:marRight w:val="0"/>
              <w:marTop w:val="0"/>
              <w:marBottom w:val="0"/>
              <w:divBdr>
                <w:top w:val="none" w:sz="0" w:space="0" w:color="auto"/>
                <w:left w:val="none" w:sz="0" w:space="0" w:color="auto"/>
                <w:bottom w:val="none" w:sz="0" w:space="0" w:color="auto"/>
                <w:right w:val="none" w:sz="0" w:space="0" w:color="auto"/>
              </w:divBdr>
            </w:div>
            <w:div w:id="620653665">
              <w:marLeft w:val="0"/>
              <w:marRight w:val="0"/>
              <w:marTop w:val="0"/>
              <w:marBottom w:val="0"/>
              <w:divBdr>
                <w:top w:val="none" w:sz="0" w:space="0" w:color="auto"/>
                <w:left w:val="none" w:sz="0" w:space="0" w:color="auto"/>
                <w:bottom w:val="none" w:sz="0" w:space="0" w:color="auto"/>
                <w:right w:val="none" w:sz="0" w:space="0" w:color="auto"/>
              </w:divBdr>
            </w:div>
            <w:div w:id="1937206230">
              <w:marLeft w:val="0"/>
              <w:marRight w:val="0"/>
              <w:marTop w:val="0"/>
              <w:marBottom w:val="0"/>
              <w:divBdr>
                <w:top w:val="none" w:sz="0" w:space="0" w:color="auto"/>
                <w:left w:val="none" w:sz="0" w:space="0" w:color="auto"/>
                <w:bottom w:val="none" w:sz="0" w:space="0" w:color="auto"/>
                <w:right w:val="none" w:sz="0" w:space="0" w:color="auto"/>
              </w:divBdr>
            </w:div>
            <w:div w:id="334500944">
              <w:marLeft w:val="0"/>
              <w:marRight w:val="0"/>
              <w:marTop w:val="0"/>
              <w:marBottom w:val="0"/>
              <w:divBdr>
                <w:top w:val="none" w:sz="0" w:space="0" w:color="auto"/>
                <w:left w:val="none" w:sz="0" w:space="0" w:color="auto"/>
                <w:bottom w:val="none" w:sz="0" w:space="0" w:color="auto"/>
                <w:right w:val="none" w:sz="0" w:space="0" w:color="auto"/>
              </w:divBdr>
            </w:div>
            <w:div w:id="1027219565">
              <w:marLeft w:val="0"/>
              <w:marRight w:val="0"/>
              <w:marTop w:val="0"/>
              <w:marBottom w:val="0"/>
              <w:divBdr>
                <w:top w:val="none" w:sz="0" w:space="0" w:color="auto"/>
                <w:left w:val="none" w:sz="0" w:space="0" w:color="auto"/>
                <w:bottom w:val="none" w:sz="0" w:space="0" w:color="auto"/>
                <w:right w:val="none" w:sz="0" w:space="0" w:color="auto"/>
              </w:divBdr>
            </w:div>
            <w:div w:id="108474123">
              <w:marLeft w:val="0"/>
              <w:marRight w:val="0"/>
              <w:marTop w:val="0"/>
              <w:marBottom w:val="0"/>
              <w:divBdr>
                <w:top w:val="none" w:sz="0" w:space="0" w:color="auto"/>
                <w:left w:val="none" w:sz="0" w:space="0" w:color="auto"/>
                <w:bottom w:val="none" w:sz="0" w:space="0" w:color="auto"/>
                <w:right w:val="none" w:sz="0" w:space="0" w:color="auto"/>
              </w:divBdr>
            </w:div>
            <w:div w:id="1347945131">
              <w:marLeft w:val="0"/>
              <w:marRight w:val="0"/>
              <w:marTop w:val="0"/>
              <w:marBottom w:val="0"/>
              <w:divBdr>
                <w:top w:val="none" w:sz="0" w:space="0" w:color="auto"/>
                <w:left w:val="none" w:sz="0" w:space="0" w:color="auto"/>
                <w:bottom w:val="none" w:sz="0" w:space="0" w:color="auto"/>
                <w:right w:val="none" w:sz="0" w:space="0" w:color="auto"/>
              </w:divBdr>
            </w:div>
            <w:div w:id="1449396966">
              <w:marLeft w:val="0"/>
              <w:marRight w:val="0"/>
              <w:marTop w:val="0"/>
              <w:marBottom w:val="0"/>
              <w:divBdr>
                <w:top w:val="none" w:sz="0" w:space="0" w:color="auto"/>
                <w:left w:val="none" w:sz="0" w:space="0" w:color="auto"/>
                <w:bottom w:val="none" w:sz="0" w:space="0" w:color="auto"/>
                <w:right w:val="none" w:sz="0" w:space="0" w:color="auto"/>
              </w:divBdr>
            </w:div>
            <w:div w:id="833033234">
              <w:marLeft w:val="0"/>
              <w:marRight w:val="0"/>
              <w:marTop w:val="0"/>
              <w:marBottom w:val="0"/>
              <w:divBdr>
                <w:top w:val="none" w:sz="0" w:space="0" w:color="auto"/>
                <w:left w:val="none" w:sz="0" w:space="0" w:color="auto"/>
                <w:bottom w:val="none" w:sz="0" w:space="0" w:color="auto"/>
                <w:right w:val="none" w:sz="0" w:space="0" w:color="auto"/>
              </w:divBdr>
            </w:div>
            <w:div w:id="317536977">
              <w:marLeft w:val="0"/>
              <w:marRight w:val="0"/>
              <w:marTop w:val="0"/>
              <w:marBottom w:val="0"/>
              <w:divBdr>
                <w:top w:val="none" w:sz="0" w:space="0" w:color="auto"/>
                <w:left w:val="none" w:sz="0" w:space="0" w:color="auto"/>
                <w:bottom w:val="none" w:sz="0" w:space="0" w:color="auto"/>
                <w:right w:val="none" w:sz="0" w:space="0" w:color="auto"/>
              </w:divBdr>
            </w:div>
            <w:div w:id="1826240268">
              <w:marLeft w:val="0"/>
              <w:marRight w:val="0"/>
              <w:marTop w:val="0"/>
              <w:marBottom w:val="0"/>
              <w:divBdr>
                <w:top w:val="none" w:sz="0" w:space="0" w:color="auto"/>
                <w:left w:val="none" w:sz="0" w:space="0" w:color="auto"/>
                <w:bottom w:val="none" w:sz="0" w:space="0" w:color="auto"/>
                <w:right w:val="none" w:sz="0" w:space="0" w:color="auto"/>
              </w:divBdr>
            </w:div>
            <w:div w:id="1397168938">
              <w:marLeft w:val="0"/>
              <w:marRight w:val="0"/>
              <w:marTop w:val="0"/>
              <w:marBottom w:val="0"/>
              <w:divBdr>
                <w:top w:val="none" w:sz="0" w:space="0" w:color="auto"/>
                <w:left w:val="none" w:sz="0" w:space="0" w:color="auto"/>
                <w:bottom w:val="none" w:sz="0" w:space="0" w:color="auto"/>
                <w:right w:val="none" w:sz="0" w:space="0" w:color="auto"/>
              </w:divBdr>
            </w:div>
            <w:div w:id="392310572">
              <w:marLeft w:val="0"/>
              <w:marRight w:val="0"/>
              <w:marTop w:val="0"/>
              <w:marBottom w:val="0"/>
              <w:divBdr>
                <w:top w:val="none" w:sz="0" w:space="0" w:color="auto"/>
                <w:left w:val="none" w:sz="0" w:space="0" w:color="auto"/>
                <w:bottom w:val="none" w:sz="0" w:space="0" w:color="auto"/>
                <w:right w:val="none" w:sz="0" w:space="0" w:color="auto"/>
              </w:divBdr>
            </w:div>
            <w:div w:id="1358190671">
              <w:marLeft w:val="0"/>
              <w:marRight w:val="0"/>
              <w:marTop w:val="0"/>
              <w:marBottom w:val="0"/>
              <w:divBdr>
                <w:top w:val="none" w:sz="0" w:space="0" w:color="auto"/>
                <w:left w:val="none" w:sz="0" w:space="0" w:color="auto"/>
                <w:bottom w:val="none" w:sz="0" w:space="0" w:color="auto"/>
                <w:right w:val="none" w:sz="0" w:space="0" w:color="auto"/>
              </w:divBdr>
            </w:div>
            <w:div w:id="1882549859">
              <w:marLeft w:val="0"/>
              <w:marRight w:val="0"/>
              <w:marTop w:val="0"/>
              <w:marBottom w:val="0"/>
              <w:divBdr>
                <w:top w:val="none" w:sz="0" w:space="0" w:color="auto"/>
                <w:left w:val="none" w:sz="0" w:space="0" w:color="auto"/>
                <w:bottom w:val="none" w:sz="0" w:space="0" w:color="auto"/>
                <w:right w:val="none" w:sz="0" w:space="0" w:color="auto"/>
              </w:divBdr>
            </w:div>
            <w:div w:id="1753619344">
              <w:marLeft w:val="0"/>
              <w:marRight w:val="0"/>
              <w:marTop w:val="0"/>
              <w:marBottom w:val="0"/>
              <w:divBdr>
                <w:top w:val="none" w:sz="0" w:space="0" w:color="auto"/>
                <w:left w:val="none" w:sz="0" w:space="0" w:color="auto"/>
                <w:bottom w:val="none" w:sz="0" w:space="0" w:color="auto"/>
                <w:right w:val="none" w:sz="0" w:space="0" w:color="auto"/>
              </w:divBdr>
            </w:div>
            <w:div w:id="1648167928">
              <w:marLeft w:val="0"/>
              <w:marRight w:val="0"/>
              <w:marTop w:val="0"/>
              <w:marBottom w:val="0"/>
              <w:divBdr>
                <w:top w:val="none" w:sz="0" w:space="0" w:color="auto"/>
                <w:left w:val="none" w:sz="0" w:space="0" w:color="auto"/>
                <w:bottom w:val="none" w:sz="0" w:space="0" w:color="auto"/>
                <w:right w:val="none" w:sz="0" w:space="0" w:color="auto"/>
              </w:divBdr>
            </w:div>
            <w:div w:id="577322139">
              <w:marLeft w:val="0"/>
              <w:marRight w:val="0"/>
              <w:marTop w:val="0"/>
              <w:marBottom w:val="0"/>
              <w:divBdr>
                <w:top w:val="none" w:sz="0" w:space="0" w:color="auto"/>
                <w:left w:val="none" w:sz="0" w:space="0" w:color="auto"/>
                <w:bottom w:val="none" w:sz="0" w:space="0" w:color="auto"/>
                <w:right w:val="none" w:sz="0" w:space="0" w:color="auto"/>
              </w:divBdr>
            </w:div>
            <w:div w:id="669068116">
              <w:marLeft w:val="0"/>
              <w:marRight w:val="0"/>
              <w:marTop w:val="0"/>
              <w:marBottom w:val="0"/>
              <w:divBdr>
                <w:top w:val="none" w:sz="0" w:space="0" w:color="auto"/>
                <w:left w:val="none" w:sz="0" w:space="0" w:color="auto"/>
                <w:bottom w:val="none" w:sz="0" w:space="0" w:color="auto"/>
                <w:right w:val="none" w:sz="0" w:space="0" w:color="auto"/>
              </w:divBdr>
            </w:div>
            <w:div w:id="1353457599">
              <w:marLeft w:val="0"/>
              <w:marRight w:val="0"/>
              <w:marTop w:val="0"/>
              <w:marBottom w:val="0"/>
              <w:divBdr>
                <w:top w:val="none" w:sz="0" w:space="0" w:color="auto"/>
                <w:left w:val="none" w:sz="0" w:space="0" w:color="auto"/>
                <w:bottom w:val="none" w:sz="0" w:space="0" w:color="auto"/>
                <w:right w:val="none" w:sz="0" w:space="0" w:color="auto"/>
              </w:divBdr>
            </w:div>
            <w:div w:id="1980185632">
              <w:marLeft w:val="0"/>
              <w:marRight w:val="0"/>
              <w:marTop w:val="0"/>
              <w:marBottom w:val="0"/>
              <w:divBdr>
                <w:top w:val="none" w:sz="0" w:space="0" w:color="auto"/>
                <w:left w:val="none" w:sz="0" w:space="0" w:color="auto"/>
                <w:bottom w:val="none" w:sz="0" w:space="0" w:color="auto"/>
                <w:right w:val="none" w:sz="0" w:space="0" w:color="auto"/>
              </w:divBdr>
            </w:div>
            <w:div w:id="848636753">
              <w:marLeft w:val="0"/>
              <w:marRight w:val="0"/>
              <w:marTop w:val="0"/>
              <w:marBottom w:val="0"/>
              <w:divBdr>
                <w:top w:val="none" w:sz="0" w:space="0" w:color="auto"/>
                <w:left w:val="none" w:sz="0" w:space="0" w:color="auto"/>
                <w:bottom w:val="none" w:sz="0" w:space="0" w:color="auto"/>
                <w:right w:val="none" w:sz="0" w:space="0" w:color="auto"/>
              </w:divBdr>
            </w:div>
            <w:div w:id="1227715994">
              <w:marLeft w:val="0"/>
              <w:marRight w:val="0"/>
              <w:marTop w:val="0"/>
              <w:marBottom w:val="0"/>
              <w:divBdr>
                <w:top w:val="none" w:sz="0" w:space="0" w:color="auto"/>
                <w:left w:val="none" w:sz="0" w:space="0" w:color="auto"/>
                <w:bottom w:val="none" w:sz="0" w:space="0" w:color="auto"/>
                <w:right w:val="none" w:sz="0" w:space="0" w:color="auto"/>
              </w:divBdr>
            </w:div>
            <w:div w:id="1169828902">
              <w:marLeft w:val="0"/>
              <w:marRight w:val="0"/>
              <w:marTop w:val="0"/>
              <w:marBottom w:val="0"/>
              <w:divBdr>
                <w:top w:val="none" w:sz="0" w:space="0" w:color="auto"/>
                <w:left w:val="none" w:sz="0" w:space="0" w:color="auto"/>
                <w:bottom w:val="none" w:sz="0" w:space="0" w:color="auto"/>
                <w:right w:val="none" w:sz="0" w:space="0" w:color="auto"/>
              </w:divBdr>
            </w:div>
            <w:div w:id="1343123774">
              <w:marLeft w:val="0"/>
              <w:marRight w:val="0"/>
              <w:marTop w:val="0"/>
              <w:marBottom w:val="0"/>
              <w:divBdr>
                <w:top w:val="none" w:sz="0" w:space="0" w:color="auto"/>
                <w:left w:val="none" w:sz="0" w:space="0" w:color="auto"/>
                <w:bottom w:val="none" w:sz="0" w:space="0" w:color="auto"/>
                <w:right w:val="none" w:sz="0" w:space="0" w:color="auto"/>
              </w:divBdr>
            </w:div>
            <w:div w:id="63768591">
              <w:marLeft w:val="0"/>
              <w:marRight w:val="0"/>
              <w:marTop w:val="0"/>
              <w:marBottom w:val="0"/>
              <w:divBdr>
                <w:top w:val="none" w:sz="0" w:space="0" w:color="auto"/>
                <w:left w:val="none" w:sz="0" w:space="0" w:color="auto"/>
                <w:bottom w:val="none" w:sz="0" w:space="0" w:color="auto"/>
                <w:right w:val="none" w:sz="0" w:space="0" w:color="auto"/>
              </w:divBdr>
            </w:div>
            <w:div w:id="646057806">
              <w:marLeft w:val="0"/>
              <w:marRight w:val="0"/>
              <w:marTop w:val="0"/>
              <w:marBottom w:val="0"/>
              <w:divBdr>
                <w:top w:val="none" w:sz="0" w:space="0" w:color="auto"/>
                <w:left w:val="none" w:sz="0" w:space="0" w:color="auto"/>
                <w:bottom w:val="none" w:sz="0" w:space="0" w:color="auto"/>
                <w:right w:val="none" w:sz="0" w:space="0" w:color="auto"/>
              </w:divBdr>
            </w:div>
            <w:div w:id="586161292">
              <w:marLeft w:val="0"/>
              <w:marRight w:val="0"/>
              <w:marTop w:val="0"/>
              <w:marBottom w:val="0"/>
              <w:divBdr>
                <w:top w:val="none" w:sz="0" w:space="0" w:color="auto"/>
                <w:left w:val="none" w:sz="0" w:space="0" w:color="auto"/>
                <w:bottom w:val="none" w:sz="0" w:space="0" w:color="auto"/>
                <w:right w:val="none" w:sz="0" w:space="0" w:color="auto"/>
              </w:divBdr>
            </w:div>
            <w:div w:id="1030767511">
              <w:marLeft w:val="0"/>
              <w:marRight w:val="0"/>
              <w:marTop w:val="0"/>
              <w:marBottom w:val="0"/>
              <w:divBdr>
                <w:top w:val="none" w:sz="0" w:space="0" w:color="auto"/>
                <w:left w:val="none" w:sz="0" w:space="0" w:color="auto"/>
                <w:bottom w:val="none" w:sz="0" w:space="0" w:color="auto"/>
                <w:right w:val="none" w:sz="0" w:space="0" w:color="auto"/>
              </w:divBdr>
            </w:div>
            <w:div w:id="339508859">
              <w:marLeft w:val="0"/>
              <w:marRight w:val="0"/>
              <w:marTop w:val="0"/>
              <w:marBottom w:val="0"/>
              <w:divBdr>
                <w:top w:val="none" w:sz="0" w:space="0" w:color="auto"/>
                <w:left w:val="none" w:sz="0" w:space="0" w:color="auto"/>
                <w:bottom w:val="none" w:sz="0" w:space="0" w:color="auto"/>
                <w:right w:val="none" w:sz="0" w:space="0" w:color="auto"/>
              </w:divBdr>
            </w:div>
            <w:div w:id="1747144605">
              <w:marLeft w:val="0"/>
              <w:marRight w:val="0"/>
              <w:marTop w:val="0"/>
              <w:marBottom w:val="0"/>
              <w:divBdr>
                <w:top w:val="none" w:sz="0" w:space="0" w:color="auto"/>
                <w:left w:val="none" w:sz="0" w:space="0" w:color="auto"/>
                <w:bottom w:val="none" w:sz="0" w:space="0" w:color="auto"/>
                <w:right w:val="none" w:sz="0" w:space="0" w:color="auto"/>
              </w:divBdr>
            </w:div>
            <w:div w:id="1673945659">
              <w:marLeft w:val="0"/>
              <w:marRight w:val="0"/>
              <w:marTop w:val="0"/>
              <w:marBottom w:val="0"/>
              <w:divBdr>
                <w:top w:val="none" w:sz="0" w:space="0" w:color="auto"/>
                <w:left w:val="none" w:sz="0" w:space="0" w:color="auto"/>
                <w:bottom w:val="none" w:sz="0" w:space="0" w:color="auto"/>
                <w:right w:val="none" w:sz="0" w:space="0" w:color="auto"/>
              </w:divBdr>
            </w:div>
            <w:div w:id="122309311">
              <w:marLeft w:val="0"/>
              <w:marRight w:val="0"/>
              <w:marTop w:val="0"/>
              <w:marBottom w:val="0"/>
              <w:divBdr>
                <w:top w:val="none" w:sz="0" w:space="0" w:color="auto"/>
                <w:left w:val="none" w:sz="0" w:space="0" w:color="auto"/>
                <w:bottom w:val="none" w:sz="0" w:space="0" w:color="auto"/>
                <w:right w:val="none" w:sz="0" w:space="0" w:color="auto"/>
              </w:divBdr>
            </w:div>
            <w:div w:id="438574131">
              <w:marLeft w:val="0"/>
              <w:marRight w:val="0"/>
              <w:marTop w:val="0"/>
              <w:marBottom w:val="0"/>
              <w:divBdr>
                <w:top w:val="none" w:sz="0" w:space="0" w:color="auto"/>
                <w:left w:val="none" w:sz="0" w:space="0" w:color="auto"/>
                <w:bottom w:val="none" w:sz="0" w:space="0" w:color="auto"/>
                <w:right w:val="none" w:sz="0" w:space="0" w:color="auto"/>
              </w:divBdr>
            </w:div>
            <w:div w:id="1631282075">
              <w:marLeft w:val="0"/>
              <w:marRight w:val="0"/>
              <w:marTop w:val="0"/>
              <w:marBottom w:val="0"/>
              <w:divBdr>
                <w:top w:val="none" w:sz="0" w:space="0" w:color="auto"/>
                <w:left w:val="none" w:sz="0" w:space="0" w:color="auto"/>
                <w:bottom w:val="none" w:sz="0" w:space="0" w:color="auto"/>
                <w:right w:val="none" w:sz="0" w:space="0" w:color="auto"/>
              </w:divBdr>
            </w:div>
            <w:div w:id="1476990911">
              <w:marLeft w:val="0"/>
              <w:marRight w:val="0"/>
              <w:marTop w:val="0"/>
              <w:marBottom w:val="0"/>
              <w:divBdr>
                <w:top w:val="none" w:sz="0" w:space="0" w:color="auto"/>
                <w:left w:val="none" w:sz="0" w:space="0" w:color="auto"/>
                <w:bottom w:val="none" w:sz="0" w:space="0" w:color="auto"/>
                <w:right w:val="none" w:sz="0" w:space="0" w:color="auto"/>
              </w:divBdr>
            </w:div>
            <w:div w:id="2046370316">
              <w:marLeft w:val="0"/>
              <w:marRight w:val="0"/>
              <w:marTop w:val="0"/>
              <w:marBottom w:val="0"/>
              <w:divBdr>
                <w:top w:val="none" w:sz="0" w:space="0" w:color="auto"/>
                <w:left w:val="none" w:sz="0" w:space="0" w:color="auto"/>
                <w:bottom w:val="none" w:sz="0" w:space="0" w:color="auto"/>
                <w:right w:val="none" w:sz="0" w:space="0" w:color="auto"/>
              </w:divBdr>
            </w:div>
            <w:div w:id="783503954">
              <w:marLeft w:val="0"/>
              <w:marRight w:val="0"/>
              <w:marTop w:val="0"/>
              <w:marBottom w:val="0"/>
              <w:divBdr>
                <w:top w:val="none" w:sz="0" w:space="0" w:color="auto"/>
                <w:left w:val="none" w:sz="0" w:space="0" w:color="auto"/>
                <w:bottom w:val="none" w:sz="0" w:space="0" w:color="auto"/>
                <w:right w:val="none" w:sz="0" w:space="0" w:color="auto"/>
              </w:divBdr>
            </w:div>
            <w:div w:id="817960599">
              <w:marLeft w:val="0"/>
              <w:marRight w:val="0"/>
              <w:marTop w:val="0"/>
              <w:marBottom w:val="0"/>
              <w:divBdr>
                <w:top w:val="none" w:sz="0" w:space="0" w:color="auto"/>
                <w:left w:val="none" w:sz="0" w:space="0" w:color="auto"/>
                <w:bottom w:val="none" w:sz="0" w:space="0" w:color="auto"/>
                <w:right w:val="none" w:sz="0" w:space="0" w:color="auto"/>
              </w:divBdr>
            </w:div>
            <w:div w:id="463932470">
              <w:marLeft w:val="0"/>
              <w:marRight w:val="0"/>
              <w:marTop w:val="0"/>
              <w:marBottom w:val="0"/>
              <w:divBdr>
                <w:top w:val="none" w:sz="0" w:space="0" w:color="auto"/>
                <w:left w:val="none" w:sz="0" w:space="0" w:color="auto"/>
                <w:bottom w:val="none" w:sz="0" w:space="0" w:color="auto"/>
                <w:right w:val="none" w:sz="0" w:space="0" w:color="auto"/>
              </w:divBdr>
            </w:div>
            <w:div w:id="59256241">
              <w:marLeft w:val="0"/>
              <w:marRight w:val="0"/>
              <w:marTop w:val="0"/>
              <w:marBottom w:val="0"/>
              <w:divBdr>
                <w:top w:val="none" w:sz="0" w:space="0" w:color="auto"/>
                <w:left w:val="none" w:sz="0" w:space="0" w:color="auto"/>
                <w:bottom w:val="none" w:sz="0" w:space="0" w:color="auto"/>
                <w:right w:val="none" w:sz="0" w:space="0" w:color="auto"/>
              </w:divBdr>
            </w:div>
            <w:div w:id="1727801600">
              <w:marLeft w:val="0"/>
              <w:marRight w:val="0"/>
              <w:marTop w:val="0"/>
              <w:marBottom w:val="0"/>
              <w:divBdr>
                <w:top w:val="none" w:sz="0" w:space="0" w:color="auto"/>
                <w:left w:val="none" w:sz="0" w:space="0" w:color="auto"/>
                <w:bottom w:val="none" w:sz="0" w:space="0" w:color="auto"/>
                <w:right w:val="none" w:sz="0" w:space="0" w:color="auto"/>
              </w:divBdr>
            </w:div>
            <w:div w:id="17493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3004">
      <w:bodyDiv w:val="1"/>
      <w:marLeft w:val="0"/>
      <w:marRight w:val="0"/>
      <w:marTop w:val="0"/>
      <w:marBottom w:val="0"/>
      <w:divBdr>
        <w:top w:val="none" w:sz="0" w:space="0" w:color="auto"/>
        <w:left w:val="none" w:sz="0" w:space="0" w:color="auto"/>
        <w:bottom w:val="none" w:sz="0" w:space="0" w:color="auto"/>
        <w:right w:val="none" w:sz="0" w:space="0" w:color="auto"/>
      </w:divBdr>
      <w:divsChild>
        <w:div w:id="658995886">
          <w:marLeft w:val="0"/>
          <w:marRight w:val="0"/>
          <w:marTop w:val="0"/>
          <w:marBottom w:val="0"/>
          <w:divBdr>
            <w:top w:val="none" w:sz="0" w:space="0" w:color="auto"/>
            <w:left w:val="none" w:sz="0" w:space="0" w:color="auto"/>
            <w:bottom w:val="none" w:sz="0" w:space="0" w:color="auto"/>
            <w:right w:val="none" w:sz="0" w:space="0" w:color="auto"/>
          </w:divBdr>
          <w:divsChild>
            <w:div w:id="1919364819">
              <w:marLeft w:val="0"/>
              <w:marRight w:val="0"/>
              <w:marTop w:val="0"/>
              <w:marBottom w:val="0"/>
              <w:divBdr>
                <w:top w:val="none" w:sz="0" w:space="0" w:color="auto"/>
                <w:left w:val="none" w:sz="0" w:space="0" w:color="auto"/>
                <w:bottom w:val="none" w:sz="0" w:space="0" w:color="auto"/>
                <w:right w:val="none" w:sz="0" w:space="0" w:color="auto"/>
              </w:divBdr>
            </w:div>
            <w:div w:id="1870606054">
              <w:marLeft w:val="0"/>
              <w:marRight w:val="0"/>
              <w:marTop w:val="0"/>
              <w:marBottom w:val="0"/>
              <w:divBdr>
                <w:top w:val="none" w:sz="0" w:space="0" w:color="auto"/>
                <w:left w:val="none" w:sz="0" w:space="0" w:color="auto"/>
                <w:bottom w:val="none" w:sz="0" w:space="0" w:color="auto"/>
                <w:right w:val="none" w:sz="0" w:space="0" w:color="auto"/>
              </w:divBdr>
            </w:div>
            <w:div w:id="921527502">
              <w:marLeft w:val="0"/>
              <w:marRight w:val="0"/>
              <w:marTop w:val="0"/>
              <w:marBottom w:val="0"/>
              <w:divBdr>
                <w:top w:val="none" w:sz="0" w:space="0" w:color="auto"/>
                <w:left w:val="none" w:sz="0" w:space="0" w:color="auto"/>
                <w:bottom w:val="none" w:sz="0" w:space="0" w:color="auto"/>
                <w:right w:val="none" w:sz="0" w:space="0" w:color="auto"/>
              </w:divBdr>
            </w:div>
            <w:div w:id="1424762785">
              <w:marLeft w:val="0"/>
              <w:marRight w:val="0"/>
              <w:marTop w:val="0"/>
              <w:marBottom w:val="0"/>
              <w:divBdr>
                <w:top w:val="none" w:sz="0" w:space="0" w:color="auto"/>
                <w:left w:val="none" w:sz="0" w:space="0" w:color="auto"/>
                <w:bottom w:val="none" w:sz="0" w:space="0" w:color="auto"/>
                <w:right w:val="none" w:sz="0" w:space="0" w:color="auto"/>
              </w:divBdr>
            </w:div>
            <w:div w:id="1345590199">
              <w:marLeft w:val="0"/>
              <w:marRight w:val="0"/>
              <w:marTop w:val="0"/>
              <w:marBottom w:val="0"/>
              <w:divBdr>
                <w:top w:val="none" w:sz="0" w:space="0" w:color="auto"/>
                <w:left w:val="none" w:sz="0" w:space="0" w:color="auto"/>
                <w:bottom w:val="none" w:sz="0" w:space="0" w:color="auto"/>
                <w:right w:val="none" w:sz="0" w:space="0" w:color="auto"/>
              </w:divBdr>
            </w:div>
            <w:div w:id="1541941602">
              <w:marLeft w:val="0"/>
              <w:marRight w:val="0"/>
              <w:marTop w:val="0"/>
              <w:marBottom w:val="0"/>
              <w:divBdr>
                <w:top w:val="none" w:sz="0" w:space="0" w:color="auto"/>
                <w:left w:val="none" w:sz="0" w:space="0" w:color="auto"/>
                <w:bottom w:val="none" w:sz="0" w:space="0" w:color="auto"/>
                <w:right w:val="none" w:sz="0" w:space="0" w:color="auto"/>
              </w:divBdr>
            </w:div>
            <w:div w:id="961495275">
              <w:marLeft w:val="0"/>
              <w:marRight w:val="0"/>
              <w:marTop w:val="0"/>
              <w:marBottom w:val="0"/>
              <w:divBdr>
                <w:top w:val="none" w:sz="0" w:space="0" w:color="auto"/>
                <w:left w:val="none" w:sz="0" w:space="0" w:color="auto"/>
                <w:bottom w:val="none" w:sz="0" w:space="0" w:color="auto"/>
                <w:right w:val="none" w:sz="0" w:space="0" w:color="auto"/>
              </w:divBdr>
            </w:div>
            <w:div w:id="486094588">
              <w:marLeft w:val="0"/>
              <w:marRight w:val="0"/>
              <w:marTop w:val="0"/>
              <w:marBottom w:val="0"/>
              <w:divBdr>
                <w:top w:val="none" w:sz="0" w:space="0" w:color="auto"/>
                <w:left w:val="none" w:sz="0" w:space="0" w:color="auto"/>
                <w:bottom w:val="none" w:sz="0" w:space="0" w:color="auto"/>
                <w:right w:val="none" w:sz="0" w:space="0" w:color="auto"/>
              </w:divBdr>
            </w:div>
            <w:div w:id="1790081184">
              <w:marLeft w:val="0"/>
              <w:marRight w:val="0"/>
              <w:marTop w:val="0"/>
              <w:marBottom w:val="0"/>
              <w:divBdr>
                <w:top w:val="none" w:sz="0" w:space="0" w:color="auto"/>
                <w:left w:val="none" w:sz="0" w:space="0" w:color="auto"/>
                <w:bottom w:val="none" w:sz="0" w:space="0" w:color="auto"/>
                <w:right w:val="none" w:sz="0" w:space="0" w:color="auto"/>
              </w:divBdr>
            </w:div>
            <w:div w:id="1233353372">
              <w:marLeft w:val="0"/>
              <w:marRight w:val="0"/>
              <w:marTop w:val="0"/>
              <w:marBottom w:val="0"/>
              <w:divBdr>
                <w:top w:val="none" w:sz="0" w:space="0" w:color="auto"/>
                <w:left w:val="none" w:sz="0" w:space="0" w:color="auto"/>
                <w:bottom w:val="none" w:sz="0" w:space="0" w:color="auto"/>
                <w:right w:val="none" w:sz="0" w:space="0" w:color="auto"/>
              </w:divBdr>
            </w:div>
            <w:div w:id="1580674370">
              <w:marLeft w:val="0"/>
              <w:marRight w:val="0"/>
              <w:marTop w:val="0"/>
              <w:marBottom w:val="0"/>
              <w:divBdr>
                <w:top w:val="none" w:sz="0" w:space="0" w:color="auto"/>
                <w:left w:val="none" w:sz="0" w:space="0" w:color="auto"/>
                <w:bottom w:val="none" w:sz="0" w:space="0" w:color="auto"/>
                <w:right w:val="none" w:sz="0" w:space="0" w:color="auto"/>
              </w:divBdr>
            </w:div>
            <w:div w:id="1641426086">
              <w:marLeft w:val="0"/>
              <w:marRight w:val="0"/>
              <w:marTop w:val="0"/>
              <w:marBottom w:val="0"/>
              <w:divBdr>
                <w:top w:val="none" w:sz="0" w:space="0" w:color="auto"/>
                <w:left w:val="none" w:sz="0" w:space="0" w:color="auto"/>
                <w:bottom w:val="none" w:sz="0" w:space="0" w:color="auto"/>
                <w:right w:val="none" w:sz="0" w:space="0" w:color="auto"/>
              </w:divBdr>
            </w:div>
            <w:div w:id="19551984">
              <w:marLeft w:val="0"/>
              <w:marRight w:val="0"/>
              <w:marTop w:val="0"/>
              <w:marBottom w:val="0"/>
              <w:divBdr>
                <w:top w:val="none" w:sz="0" w:space="0" w:color="auto"/>
                <w:left w:val="none" w:sz="0" w:space="0" w:color="auto"/>
                <w:bottom w:val="none" w:sz="0" w:space="0" w:color="auto"/>
                <w:right w:val="none" w:sz="0" w:space="0" w:color="auto"/>
              </w:divBdr>
            </w:div>
            <w:div w:id="1430152134">
              <w:marLeft w:val="0"/>
              <w:marRight w:val="0"/>
              <w:marTop w:val="0"/>
              <w:marBottom w:val="0"/>
              <w:divBdr>
                <w:top w:val="none" w:sz="0" w:space="0" w:color="auto"/>
                <w:left w:val="none" w:sz="0" w:space="0" w:color="auto"/>
                <w:bottom w:val="none" w:sz="0" w:space="0" w:color="auto"/>
                <w:right w:val="none" w:sz="0" w:space="0" w:color="auto"/>
              </w:divBdr>
            </w:div>
            <w:div w:id="1341619328">
              <w:marLeft w:val="0"/>
              <w:marRight w:val="0"/>
              <w:marTop w:val="0"/>
              <w:marBottom w:val="0"/>
              <w:divBdr>
                <w:top w:val="none" w:sz="0" w:space="0" w:color="auto"/>
                <w:left w:val="none" w:sz="0" w:space="0" w:color="auto"/>
                <w:bottom w:val="none" w:sz="0" w:space="0" w:color="auto"/>
                <w:right w:val="none" w:sz="0" w:space="0" w:color="auto"/>
              </w:divBdr>
            </w:div>
            <w:div w:id="1730301157">
              <w:marLeft w:val="0"/>
              <w:marRight w:val="0"/>
              <w:marTop w:val="0"/>
              <w:marBottom w:val="0"/>
              <w:divBdr>
                <w:top w:val="none" w:sz="0" w:space="0" w:color="auto"/>
                <w:left w:val="none" w:sz="0" w:space="0" w:color="auto"/>
                <w:bottom w:val="none" w:sz="0" w:space="0" w:color="auto"/>
                <w:right w:val="none" w:sz="0" w:space="0" w:color="auto"/>
              </w:divBdr>
            </w:div>
            <w:div w:id="20208444">
              <w:marLeft w:val="0"/>
              <w:marRight w:val="0"/>
              <w:marTop w:val="0"/>
              <w:marBottom w:val="0"/>
              <w:divBdr>
                <w:top w:val="none" w:sz="0" w:space="0" w:color="auto"/>
                <w:left w:val="none" w:sz="0" w:space="0" w:color="auto"/>
                <w:bottom w:val="none" w:sz="0" w:space="0" w:color="auto"/>
                <w:right w:val="none" w:sz="0" w:space="0" w:color="auto"/>
              </w:divBdr>
            </w:div>
            <w:div w:id="596719247">
              <w:marLeft w:val="0"/>
              <w:marRight w:val="0"/>
              <w:marTop w:val="0"/>
              <w:marBottom w:val="0"/>
              <w:divBdr>
                <w:top w:val="none" w:sz="0" w:space="0" w:color="auto"/>
                <w:left w:val="none" w:sz="0" w:space="0" w:color="auto"/>
                <w:bottom w:val="none" w:sz="0" w:space="0" w:color="auto"/>
                <w:right w:val="none" w:sz="0" w:space="0" w:color="auto"/>
              </w:divBdr>
            </w:div>
            <w:div w:id="874006111">
              <w:marLeft w:val="0"/>
              <w:marRight w:val="0"/>
              <w:marTop w:val="0"/>
              <w:marBottom w:val="0"/>
              <w:divBdr>
                <w:top w:val="none" w:sz="0" w:space="0" w:color="auto"/>
                <w:left w:val="none" w:sz="0" w:space="0" w:color="auto"/>
                <w:bottom w:val="none" w:sz="0" w:space="0" w:color="auto"/>
                <w:right w:val="none" w:sz="0" w:space="0" w:color="auto"/>
              </w:divBdr>
            </w:div>
            <w:div w:id="1154105469">
              <w:marLeft w:val="0"/>
              <w:marRight w:val="0"/>
              <w:marTop w:val="0"/>
              <w:marBottom w:val="0"/>
              <w:divBdr>
                <w:top w:val="none" w:sz="0" w:space="0" w:color="auto"/>
                <w:left w:val="none" w:sz="0" w:space="0" w:color="auto"/>
                <w:bottom w:val="none" w:sz="0" w:space="0" w:color="auto"/>
                <w:right w:val="none" w:sz="0" w:space="0" w:color="auto"/>
              </w:divBdr>
            </w:div>
            <w:div w:id="459112420">
              <w:marLeft w:val="0"/>
              <w:marRight w:val="0"/>
              <w:marTop w:val="0"/>
              <w:marBottom w:val="0"/>
              <w:divBdr>
                <w:top w:val="none" w:sz="0" w:space="0" w:color="auto"/>
                <w:left w:val="none" w:sz="0" w:space="0" w:color="auto"/>
                <w:bottom w:val="none" w:sz="0" w:space="0" w:color="auto"/>
                <w:right w:val="none" w:sz="0" w:space="0" w:color="auto"/>
              </w:divBdr>
            </w:div>
            <w:div w:id="1937519877">
              <w:marLeft w:val="0"/>
              <w:marRight w:val="0"/>
              <w:marTop w:val="0"/>
              <w:marBottom w:val="0"/>
              <w:divBdr>
                <w:top w:val="none" w:sz="0" w:space="0" w:color="auto"/>
                <w:left w:val="none" w:sz="0" w:space="0" w:color="auto"/>
                <w:bottom w:val="none" w:sz="0" w:space="0" w:color="auto"/>
                <w:right w:val="none" w:sz="0" w:space="0" w:color="auto"/>
              </w:divBdr>
            </w:div>
            <w:div w:id="467479118">
              <w:marLeft w:val="0"/>
              <w:marRight w:val="0"/>
              <w:marTop w:val="0"/>
              <w:marBottom w:val="0"/>
              <w:divBdr>
                <w:top w:val="none" w:sz="0" w:space="0" w:color="auto"/>
                <w:left w:val="none" w:sz="0" w:space="0" w:color="auto"/>
                <w:bottom w:val="none" w:sz="0" w:space="0" w:color="auto"/>
                <w:right w:val="none" w:sz="0" w:space="0" w:color="auto"/>
              </w:divBdr>
            </w:div>
            <w:div w:id="263608596">
              <w:marLeft w:val="0"/>
              <w:marRight w:val="0"/>
              <w:marTop w:val="0"/>
              <w:marBottom w:val="0"/>
              <w:divBdr>
                <w:top w:val="none" w:sz="0" w:space="0" w:color="auto"/>
                <w:left w:val="none" w:sz="0" w:space="0" w:color="auto"/>
                <w:bottom w:val="none" w:sz="0" w:space="0" w:color="auto"/>
                <w:right w:val="none" w:sz="0" w:space="0" w:color="auto"/>
              </w:divBdr>
            </w:div>
            <w:div w:id="2140806142">
              <w:marLeft w:val="0"/>
              <w:marRight w:val="0"/>
              <w:marTop w:val="0"/>
              <w:marBottom w:val="0"/>
              <w:divBdr>
                <w:top w:val="none" w:sz="0" w:space="0" w:color="auto"/>
                <w:left w:val="none" w:sz="0" w:space="0" w:color="auto"/>
                <w:bottom w:val="none" w:sz="0" w:space="0" w:color="auto"/>
                <w:right w:val="none" w:sz="0" w:space="0" w:color="auto"/>
              </w:divBdr>
            </w:div>
            <w:div w:id="1639845142">
              <w:marLeft w:val="0"/>
              <w:marRight w:val="0"/>
              <w:marTop w:val="0"/>
              <w:marBottom w:val="0"/>
              <w:divBdr>
                <w:top w:val="none" w:sz="0" w:space="0" w:color="auto"/>
                <w:left w:val="none" w:sz="0" w:space="0" w:color="auto"/>
                <w:bottom w:val="none" w:sz="0" w:space="0" w:color="auto"/>
                <w:right w:val="none" w:sz="0" w:space="0" w:color="auto"/>
              </w:divBdr>
            </w:div>
            <w:div w:id="602810007">
              <w:marLeft w:val="0"/>
              <w:marRight w:val="0"/>
              <w:marTop w:val="0"/>
              <w:marBottom w:val="0"/>
              <w:divBdr>
                <w:top w:val="none" w:sz="0" w:space="0" w:color="auto"/>
                <w:left w:val="none" w:sz="0" w:space="0" w:color="auto"/>
                <w:bottom w:val="none" w:sz="0" w:space="0" w:color="auto"/>
                <w:right w:val="none" w:sz="0" w:space="0" w:color="auto"/>
              </w:divBdr>
            </w:div>
            <w:div w:id="2059014072">
              <w:marLeft w:val="0"/>
              <w:marRight w:val="0"/>
              <w:marTop w:val="0"/>
              <w:marBottom w:val="0"/>
              <w:divBdr>
                <w:top w:val="none" w:sz="0" w:space="0" w:color="auto"/>
                <w:left w:val="none" w:sz="0" w:space="0" w:color="auto"/>
                <w:bottom w:val="none" w:sz="0" w:space="0" w:color="auto"/>
                <w:right w:val="none" w:sz="0" w:space="0" w:color="auto"/>
              </w:divBdr>
            </w:div>
            <w:div w:id="430786737">
              <w:marLeft w:val="0"/>
              <w:marRight w:val="0"/>
              <w:marTop w:val="0"/>
              <w:marBottom w:val="0"/>
              <w:divBdr>
                <w:top w:val="none" w:sz="0" w:space="0" w:color="auto"/>
                <w:left w:val="none" w:sz="0" w:space="0" w:color="auto"/>
                <w:bottom w:val="none" w:sz="0" w:space="0" w:color="auto"/>
                <w:right w:val="none" w:sz="0" w:space="0" w:color="auto"/>
              </w:divBdr>
            </w:div>
            <w:div w:id="1090274360">
              <w:marLeft w:val="0"/>
              <w:marRight w:val="0"/>
              <w:marTop w:val="0"/>
              <w:marBottom w:val="0"/>
              <w:divBdr>
                <w:top w:val="none" w:sz="0" w:space="0" w:color="auto"/>
                <w:left w:val="none" w:sz="0" w:space="0" w:color="auto"/>
                <w:bottom w:val="none" w:sz="0" w:space="0" w:color="auto"/>
                <w:right w:val="none" w:sz="0" w:space="0" w:color="auto"/>
              </w:divBdr>
            </w:div>
            <w:div w:id="1024554565">
              <w:marLeft w:val="0"/>
              <w:marRight w:val="0"/>
              <w:marTop w:val="0"/>
              <w:marBottom w:val="0"/>
              <w:divBdr>
                <w:top w:val="none" w:sz="0" w:space="0" w:color="auto"/>
                <w:left w:val="none" w:sz="0" w:space="0" w:color="auto"/>
                <w:bottom w:val="none" w:sz="0" w:space="0" w:color="auto"/>
                <w:right w:val="none" w:sz="0" w:space="0" w:color="auto"/>
              </w:divBdr>
            </w:div>
            <w:div w:id="1560898278">
              <w:marLeft w:val="0"/>
              <w:marRight w:val="0"/>
              <w:marTop w:val="0"/>
              <w:marBottom w:val="0"/>
              <w:divBdr>
                <w:top w:val="none" w:sz="0" w:space="0" w:color="auto"/>
                <w:left w:val="none" w:sz="0" w:space="0" w:color="auto"/>
                <w:bottom w:val="none" w:sz="0" w:space="0" w:color="auto"/>
                <w:right w:val="none" w:sz="0" w:space="0" w:color="auto"/>
              </w:divBdr>
            </w:div>
            <w:div w:id="632717165">
              <w:marLeft w:val="0"/>
              <w:marRight w:val="0"/>
              <w:marTop w:val="0"/>
              <w:marBottom w:val="0"/>
              <w:divBdr>
                <w:top w:val="none" w:sz="0" w:space="0" w:color="auto"/>
                <w:left w:val="none" w:sz="0" w:space="0" w:color="auto"/>
                <w:bottom w:val="none" w:sz="0" w:space="0" w:color="auto"/>
                <w:right w:val="none" w:sz="0" w:space="0" w:color="auto"/>
              </w:divBdr>
            </w:div>
            <w:div w:id="534389609">
              <w:marLeft w:val="0"/>
              <w:marRight w:val="0"/>
              <w:marTop w:val="0"/>
              <w:marBottom w:val="0"/>
              <w:divBdr>
                <w:top w:val="none" w:sz="0" w:space="0" w:color="auto"/>
                <w:left w:val="none" w:sz="0" w:space="0" w:color="auto"/>
                <w:bottom w:val="none" w:sz="0" w:space="0" w:color="auto"/>
                <w:right w:val="none" w:sz="0" w:space="0" w:color="auto"/>
              </w:divBdr>
            </w:div>
            <w:div w:id="271591488">
              <w:marLeft w:val="0"/>
              <w:marRight w:val="0"/>
              <w:marTop w:val="0"/>
              <w:marBottom w:val="0"/>
              <w:divBdr>
                <w:top w:val="none" w:sz="0" w:space="0" w:color="auto"/>
                <w:left w:val="none" w:sz="0" w:space="0" w:color="auto"/>
                <w:bottom w:val="none" w:sz="0" w:space="0" w:color="auto"/>
                <w:right w:val="none" w:sz="0" w:space="0" w:color="auto"/>
              </w:divBdr>
            </w:div>
            <w:div w:id="946620340">
              <w:marLeft w:val="0"/>
              <w:marRight w:val="0"/>
              <w:marTop w:val="0"/>
              <w:marBottom w:val="0"/>
              <w:divBdr>
                <w:top w:val="none" w:sz="0" w:space="0" w:color="auto"/>
                <w:left w:val="none" w:sz="0" w:space="0" w:color="auto"/>
                <w:bottom w:val="none" w:sz="0" w:space="0" w:color="auto"/>
                <w:right w:val="none" w:sz="0" w:space="0" w:color="auto"/>
              </w:divBdr>
            </w:div>
            <w:div w:id="1606423879">
              <w:marLeft w:val="0"/>
              <w:marRight w:val="0"/>
              <w:marTop w:val="0"/>
              <w:marBottom w:val="0"/>
              <w:divBdr>
                <w:top w:val="none" w:sz="0" w:space="0" w:color="auto"/>
                <w:left w:val="none" w:sz="0" w:space="0" w:color="auto"/>
                <w:bottom w:val="none" w:sz="0" w:space="0" w:color="auto"/>
                <w:right w:val="none" w:sz="0" w:space="0" w:color="auto"/>
              </w:divBdr>
            </w:div>
            <w:div w:id="1387996256">
              <w:marLeft w:val="0"/>
              <w:marRight w:val="0"/>
              <w:marTop w:val="0"/>
              <w:marBottom w:val="0"/>
              <w:divBdr>
                <w:top w:val="none" w:sz="0" w:space="0" w:color="auto"/>
                <w:left w:val="none" w:sz="0" w:space="0" w:color="auto"/>
                <w:bottom w:val="none" w:sz="0" w:space="0" w:color="auto"/>
                <w:right w:val="none" w:sz="0" w:space="0" w:color="auto"/>
              </w:divBdr>
            </w:div>
            <w:div w:id="25374183">
              <w:marLeft w:val="0"/>
              <w:marRight w:val="0"/>
              <w:marTop w:val="0"/>
              <w:marBottom w:val="0"/>
              <w:divBdr>
                <w:top w:val="none" w:sz="0" w:space="0" w:color="auto"/>
                <w:left w:val="none" w:sz="0" w:space="0" w:color="auto"/>
                <w:bottom w:val="none" w:sz="0" w:space="0" w:color="auto"/>
                <w:right w:val="none" w:sz="0" w:space="0" w:color="auto"/>
              </w:divBdr>
            </w:div>
            <w:div w:id="2100515129">
              <w:marLeft w:val="0"/>
              <w:marRight w:val="0"/>
              <w:marTop w:val="0"/>
              <w:marBottom w:val="0"/>
              <w:divBdr>
                <w:top w:val="none" w:sz="0" w:space="0" w:color="auto"/>
                <w:left w:val="none" w:sz="0" w:space="0" w:color="auto"/>
                <w:bottom w:val="none" w:sz="0" w:space="0" w:color="auto"/>
                <w:right w:val="none" w:sz="0" w:space="0" w:color="auto"/>
              </w:divBdr>
            </w:div>
            <w:div w:id="199705004">
              <w:marLeft w:val="0"/>
              <w:marRight w:val="0"/>
              <w:marTop w:val="0"/>
              <w:marBottom w:val="0"/>
              <w:divBdr>
                <w:top w:val="none" w:sz="0" w:space="0" w:color="auto"/>
                <w:left w:val="none" w:sz="0" w:space="0" w:color="auto"/>
                <w:bottom w:val="none" w:sz="0" w:space="0" w:color="auto"/>
                <w:right w:val="none" w:sz="0" w:space="0" w:color="auto"/>
              </w:divBdr>
            </w:div>
            <w:div w:id="167253917">
              <w:marLeft w:val="0"/>
              <w:marRight w:val="0"/>
              <w:marTop w:val="0"/>
              <w:marBottom w:val="0"/>
              <w:divBdr>
                <w:top w:val="none" w:sz="0" w:space="0" w:color="auto"/>
                <w:left w:val="none" w:sz="0" w:space="0" w:color="auto"/>
                <w:bottom w:val="none" w:sz="0" w:space="0" w:color="auto"/>
                <w:right w:val="none" w:sz="0" w:space="0" w:color="auto"/>
              </w:divBdr>
            </w:div>
            <w:div w:id="1949654176">
              <w:marLeft w:val="0"/>
              <w:marRight w:val="0"/>
              <w:marTop w:val="0"/>
              <w:marBottom w:val="0"/>
              <w:divBdr>
                <w:top w:val="none" w:sz="0" w:space="0" w:color="auto"/>
                <w:left w:val="none" w:sz="0" w:space="0" w:color="auto"/>
                <w:bottom w:val="none" w:sz="0" w:space="0" w:color="auto"/>
                <w:right w:val="none" w:sz="0" w:space="0" w:color="auto"/>
              </w:divBdr>
            </w:div>
            <w:div w:id="216749916">
              <w:marLeft w:val="0"/>
              <w:marRight w:val="0"/>
              <w:marTop w:val="0"/>
              <w:marBottom w:val="0"/>
              <w:divBdr>
                <w:top w:val="none" w:sz="0" w:space="0" w:color="auto"/>
                <w:left w:val="none" w:sz="0" w:space="0" w:color="auto"/>
                <w:bottom w:val="none" w:sz="0" w:space="0" w:color="auto"/>
                <w:right w:val="none" w:sz="0" w:space="0" w:color="auto"/>
              </w:divBdr>
            </w:div>
            <w:div w:id="267280748">
              <w:marLeft w:val="0"/>
              <w:marRight w:val="0"/>
              <w:marTop w:val="0"/>
              <w:marBottom w:val="0"/>
              <w:divBdr>
                <w:top w:val="none" w:sz="0" w:space="0" w:color="auto"/>
                <w:left w:val="none" w:sz="0" w:space="0" w:color="auto"/>
                <w:bottom w:val="none" w:sz="0" w:space="0" w:color="auto"/>
                <w:right w:val="none" w:sz="0" w:space="0" w:color="auto"/>
              </w:divBdr>
            </w:div>
            <w:div w:id="60450012">
              <w:marLeft w:val="0"/>
              <w:marRight w:val="0"/>
              <w:marTop w:val="0"/>
              <w:marBottom w:val="0"/>
              <w:divBdr>
                <w:top w:val="none" w:sz="0" w:space="0" w:color="auto"/>
                <w:left w:val="none" w:sz="0" w:space="0" w:color="auto"/>
                <w:bottom w:val="none" w:sz="0" w:space="0" w:color="auto"/>
                <w:right w:val="none" w:sz="0" w:space="0" w:color="auto"/>
              </w:divBdr>
            </w:div>
            <w:div w:id="1944991078">
              <w:marLeft w:val="0"/>
              <w:marRight w:val="0"/>
              <w:marTop w:val="0"/>
              <w:marBottom w:val="0"/>
              <w:divBdr>
                <w:top w:val="none" w:sz="0" w:space="0" w:color="auto"/>
                <w:left w:val="none" w:sz="0" w:space="0" w:color="auto"/>
                <w:bottom w:val="none" w:sz="0" w:space="0" w:color="auto"/>
                <w:right w:val="none" w:sz="0" w:space="0" w:color="auto"/>
              </w:divBdr>
            </w:div>
            <w:div w:id="556164011">
              <w:marLeft w:val="0"/>
              <w:marRight w:val="0"/>
              <w:marTop w:val="0"/>
              <w:marBottom w:val="0"/>
              <w:divBdr>
                <w:top w:val="none" w:sz="0" w:space="0" w:color="auto"/>
                <w:left w:val="none" w:sz="0" w:space="0" w:color="auto"/>
                <w:bottom w:val="none" w:sz="0" w:space="0" w:color="auto"/>
                <w:right w:val="none" w:sz="0" w:space="0" w:color="auto"/>
              </w:divBdr>
            </w:div>
            <w:div w:id="767582835">
              <w:marLeft w:val="0"/>
              <w:marRight w:val="0"/>
              <w:marTop w:val="0"/>
              <w:marBottom w:val="0"/>
              <w:divBdr>
                <w:top w:val="none" w:sz="0" w:space="0" w:color="auto"/>
                <w:left w:val="none" w:sz="0" w:space="0" w:color="auto"/>
                <w:bottom w:val="none" w:sz="0" w:space="0" w:color="auto"/>
                <w:right w:val="none" w:sz="0" w:space="0" w:color="auto"/>
              </w:divBdr>
            </w:div>
            <w:div w:id="2125034509">
              <w:marLeft w:val="0"/>
              <w:marRight w:val="0"/>
              <w:marTop w:val="0"/>
              <w:marBottom w:val="0"/>
              <w:divBdr>
                <w:top w:val="none" w:sz="0" w:space="0" w:color="auto"/>
                <w:left w:val="none" w:sz="0" w:space="0" w:color="auto"/>
                <w:bottom w:val="none" w:sz="0" w:space="0" w:color="auto"/>
                <w:right w:val="none" w:sz="0" w:space="0" w:color="auto"/>
              </w:divBdr>
            </w:div>
            <w:div w:id="1157922481">
              <w:marLeft w:val="0"/>
              <w:marRight w:val="0"/>
              <w:marTop w:val="0"/>
              <w:marBottom w:val="0"/>
              <w:divBdr>
                <w:top w:val="none" w:sz="0" w:space="0" w:color="auto"/>
                <w:left w:val="none" w:sz="0" w:space="0" w:color="auto"/>
                <w:bottom w:val="none" w:sz="0" w:space="0" w:color="auto"/>
                <w:right w:val="none" w:sz="0" w:space="0" w:color="auto"/>
              </w:divBdr>
            </w:div>
            <w:div w:id="93131849">
              <w:marLeft w:val="0"/>
              <w:marRight w:val="0"/>
              <w:marTop w:val="0"/>
              <w:marBottom w:val="0"/>
              <w:divBdr>
                <w:top w:val="none" w:sz="0" w:space="0" w:color="auto"/>
                <w:left w:val="none" w:sz="0" w:space="0" w:color="auto"/>
                <w:bottom w:val="none" w:sz="0" w:space="0" w:color="auto"/>
                <w:right w:val="none" w:sz="0" w:space="0" w:color="auto"/>
              </w:divBdr>
            </w:div>
            <w:div w:id="1176113190">
              <w:marLeft w:val="0"/>
              <w:marRight w:val="0"/>
              <w:marTop w:val="0"/>
              <w:marBottom w:val="0"/>
              <w:divBdr>
                <w:top w:val="none" w:sz="0" w:space="0" w:color="auto"/>
                <w:left w:val="none" w:sz="0" w:space="0" w:color="auto"/>
                <w:bottom w:val="none" w:sz="0" w:space="0" w:color="auto"/>
                <w:right w:val="none" w:sz="0" w:space="0" w:color="auto"/>
              </w:divBdr>
            </w:div>
            <w:div w:id="185798224">
              <w:marLeft w:val="0"/>
              <w:marRight w:val="0"/>
              <w:marTop w:val="0"/>
              <w:marBottom w:val="0"/>
              <w:divBdr>
                <w:top w:val="none" w:sz="0" w:space="0" w:color="auto"/>
                <w:left w:val="none" w:sz="0" w:space="0" w:color="auto"/>
                <w:bottom w:val="none" w:sz="0" w:space="0" w:color="auto"/>
                <w:right w:val="none" w:sz="0" w:space="0" w:color="auto"/>
              </w:divBdr>
            </w:div>
            <w:div w:id="443891903">
              <w:marLeft w:val="0"/>
              <w:marRight w:val="0"/>
              <w:marTop w:val="0"/>
              <w:marBottom w:val="0"/>
              <w:divBdr>
                <w:top w:val="none" w:sz="0" w:space="0" w:color="auto"/>
                <w:left w:val="none" w:sz="0" w:space="0" w:color="auto"/>
                <w:bottom w:val="none" w:sz="0" w:space="0" w:color="auto"/>
                <w:right w:val="none" w:sz="0" w:space="0" w:color="auto"/>
              </w:divBdr>
            </w:div>
            <w:div w:id="2056079582">
              <w:marLeft w:val="0"/>
              <w:marRight w:val="0"/>
              <w:marTop w:val="0"/>
              <w:marBottom w:val="0"/>
              <w:divBdr>
                <w:top w:val="none" w:sz="0" w:space="0" w:color="auto"/>
                <w:left w:val="none" w:sz="0" w:space="0" w:color="auto"/>
                <w:bottom w:val="none" w:sz="0" w:space="0" w:color="auto"/>
                <w:right w:val="none" w:sz="0" w:space="0" w:color="auto"/>
              </w:divBdr>
            </w:div>
            <w:div w:id="2146501429">
              <w:marLeft w:val="0"/>
              <w:marRight w:val="0"/>
              <w:marTop w:val="0"/>
              <w:marBottom w:val="0"/>
              <w:divBdr>
                <w:top w:val="none" w:sz="0" w:space="0" w:color="auto"/>
                <w:left w:val="none" w:sz="0" w:space="0" w:color="auto"/>
                <w:bottom w:val="none" w:sz="0" w:space="0" w:color="auto"/>
                <w:right w:val="none" w:sz="0" w:space="0" w:color="auto"/>
              </w:divBdr>
            </w:div>
            <w:div w:id="50272301">
              <w:marLeft w:val="0"/>
              <w:marRight w:val="0"/>
              <w:marTop w:val="0"/>
              <w:marBottom w:val="0"/>
              <w:divBdr>
                <w:top w:val="none" w:sz="0" w:space="0" w:color="auto"/>
                <w:left w:val="none" w:sz="0" w:space="0" w:color="auto"/>
                <w:bottom w:val="none" w:sz="0" w:space="0" w:color="auto"/>
                <w:right w:val="none" w:sz="0" w:space="0" w:color="auto"/>
              </w:divBdr>
            </w:div>
            <w:div w:id="136342267">
              <w:marLeft w:val="0"/>
              <w:marRight w:val="0"/>
              <w:marTop w:val="0"/>
              <w:marBottom w:val="0"/>
              <w:divBdr>
                <w:top w:val="none" w:sz="0" w:space="0" w:color="auto"/>
                <w:left w:val="none" w:sz="0" w:space="0" w:color="auto"/>
                <w:bottom w:val="none" w:sz="0" w:space="0" w:color="auto"/>
                <w:right w:val="none" w:sz="0" w:space="0" w:color="auto"/>
              </w:divBdr>
            </w:div>
            <w:div w:id="1007635062">
              <w:marLeft w:val="0"/>
              <w:marRight w:val="0"/>
              <w:marTop w:val="0"/>
              <w:marBottom w:val="0"/>
              <w:divBdr>
                <w:top w:val="none" w:sz="0" w:space="0" w:color="auto"/>
                <w:left w:val="none" w:sz="0" w:space="0" w:color="auto"/>
                <w:bottom w:val="none" w:sz="0" w:space="0" w:color="auto"/>
                <w:right w:val="none" w:sz="0" w:space="0" w:color="auto"/>
              </w:divBdr>
            </w:div>
            <w:div w:id="527261752">
              <w:marLeft w:val="0"/>
              <w:marRight w:val="0"/>
              <w:marTop w:val="0"/>
              <w:marBottom w:val="0"/>
              <w:divBdr>
                <w:top w:val="none" w:sz="0" w:space="0" w:color="auto"/>
                <w:left w:val="none" w:sz="0" w:space="0" w:color="auto"/>
                <w:bottom w:val="none" w:sz="0" w:space="0" w:color="auto"/>
                <w:right w:val="none" w:sz="0" w:space="0" w:color="auto"/>
              </w:divBdr>
            </w:div>
            <w:div w:id="1900050184">
              <w:marLeft w:val="0"/>
              <w:marRight w:val="0"/>
              <w:marTop w:val="0"/>
              <w:marBottom w:val="0"/>
              <w:divBdr>
                <w:top w:val="none" w:sz="0" w:space="0" w:color="auto"/>
                <w:left w:val="none" w:sz="0" w:space="0" w:color="auto"/>
                <w:bottom w:val="none" w:sz="0" w:space="0" w:color="auto"/>
                <w:right w:val="none" w:sz="0" w:space="0" w:color="auto"/>
              </w:divBdr>
            </w:div>
            <w:div w:id="443622510">
              <w:marLeft w:val="0"/>
              <w:marRight w:val="0"/>
              <w:marTop w:val="0"/>
              <w:marBottom w:val="0"/>
              <w:divBdr>
                <w:top w:val="none" w:sz="0" w:space="0" w:color="auto"/>
                <w:left w:val="none" w:sz="0" w:space="0" w:color="auto"/>
                <w:bottom w:val="none" w:sz="0" w:space="0" w:color="auto"/>
                <w:right w:val="none" w:sz="0" w:space="0" w:color="auto"/>
              </w:divBdr>
            </w:div>
            <w:div w:id="556670592">
              <w:marLeft w:val="0"/>
              <w:marRight w:val="0"/>
              <w:marTop w:val="0"/>
              <w:marBottom w:val="0"/>
              <w:divBdr>
                <w:top w:val="none" w:sz="0" w:space="0" w:color="auto"/>
                <w:left w:val="none" w:sz="0" w:space="0" w:color="auto"/>
                <w:bottom w:val="none" w:sz="0" w:space="0" w:color="auto"/>
                <w:right w:val="none" w:sz="0" w:space="0" w:color="auto"/>
              </w:divBdr>
            </w:div>
            <w:div w:id="830024396">
              <w:marLeft w:val="0"/>
              <w:marRight w:val="0"/>
              <w:marTop w:val="0"/>
              <w:marBottom w:val="0"/>
              <w:divBdr>
                <w:top w:val="none" w:sz="0" w:space="0" w:color="auto"/>
                <w:left w:val="none" w:sz="0" w:space="0" w:color="auto"/>
                <w:bottom w:val="none" w:sz="0" w:space="0" w:color="auto"/>
                <w:right w:val="none" w:sz="0" w:space="0" w:color="auto"/>
              </w:divBdr>
            </w:div>
            <w:div w:id="2072730122">
              <w:marLeft w:val="0"/>
              <w:marRight w:val="0"/>
              <w:marTop w:val="0"/>
              <w:marBottom w:val="0"/>
              <w:divBdr>
                <w:top w:val="none" w:sz="0" w:space="0" w:color="auto"/>
                <w:left w:val="none" w:sz="0" w:space="0" w:color="auto"/>
                <w:bottom w:val="none" w:sz="0" w:space="0" w:color="auto"/>
                <w:right w:val="none" w:sz="0" w:space="0" w:color="auto"/>
              </w:divBdr>
            </w:div>
            <w:div w:id="1708748909">
              <w:marLeft w:val="0"/>
              <w:marRight w:val="0"/>
              <w:marTop w:val="0"/>
              <w:marBottom w:val="0"/>
              <w:divBdr>
                <w:top w:val="none" w:sz="0" w:space="0" w:color="auto"/>
                <w:left w:val="none" w:sz="0" w:space="0" w:color="auto"/>
                <w:bottom w:val="none" w:sz="0" w:space="0" w:color="auto"/>
                <w:right w:val="none" w:sz="0" w:space="0" w:color="auto"/>
              </w:divBdr>
            </w:div>
            <w:div w:id="600451097">
              <w:marLeft w:val="0"/>
              <w:marRight w:val="0"/>
              <w:marTop w:val="0"/>
              <w:marBottom w:val="0"/>
              <w:divBdr>
                <w:top w:val="none" w:sz="0" w:space="0" w:color="auto"/>
                <w:left w:val="none" w:sz="0" w:space="0" w:color="auto"/>
                <w:bottom w:val="none" w:sz="0" w:space="0" w:color="auto"/>
                <w:right w:val="none" w:sz="0" w:space="0" w:color="auto"/>
              </w:divBdr>
            </w:div>
            <w:div w:id="1429618123">
              <w:marLeft w:val="0"/>
              <w:marRight w:val="0"/>
              <w:marTop w:val="0"/>
              <w:marBottom w:val="0"/>
              <w:divBdr>
                <w:top w:val="none" w:sz="0" w:space="0" w:color="auto"/>
                <w:left w:val="none" w:sz="0" w:space="0" w:color="auto"/>
                <w:bottom w:val="none" w:sz="0" w:space="0" w:color="auto"/>
                <w:right w:val="none" w:sz="0" w:space="0" w:color="auto"/>
              </w:divBdr>
            </w:div>
            <w:div w:id="760109016">
              <w:marLeft w:val="0"/>
              <w:marRight w:val="0"/>
              <w:marTop w:val="0"/>
              <w:marBottom w:val="0"/>
              <w:divBdr>
                <w:top w:val="none" w:sz="0" w:space="0" w:color="auto"/>
                <w:left w:val="none" w:sz="0" w:space="0" w:color="auto"/>
                <w:bottom w:val="none" w:sz="0" w:space="0" w:color="auto"/>
                <w:right w:val="none" w:sz="0" w:space="0" w:color="auto"/>
              </w:divBdr>
            </w:div>
            <w:div w:id="252711782">
              <w:marLeft w:val="0"/>
              <w:marRight w:val="0"/>
              <w:marTop w:val="0"/>
              <w:marBottom w:val="0"/>
              <w:divBdr>
                <w:top w:val="none" w:sz="0" w:space="0" w:color="auto"/>
                <w:left w:val="none" w:sz="0" w:space="0" w:color="auto"/>
                <w:bottom w:val="none" w:sz="0" w:space="0" w:color="auto"/>
                <w:right w:val="none" w:sz="0" w:space="0" w:color="auto"/>
              </w:divBdr>
            </w:div>
            <w:div w:id="960496226">
              <w:marLeft w:val="0"/>
              <w:marRight w:val="0"/>
              <w:marTop w:val="0"/>
              <w:marBottom w:val="0"/>
              <w:divBdr>
                <w:top w:val="none" w:sz="0" w:space="0" w:color="auto"/>
                <w:left w:val="none" w:sz="0" w:space="0" w:color="auto"/>
                <w:bottom w:val="none" w:sz="0" w:space="0" w:color="auto"/>
                <w:right w:val="none" w:sz="0" w:space="0" w:color="auto"/>
              </w:divBdr>
            </w:div>
            <w:div w:id="2092893558">
              <w:marLeft w:val="0"/>
              <w:marRight w:val="0"/>
              <w:marTop w:val="0"/>
              <w:marBottom w:val="0"/>
              <w:divBdr>
                <w:top w:val="none" w:sz="0" w:space="0" w:color="auto"/>
                <w:left w:val="none" w:sz="0" w:space="0" w:color="auto"/>
                <w:bottom w:val="none" w:sz="0" w:space="0" w:color="auto"/>
                <w:right w:val="none" w:sz="0" w:space="0" w:color="auto"/>
              </w:divBdr>
            </w:div>
            <w:div w:id="333801660">
              <w:marLeft w:val="0"/>
              <w:marRight w:val="0"/>
              <w:marTop w:val="0"/>
              <w:marBottom w:val="0"/>
              <w:divBdr>
                <w:top w:val="none" w:sz="0" w:space="0" w:color="auto"/>
                <w:left w:val="none" w:sz="0" w:space="0" w:color="auto"/>
                <w:bottom w:val="none" w:sz="0" w:space="0" w:color="auto"/>
                <w:right w:val="none" w:sz="0" w:space="0" w:color="auto"/>
              </w:divBdr>
            </w:div>
            <w:div w:id="248125064">
              <w:marLeft w:val="0"/>
              <w:marRight w:val="0"/>
              <w:marTop w:val="0"/>
              <w:marBottom w:val="0"/>
              <w:divBdr>
                <w:top w:val="none" w:sz="0" w:space="0" w:color="auto"/>
                <w:left w:val="none" w:sz="0" w:space="0" w:color="auto"/>
                <w:bottom w:val="none" w:sz="0" w:space="0" w:color="auto"/>
                <w:right w:val="none" w:sz="0" w:space="0" w:color="auto"/>
              </w:divBdr>
            </w:div>
            <w:div w:id="1884630011">
              <w:marLeft w:val="0"/>
              <w:marRight w:val="0"/>
              <w:marTop w:val="0"/>
              <w:marBottom w:val="0"/>
              <w:divBdr>
                <w:top w:val="none" w:sz="0" w:space="0" w:color="auto"/>
                <w:left w:val="none" w:sz="0" w:space="0" w:color="auto"/>
                <w:bottom w:val="none" w:sz="0" w:space="0" w:color="auto"/>
                <w:right w:val="none" w:sz="0" w:space="0" w:color="auto"/>
              </w:divBdr>
            </w:div>
            <w:div w:id="1637756449">
              <w:marLeft w:val="0"/>
              <w:marRight w:val="0"/>
              <w:marTop w:val="0"/>
              <w:marBottom w:val="0"/>
              <w:divBdr>
                <w:top w:val="none" w:sz="0" w:space="0" w:color="auto"/>
                <w:left w:val="none" w:sz="0" w:space="0" w:color="auto"/>
                <w:bottom w:val="none" w:sz="0" w:space="0" w:color="auto"/>
                <w:right w:val="none" w:sz="0" w:space="0" w:color="auto"/>
              </w:divBdr>
            </w:div>
            <w:div w:id="1180772415">
              <w:marLeft w:val="0"/>
              <w:marRight w:val="0"/>
              <w:marTop w:val="0"/>
              <w:marBottom w:val="0"/>
              <w:divBdr>
                <w:top w:val="none" w:sz="0" w:space="0" w:color="auto"/>
                <w:left w:val="none" w:sz="0" w:space="0" w:color="auto"/>
                <w:bottom w:val="none" w:sz="0" w:space="0" w:color="auto"/>
                <w:right w:val="none" w:sz="0" w:space="0" w:color="auto"/>
              </w:divBdr>
            </w:div>
            <w:div w:id="108595379">
              <w:marLeft w:val="0"/>
              <w:marRight w:val="0"/>
              <w:marTop w:val="0"/>
              <w:marBottom w:val="0"/>
              <w:divBdr>
                <w:top w:val="none" w:sz="0" w:space="0" w:color="auto"/>
                <w:left w:val="none" w:sz="0" w:space="0" w:color="auto"/>
                <w:bottom w:val="none" w:sz="0" w:space="0" w:color="auto"/>
                <w:right w:val="none" w:sz="0" w:space="0" w:color="auto"/>
              </w:divBdr>
            </w:div>
            <w:div w:id="982657118">
              <w:marLeft w:val="0"/>
              <w:marRight w:val="0"/>
              <w:marTop w:val="0"/>
              <w:marBottom w:val="0"/>
              <w:divBdr>
                <w:top w:val="none" w:sz="0" w:space="0" w:color="auto"/>
                <w:left w:val="none" w:sz="0" w:space="0" w:color="auto"/>
                <w:bottom w:val="none" w:sz="0" w:space="0" w:color="auto"/>
                <w:right w:val="none" w:sz="0" w:space="0" w:color="auto"/>
              </w:divBdr>
            </w:div>
            <w:div w:id="1049459433">
              <w:marLeft w:val="0"/>
              <w:marRight w:val="0"/>
              <w:marTop w:val="0"/>
              <w:marBottom w:val="0"/>
              <w:divBdr>
                <w:top w:val="none" w:sz="0" w:space="0" w:color="auto"/>
                <w:left w:val="none" w:sz="0" w:space="0" w:color="auto"/>
                <w:bottom w:val="none" w:sz="0" w:space="0" w:color="auto"/>
                <w:right w:val="none" w:sz="0" w:space="0" w:color="auto"/>
              </w:divBdr>
            </w:div>
            <w:div w:id="1761561028">
              <w:marLeft w:val="0"/>
              <w:marRight w:val="0"/>
              <w:marTop w:val="0"/>
              <w:marBottom w:val="0"/>
              <w:divBdr>
                <w:top w:val="none" w:sz="0" w:space="0" w:color="auto"/>
                <w:left w:val="none" w:sz="0" w:space="0" w:color="auto"/>
                <w:bottom w:val="none" w:sz="0" w:space="0" w:color="auto"/>
                <w:right w:val="none" w:sz="0" w:space="0" w:color="auto"/>
              </w:divBdr>
            </w:div>
            <w:div w:id="1984850732">
              <w:marLeft w:val="0"/>
              <w:marRight w:val="0"/>
              <w:marTop w:val="0"/>
              <w:marBottom w:val="0"/>
              <w:divBdr>
                <w:top w:val="none" w:sz="0" w:space="0" w:color="auto"/>
                <w:left w:val="none" w:sz="0" w:space="0" w:color="auto"/>
                <w:bottom w:val="none" w:sz="0" w:space="0" w:color="auto"/>
                <w:right w:val="none" w:sz="0" w:space="0" w:color="auto"/>
              </w:divBdr>
            </w:div>
            <w:div w:id="806702688">
              <w:marLeft w:val="0"/>
              <w:marRight w:val="0"/>
              <w:marTop w:val="0"/>
              <w:marBottom w:val="0"/>
              <w:divBdr>
                <w:top w:val="none" w:sz="0" w:space="0" w:color="auto"/>
                <w:left w:val="none" w:sz="0" w:space="0" w:color="auto"/>
                <w:bottom w:val="none" w:sz="0" w:space="0" w:color="auto"/>
                <w:right w:val="none" w:sz="0" w:space="0" w:color="auto"/>
              </w:divBdr>
            </w:div>
            <w:div w:id="1679036334">
              <w:marLeft w:val="0"/>
              <w:marRight w:val="0"/>
              <w:marTop w:val="0"/>
              <w:marBottom w:val="0"/>
              <w:divBdr>
                <w:top w:val="none" w:sz="0" w:space="0" w:color="auto"/>
                <w:left w:val="none" w:sz="0" w:space="0" w:color="auto"/>
                <w:bottom w:val="none" w:sz="0" w:space="0" w:color="auto"/>
                <w:right w:val="none" w:sz="0" w:space="0" w:color="auto"/>
              </w:divBdr>
            </w:div>
            <w:div w:id="3946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2928">
      <w:bodyDiv w:val="1"/>
      <w:marLeft w:val="0"/>
      <w:marRight w:val="0"/>
      <w:marTop w:val="0"/>
      <w:marBottom w:val="0"/>
      <w:divBdr>
        <w:top w:val="none" w:sz="0" w:space="0" w:color="auto"/>
        <w:left w:val="none" w:sz="0" w:space="0" w:color="auto"/>
        <w:bottom w:val="none" w:sz="0" w:space="0" w:color="auto"/>
        <w:right w:val="none" w:sz="0" w:space="0" w:color="auto"/>
      </w:divBdr>
      <w:divsChild>
        <w:div w:id="2000301377">
          <w:marLeft w:val="0"/>
          <w:marRight w:val="0"/>
          <w:marTop w:val="0"/>
          <w:marBottom w:val="0"/>
          <w:divBdr>
            <w:top w:val="none" w:sz="0" w:space="0" w:color="auto"/>
            <w:left w:val="none" w:sz="0" w:space="0" w:color="auto"/>
            <w:bottom w:val="none" w:sz="0" w:space="0" w:color="auto"/>
            <w:right w:val="none" w:sz="0" w:space="0" w:color="auto"/>
          </w:divBdr>
          <w:divsChild>
            <w:div w:id="11274217">
              <w:marLeft w:val="0"/>
              <w:marRight w:val="0"/>
              <w:marTop w:val="0"/>
              <w:marBottom w:val="0"/>
              <w:divBdr>
                <w:top w:val="none" w:sz="0" w:space="0" w:color="auto"/>
                <w:left w:val="none" w:sz="0" w:space="0" w:color="auto"/>
                <w:bottom w:val="none" w:sz="0" w:space="0" w:color="auto"/>
                <w:right w:val="none" w:sz="0" w:space="0" w:color="auto"/>
              </w:divBdr>
            </w:div>
            <w:div w:id="2113626264">
              <w:marLeft w:val="0"/>
              <w:marRight w:val="0"/>
              <w:marTop w:val="0"/>
              <w:marBottom w:val="0"/>
              <w:divBdr>
                <w:top w:val="none" w:sz="0" w:space="0" w:color="auto"/>
                <w:left w:val="none" w:sz="0" w:space="0" w:color="auto"/>
                <w:bottom w:val="none" w:sz="0" w:space="0" w:color="auto"/>
                <w:right w:val="none" w:sz="0" w:space="0" w:color="auto"/>
              </w:divBdr>
            </w:div>
            <w:div w:id="1466198588">
              <w:marLeft w:val="0"/>
              <w:marRight w:val="0"/>
              <w:marTop w:val="0"/>
              <w:marBottom w:val="0"/>
              <w:divBdr>
                <w:top w:val="none" w:sz="0" w:space="0" w:color="auto"/>
                <w:left w:val="none" w:sz="0" w:space="0" w:color="auto"/>
                <w:bottom w:val="none" w:sz="0" w:space="0" w:color="auto"/>
                <w:right w:val="none" w:sz="0" w:space="0" w:color="auto"/>
              </w:divBdr>
            </w:div>
            <w:div w:id="703411740">
              <w:marLeft w:val="0"/>
              <w:marRight w:val="0"/>
              <w:marTop w:val="0"/>
              <w:marBottom w:val="0"/>
              <w:divBdr>
                <w:top w:val="none" w:sz="0" w:space="0" w:color="auto"/>
                <w:left w:val="none" w:sz="0" w:space="0" w:color="auto"/>
                <w:bottom w:val="none" w:sz="0" w:space="0" w:color="auto"/>
                <w:right w:val="none" w:sz="0" w:space="0" w:color="auto"/>
              </w:divBdr>
            </w:div>
            <w:div w:id="1492018936">
              <w:marLeft w:val="0"/>
              <w:marRight w:val="0"/>
              <w:marTop w:val="0"/>
              <w:marBottom w:val="0"/>
              <w:divBdr>
                <w:top w:val="none" w:sz="0" w:space="0" w:color="auto"/>
                <w:left w:val="none" w:sz="0" w:space="0" w:color="auto"/>
                <w:bottom w:val="none" w:sz="0" w:space="0" w:color="auto"/>
                <w:right w:val="none" w:sz="0" w:space="0" w:color="auto"/>
              </w:divBdr>
            </w:div>
            <w:div w:id="1287926893">
              <w:marLeft w:val="0"/>
              <w:marRight w:val="0"/>
              <w:marTop w:val="0"/>
              <w:marBottom w:val="0"/>
              <w:divBdr>
                <w:top w:val="none" w:sz="0" w:space="0" w:color="auto"/>
                <w:left w:val="none" w:sz="0" w:space="0" w:color="auto"/>
                <w:bottom w:val="none" w:sz="0" w:space="0" w:color="auto"/>
                <w:right w:val="none" w:sz="0" w:space="0" w:color="auto"/>
              </w:divBdr>
            </w:div>
            <w:div w:id="1295136771">
              <w:marLeft w:val="0"/>
              <w:marRight w:val="0"/>
              <w:marTop w:val="0"/>
              <w:marBottom w:val="0"/>
              <w:divBdr>
                <w:top w:val="none" w:sz="0" w:space="0" w:color="auto"/>
                <w:left w:val="none" w:sz="0" w:space="0" w:color="auto"/>
                <w:bottom w:val="none" w:sz="0" w:space="0" w:color="auto"/>
                <w:right w:val="none" w:sz="0" w:space="0" w:color="auto"/>
              </w:divBdr>
            </w:div>
            <w:div w:id="1624386750">
              <w:marLeft w:val="0"/>
              <w:marRight w:val="0"/>
              <w:marTop w:val="0"/>
              <w:marBottom w:val="0"/>
              <w:divBdr>
                <w:top w:val="none" w:sz="0" w:space="0" w:color="auto"/>
                <w:left w:val="none" w:sz="0" w:space="0" w:color="auto"/>
                <w:bottom w:val="none" w:sz="0" w:space="0" w:color="auto"/>
                <w:right w:val="none" w:sz="0" w:space="0" w:color="auto"/>
              </w:divBdr>
            </w:div>
            <w:div w:id="485824323">
              <w:marLeft w:val="0"/>
              <w:marRight w:val="0"/>
              <w:marTop w:val="0"/>
              <w:marBottom w:val="0"/>
              <w:divBdr>
                <w:top w:val="none" w:sz="0" w:space="0" w:color="auto"/>
                <w:left w:val="none" w:sz="0" w:space="0" w:color="auto"/>
                <w:bottom w:val="none" w:sz="0" w:space="0" w:color="auto"/>
                <w:right w:val="none" w:sz="0" w:space="0" w:color="auto"/>
              </w:divBdr>
            </w:div>
            <w:div w:id="1765421478">
              <w:marLeft w:val="0"/>
              <w:marRight w:val="0"/>
              <w:marTop w:val="0"/>
              <w:marBottom w:val="0"/>
              <w:divBdr>
                <w:top w:val="none" w:sz="0" w:space="0" w:color="auto"/>
                <w:left w:val="none" w:sz="0" w:space="0" w:color="auto"/>
                <w:bottom w:val="none" w:sz="0" w:space="0" w:color="auto"/>
                <w:right w:val="none" w:sz="0" w:space="0" w:color="auto"/>
              </w:divBdr>
            </w:div>
            <w:div w:id="1125076642">
              <w:marLeft w:val="0"/>
              <w:marRight w:val="0"/>
              <w:marTop w:val="0"/>
              <w:marBottom w:val="0"/>
              <w:divBdr>
                <w:top w:val="none" w:sz="0" w:space="0" w:color="auto"/>
                <w:left w:val="none" w:sz="0" w:space="0" w:color="auto"/>
                <w:bottom w:val="none" w:sz="0" w:space="0" w:color="auto"/>
                <w:right w:val="none" w:sz="0" w:space="0" w:color="auto"/>
              </w:divBdr>
            </w:div>
            <w:div w:id="1260790975">
              <w:marLeft w:val="0"/>
              <w:marRight w:val="0"/>
              <w:marTop w:val="0"/>
              <w:marBottom w:val="0"/>
              <w:divBdr>
                <w:top w:val="none" w:sz="0" w:space="0" w:color="auto"/>
                <w:left w:val="none" w:sz="0" w:space="0" w:color="auto"/>
                <w:bottom w:val="none" w:sz="0" w:space="0" w:color="auto"/>
                <w:right w:val="none" w:sz="0" w:space="0" w:color="auto"/>
              </w:divBdr>
            </w:div>
            <w:div w:id="1325007265">
              <w:marLeft w:val="0"/>
              <w:marRight w:val="0"/>
              <w:marTop w:val="0"/>
              <w:marBottom w:val="0"/>
              <w:divBdr>
                <w:top w:val="none" w:sz="0" w:space="0" w:color="auto"/>
                <w:left w:val="none" w:sz="0" w:space="0" w:color="auto"/>
                <w:bottom w:val="none" w:sz="0" w:space="0" w:color="auto"/>
                <w:right w:val="none" w:sz="0" w:space="0" w:color="auto"/>
              </w:divBdr>
            </w:div>
            <w:div w:id="100683066">
              <w:marLeft w:val="0"/>
              <w:marRight w:val="0"/>
              <w:marTop w:val="0"/>
              <w:marBottom w:val="0"/>
              <w:divBdr>
                <w:top w:val="none" w:sz="0" w:space="0" w:color="auto"/>
                <w:left w:val="none" w:sz="0" w:space="0" w:color="auto"/>
                <w:bottom w:val="none" w:sz="0" w:space="0" w:color="auto"/>
                <w:right w:val="none" w:sz="0" w:space="0" w:color="auto"/>
              </w:divBdr>
            </w:div>
            <w:div w:id="1158810744">
              <w:marLeft w:val="0"/>
              <w:marRight w:val="0"/>
              <w:marTop w:val="0"/>
              <w:marBottom w:val="0"/>
              <w:divBdr>
                <w:top w:val="none" w:sz="0" w:space="0" w:color="auto"/>
                <w:left w:val="none" w:sz="0" w:space="0" w:color="auto"/>
                <w:bottom w:val="none" w:sz="0" w:space="0" w:color="auto"/>
                <w:right w:val="none" w:sz="0" w:space="0" w:color="auto"/>
              </w:divBdr>
            </w:div>
            <w:div w:id="1839423612">
              <w:marLeft w:val="0"/>
              <w:marRight w:val="0"/>
              <w:marTop w:val="0"/>
              <w:marBottom w:val="0"/>
              <w:divBdr>
                <w:top w:val="none" w:sz="0" w:space="0" w:color="auto"/>
                <w:left w:val="none" w:sz="0" w:space="0" w:color="auto"/>
                <w:bottom w:val="none" w:sz="0" w:space="0" w:color="auto"/>
                <w:right w:val="none" w:sz="0" w:space="0" w:color="auto"/>
              </w:divBdr>
            </w:div>
            <w:div w:id="427434225">
              <w:marLeft w:val="0"/>
              <w:marRight w:val="0"/>
              <w:marTop w:val="0"/>
              <w:marBottom w:val="0"/>
              <w:divBdr>
                <w:top w:val="none" w:sz="0" w:space="0" w:color="auto"/>
                <w:left w:val="none" w:sz="0" w:space="0" w:color="auto"/>
                <w:bottom w:val="none" w:sz="0" w:space="0" w:color="auto"/>
                <w:right w:val="none" w:sz="0" w:space="0" w:color="auto"/>
              </w:divBdr>
            </w:div>
            <w:div w:id="1597669161">
              <w:marLeft w:val="0"/>
              <w:marRight w:val="0"/>
              <w:marTop w:val="0"/>
              <w:marBottom w:val="0"/>
              <w:divBdr>
                <w:top w:val="none" w:sz="0" w:space="0" w:color="auto"/>
                <w:left w:val="none" w:sz="0" w:space="0" w:color="auto"/>
                <w:bottom w:val="none" w:sz="0" w:space="0" w:color="auto"/>
                <w:right w:val="none" w:sz="0" w:space="0" w:color="auto"/>
              </w:divBdr>
            </w:div>
            <w:div w:id="1926067827">
              <w:marLeft w:val="0"/>
              <w:marRight w:val="0"/>
              <w:marTop w:val="0"/>
              <w:marBottom w:val="0"/>
              <w:divBdr>
                <w:top w:val="none" w:sz="0" w:space="0" w:color="auto"/>
                <w:left w:val="none" w:sz="0" w:space="0" w:color="auto"/>
                <w:bottom w:val="none" w:sz="0" w:space="0" w:color="auto"/>
                <w:right w:val="none" w:sz="0" w:space="0" w:color="auto"/>
              </w:divBdr>
            </w:div>
            <w:div w:id="1038817569">
              <w:marLeft w:val="0"/>
              <w:marRight w:val="0"/>
              <w:marTop w:val="0"/>
              <w:marBottom w:val="0"/>
              <w:divBdr>
                <w:top w:val="none" w:sz="0" w:space="0" w:color="auto"/>
                <w:left w:val="none" w:sz="0" w:space="0" w:color="auto"/>
                <w:bottom w:val="none" w:sz="0" w:space="0" w:color="auto"/>
                <w:right w:val="none" w:sz="0" w:space="0" w:color="auto"/>
              </w:divBdr>
            </w:div>
            <w:div w:id="4973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89">
      <w:bodyDiv w:val="1"/>
      <w:marLeft w:val="0"/>
      <w:marRight w:val="0"/>
      <w:marTop w:val="0"/>
      <w:marBottom w:val="0"/>
      <w:divBdr>
        <w:top w:val="none" w:sz="0" w:space="0" w:color="auto"/>
        <w:left w:val="none" w:sz="0" w:space="0" w:color="auto"/>
        <w:bottom w:val="none" w:sz="0" w:space="0" w:color="auto"/>
        <w:right w:val="none" w:sz="0" w:space="0" w:color="auto"/>
      </w:divBdr>
      <w:divsChild>
        <w:div w:id="90317827">
          <w:marLeft w:val="0"/>
          <w:marRight w:val="0"/>
          <w:marTop w:val="0"/>
          <w:marBottom w:val="0"/>
          <w:divBdr>
            <w:top w:val="none" w:sz="0" w:space="0" w:color="auto"/>
            <w:left w:val="none" w:sz="0" w:space="0" w:color="auto"/>
            <w:bottom w:val="none" w:sz="0" w:space="0" w:color="auto"/>
            <w:right w:val="none" w:sz="0" w:space="0" w:color="auto"/>
          </w:divBdr>
          <w:divsChild>
            <w:div w:id="7026054">
              <w:marLeft w:val="0"/>
              <w:marRight w:val="0"/>
              <w:marTop w:val="0"/>
              <w:marBottom w:val="0"/>
              <w:divBdr>
                <w:top w:val="none" w:sz="0" w:space="0" w:color="auto"/>
                <w:left w:val="none" w:sz="0" w:space="0" w:color="auto"/>
                <w:bottom w:val="none" w:sz="0" w:space="0" w:color="auto"/>
                <w:right w:val="none" w:sz="0" w:space="0" w:color="auto"/>
              </w:divBdr>
            </w:div>
            <w:div w:id="1538855469">
              <w:marLeft w:val="0"/>
              <w:marRight w:val="0"/>
              <w:marTop w:val="0"/>
              <w:marBottom w:val="0"/>
              <w:divBdr>
                <w:top w:val="none" w:sz="0" w:space="0" w:color="auto"/>
                <w:left w:val="none" w:sz="0" w:space="0" w:color="auto"/>
                <w:bottom w:val="none" w:sz="0" w:space="0" w:color="auto"/>
                <w:right w:val="none" w:sz="0" w:space="0" w:color="auto"/>
              </w:divBdr>
            </w:div>
            <w:div w:id="1393846604">
              <w:marLeft w:val="0"/>
              <w:marRight w:val="0"/>
              <w:marTop w:val="0"/>
              <w:marBottom w:val="0"/>
              <w:divBdr>
                <w:top w:val="none" w:sz="0" w:space="0" w:color="auto"/>
                <w:left w:val="none" w:sz="0" w:space="0" w:color="auto"/>
                <w:bottom w:val="none" w:sz="0" w:space="0" w:color="auto"/>
                <w:right w:val="none" w:sz="0" w:space="0" w:color="auto"/>
              </w:divBdr>
            </w:div>
            <w:div w:id="1095399641">
              <w:marLeft w:val="0"/>
              <w:marRight w:val="0"/>
              <w:marTop w:val="0"/>
              <w:marBottom w:val="0"/>
              <w:divBdr>
                <w:top w:val="none" w:sz="0" w:space="0" w:color="auto"/>
                <w:left w:val="none" w:sz="0" w:space="0" w:color="auto"/>
                <w:bottom w:val="none" w:sz="0" w:space="0" w:color="auto"/>
                <w:right w:val="none" w:sz="0" w:space="0" w:color="auto"/>
              </w:divBdr>
            </w:div>
            <w:div w:id="1293169688">
              <w:marLeft w:val="0"/>
              <w:marRight w:val="0"/>
              <w:marTop w:val="0"/>
              <w:marBottom w:val="0"/>
              <w:divBdr>
                <w:top w:val="none" w:sz="0" w:space="0" w:color="auto"/>
                <w:left w:val="none" w:sz="0" w:space="0" w:color="auto"/>
                <w:bottom w:val="none" w:sz="0" w:space="0" w:color="auto"/>
                <w:right w:val="none" w:sz="0" w:space="0" w:color="auto"/>
              </w:divBdr>
            </w:div>
            <w:div w:id="487550704">
              <w:marLeft w:val="0"/>
              <w:marRight w:val="0"/>
              <w:marTop w:val="0"/>
              <w:marBottom w:val="0"/>
              <w:divBdr>
                <w:top w:val="none" w:sz="0" w:space="0" w:color="auto"/>
                <w:left w:val="none" w:sz="0" w:space="0" w:color="auto"/>
                <w:bottom w:val="none" w:sz="0" w:space="0" w:color="auto"/>
                <w:right w:val="none" w:sz="0" w:space="0" w:color="auto"/>
              </w:divBdr>
            </w:div>
            <w:div w:id="444273127">
              <w:marLeft w:val="0"/>
              <w:marRight w:val="0"/>
              <w:marTop w:val="0"/>
              <w:marBottom w:val="0"/>
              <w:divBdr>
                <w:top w:val="none" w:sz="0" w:space="0" w:color="auto"/>
                <w:left w:val="none" w:sz="0" w:space="0" w:color="auto"/>
                <w:bottom w:val="none" w:sz="0" w:space="0" w:color="auto"/>
                <w:right w:val="none" w:sz="0" w:space="0" w:color="auto"/>
              </w:divBdr>
            </w:div>
            <w:div w:id="1287926272">
              <w:marLeft w:val="0"/>
              <w:marRight w:val="0"/>
              <w:marTop w:val="0"/>
              <w:marBottom w:val="0"/>
              <w:divBdr>
                <w:top w:val="none" w:sz="0" w:space="0" w:color="auto"/>
                <w:left w:val="none" w:sz="0" w:space="0" w:color="auto"/>
                <w:bottom w:val="none" w:sz="0" w:space="0" w:color="auto"/>
                <w:right w:val="none" w:sz="0" w:space="0" w:color="auto"/>
              </w:divBdr>
            </w:div>
            <w:div w:id="1230076462">
              <w:marLeft w:val="0"/>
              <w:marRight w:val="0"/>
              <w:marTop w:val="0"/>
              <w:marBottom w:val="0"/>
              <w:divBdr>
                <w:top w:val="none" w:sz="0" w:space="0" w:color="auto"/>
                <w:left w:val="none" w:sz="0" w:space="0" w:color="auto"/>
                <w:bottom w:val="none" w:sz="0" w:space="0" w:color="auto"/>
                <w:right w:val="none" w:sz="0" w:space="0" w:color="auto"/>
              </w:divBdr>
            </w:div>
            <w:div w:id="1847817738">
              <w:marLeft w:val="0"/>
              <w:marRight w:val="0"/>
              <w:marTop w:val="0"/>
              <w:marBottom w:val="0"/>
              <w:divBdr>
                <w:top w:val="none" w:sz="0" w:space="0" w:color="auto"/>
                <w:left w:val="none" w:sz="0" w:space="0" w:color="auto"/>
                <w:bottom w:val="none" w:sz="0" w:space="0" w:color="auto"/>
                <w:right w:val="none" w:sz="0" w:space="0" w:color="auto"/>
              </w:divBdr>
            </w:div>
            <w:div w:id="125975036">
              <w:marLeft w:val="0"/>
              <w:marRight w:val="0"/>
              <w:marTop w:val="0"/>
              <w:marBottom w:val="0"/>
              <w:divBdr>
                <w:top w:val="none" w:sz="0" w:space="0" w:color="auto"/>
                <w:left w:val="none" w:sz="0" w:space="0" w:color="auto"/>
                <w:bottom w:val="none" w:sz="0" w:space="0" w:color="auto"/>
                <w:right w:val="none" w:sz="0" w:space="0" w:color="auto"/>
              </w:divBdr>
            </w:div>
            <w:div w:id="231819908">
              <w:marLeft w:val="0"/>
              <w:marRight w:val="0"/>
              <w:marTop w:val="0"/>
              <w:marBottom w:val="0"/>
              <w:divBdr>
                <w:top w:val="none" w:sz="0" w:space="0" w:color="auto"/>
                <w:left w:val="none" w:sz="0" w:space="0" w:color="auto"/>
                <w:bottom w:val="none" w:sz="0" w:space="0" w:color="auto"/>
                <w:right w:val="none" w:sz="0" w:space="0" w:color="auto"/>
              </w:divBdr>
            </w:div>
            <w:div w:id="1200781430">
              <w:marLeft w:val="0"/>
              <w:marRight w:val="0"/>
              <w:marTop w:val="0"/>
              <w:marBottom w:val="0"/>
              <w:divBdr>
                <w:top w:val="none" w:sz="0" w:space="0" w:color="auto"/>
                <w:left w:val="none" w:sz="0" w:space="0" w:color="auto"/>
                <w:bottom w:val="none" w:sz="0" w:space="0" w:color="auto"/>
                <w:right w:val="none" w:sz="0" w:space="0" w:color="auto"/>
              </w:divBdr>
            </w:div>
            <w:div w:id="2174852">
              <w:marLeft w:val="0"/>
              <w:marRight w:val="0"/>
              <w:marTop w:val="0"/>
              <w:marBottom w:val="0"/>
              <w:divBdr>
                <w:top w:val="none" w:sz="0" w:space="0" w:color="auto"/>
                <w:left w:val="none" w:sz="0" w:space="0" w:color="auto"/>
                <w:bottom w:val="none" w:sz="0" w:space="0" w:color="auto"/>
                <w:right w:val="none" w:sz="0" w:space="0" w:color="auto"/>
              </w:divBdr>
            </w:div>
            <w:div w:id="50810276">
              <w:marLeft w:val="0"/>
              <w:marRight w:val="0"/>
              <w:marTop w:val="0"/>
              <w:marBottom w:val="0"/>
              <w:divBdr>
                <w:top w:val="none" w:sz="0" w:space="0" w:color="auto"/>
                <w:left w:val="none" w:sz="0" w:space="0" w:color="auto"/>
                <w:bottom w:val="none" w:sz="0" w:space="0" w:color="auto"/>
                <w:right w:val="none" w:sz="0" w:space="0" w:color="auto"/>
              </w:divBdr>
            </w:div>
            <w:div w:id="760563426">
              <w:marLeft w:val="0"/>
              <w:marRight w:val="0"/>
              <w:marTop w:val="0"/>
              <w:marBottom w:val="0"/>
              <w:divBdr>
                <w:top w:val="none" w:sz="0" w:space="0" w:color="auto"/>
                <w:left w:val="none" w:sz="0" w:space="0" w:color="auto"/>
                <w:bottom w:val="none" w:sz="0" w:space="0" w:color="auto"/>
                <w:right w:val="none" w:sz="0" w:space="0" w:color="auto"/>
              </w:divBdr>
            </w:div>
            <w:div w:id="1818646046">
              <w:marLeft w:val="0"/>
              <w:marRight w:val="0"/>
              <w:marTop w:val="0"/>
              <w:marBottom w:val="0"/>
              <w:divBdr>
                <w:top w:val="none" w:sz="0" w:space="0" w:color="auto"/>
                <w:left w:val="none" w:sz="0" w:space="0" w:color="auto"/>
                <w:bottom w:val="none" w:sz="0" w:space="0" w:color="auto"/>
                <w:right w:val="none" w:sz="0" w:space="0" w:color="auto"/>
              </w:divBdr>
            </w:div>
            <w:div w:id="1746491586">
              <w:marLeft w:val="0"/>
              <w:marRight w:val="0"/>
              <w:marTop w:val="0"/>
              <w:marBottom w:val="0"/>
              <w:divBdr>
                <w:top w:val="none" w:sz="0" w:space="0" w:color="auto"/>
                <w:left w:val="none" w:sz="0" w:space="0" w:color="auto"/>
                <w:bottom w:val="none" w:sz="0" w:space="0" w:color="auto"/>
                <w:right w:val="none" w:sz="0" w:space="0" w:color="auto"/>
              </w:divBdr>
            </w:div>
            <w:div w:id="559175956">
              <w:marLeft w:val="0"/>
              <w:marRight w:val="0"/>
              <w:marTop w:val="0"/>
              <w:marBottom w:val="0"/>
              <w:divBdr>
                <w:top w:val="none" w:sz="0" w:space="0" w:color="auto"/>
                <w:left w:val="none" w:sz="0" w:space="0" w:color="auto"/>
                <w:bottom w:val="none" w:sz="0" w:space="0" w:color="auto"/>
                <w:right w:val="none" w:sz="0" w:space="0" w:color="auto"/>
              </w:divBdr>
            </w:div>
            <w:div w:id="1800102877">
              <w:marLeft w:val="0"/>
              <w:marRight w:val="0"/>
              <w:marTop w:val="0"/>
              <w:marBottom w:val="0"/>
              <w:divBdr>
                <w:top w:val="none" w:sz="0" w:space="0" w:color="auto"/>
                <w:left w:val="none" w:sz="0" w:space="0" w:color="auto"/>
                <w:bottom w:val="none" w:sz="0" w:space="0" w:color="auto"/>
                <w:right w:val="none" w:sz="0" w:space="0" w:color="auto"/>
              </w:divBdr>
            </w:div>
            <w:div w:id="735592750">
              <w:marLeft w:val="0"/>
              <w:marRight w:val="0"/>
              <w:marTop w:val="0"/>
              <w:marBottom w:val="0"/>
              <w:divBdr>
                <w:top w:val="none" w:sz="0" w:space="0" w:color="auto"/>
                <w:left w:val="none" w:sz="0" w:space="0" w:color="auto"/>
                <w:bottom w:val="none" w:sz="0" w:space="0" w:color="auto"/>
                <w:right w:val="none" w:sz="0" w:space="0" w:color="auto"/>
              </w:divBdr>
            </w:div>
            <w:div w:id="275411044">
              <w:marLeft w:val="0"/>
              <w:marRight w:val="0"/>
              <w:marTop w:val="0"/>
              <w:marBottom w:val="0"/>
              <w:divBdr>
                <w:top w:val="none" w:sz="0" w:space="0" w:color="auto"/>
                <w:left w:val="none" w:sz="0" w:space="0" w:color="auto"/>
                <w:bottom w:val="none" w:sz="0" w:space="0" w:color="auto"/>
                <w:right w:val="none" w:sz="0" w:space="0" w:color="auto"/>
              </w:divBdr>
            </w:div>
            <w:div w:id="1626693033">
              <w:marLeft w:val="0"/>
              <w:marRight w:val="0"/>
              <w:marTop w:val="0"/>
              <w:marBottom w:val="0"/>
              <w:divBdr>
                <w:top w:val="none" w:sz="0" w:space="0" w:color="auto"/>
                <w:left w:val="none" w:sz="0" w:space="0" w:color="auto"/>
                <w:bottom w:val="none" w:sz="0" w:space="0" w:color="auto"/>
                <w:right w:val="none" w:sz="0" w:space="0" w:color="auto"/>
              </w:divBdr>
            </w:div>
            <w:div w:id="1145121144">
              <w:marLeft w:val="0"/>
              <w:marRight w:val="0"/>
              <w:marTop w:val="0"/>
              <w:marBottom w:val="0"/>
              <w:divBdr>
                <w:top w:val="none" w:sz="0" w:space="0" w:color="auto"/>
                <w:left w:val="none" w:sz="0" w:space="0" w:color="auto"/>
                <w:bottom w:val="none" w:sz="0" w:space="0" w:color="auto"/>
                <w:right w:val="none" w:sz="0" w:space="0" w:color="auto"/>
              </w:divBdr>
            </w:div>
            <w:div w:id="1690402255">
              <w:marLeft w:val="0"/>
              <w:marRight w:val="0"/>
              <w:marTop w:val="0"/>
              <w:marBottom w:val="0"/>
              <w:divBdr>
                <w:top w:val="none" w:sz="0" w:space="0" w:color="auto"/>
                <w:left w:val="none" w:sz="0" w:space="0" w:color="auto"/>
                <w:bottom w:val="none" w:sz="0" w:space="0" w:color="auto"/>
                <w:right w:val="none" w:sz="0" w:space="0" w:color="auto"/>
              </w:divBdr>
            </w:div>
            <w:div w:id="645358225">
              <w:marLeft w:val="0"/>
              <w:marRight w:val="0"/>
              <w:marTop w:val="0"/>
              <w:marBottom w:val="0"/>
              <w:divBdr>
                <w:top w:val="none" w:sz="0" w:space="0" w:color="auto"/>
                <w:left w:val="none" w:sz="0" w:space="0" w:color="auto"/>
                <w:bottom w:val="none" w:sz="0" w:space="0" w:color="auto"/>
                <w:right w:val="none" w:sz="0" w:space="0" w:color="auto"/>
              </w:divBdr>
            </w:div>
            <w:div w:id="2123450569">
              <w:marLeft w:val="0"/>
              <w:marRight w:val="0"/>
              <w:marTop w:val="0"/>
              <w:marBottom w:val="0"/>
              <w:divBdr>
                <w:top w:val="none" w:sz="0" w:space="0" w:color="auto"/>
                <w:left w:val="none" w:sz="0" w:space="0" w:color="auto"/>
                <w:bottom w:val="none" w:sz="0" w:space="0" w:color="auto"/>
                <w:right w:val="none" w:sz="0" w:space="0" w:color="auto"/>
              </w:divBdr>
            </w:div>
            <w:div w:id="1744646845">
              <w:marLeft w:val="0"/>
              <w:marRight w:val="0"/>
              <w:marTop w:val="0"/>
              <w:marBottom w:val="0"/>
              <w:divBdr>
                <w:top w:val="none" w:sz="0" w:space="0" w:color="auto"/>
                <w:left w:val="none" w:sz="0" w:space="0" w:color="auto"/>
                <w:bottom w:val="none" w:sz="0" w:space="0" w:color="auto"/>
                <w:right w:val="none" w:sz="0" w:space="0" w:color="auto"/>
              </w:divBdr>
            </w:div>
            <w:div w:id="382098825">
              <w:marLeft w:val="0"/>
              <w:marRight w:val="0"/>
              <w:marTop w:val="0"/>
              <w:marBottom w:val="0"/>
              <w:divBdr>
                <w:top w:val="none" w:sz="0" w:space="0" w:color="auto"/>
                <w:left w:val="none" w:sz="0" w:space="0" w:color="auto"/>
                <w:bottom w:val="none" w:sz="0" w:space="0" w:color="auto"/>
                <w:right w:val="none" w:sz="0" w:space="0" w:color="auto"/>
              </w:divBdr>
            </w:div>
            <w:div w:id="1646081678">
              <w:marLeft w:val="0"/>
              <w:marRight w:val="0"/>
              <w:marTop w:val="0"/>
              <w:marBottom w:val="0"/>
              <w:divBdr>
                <w:top w:val="none" w:sz="0" w:space="0" w:color="auto"/>
                <w:left w:val="none" w:sz="0" w:space="0" w:color="auto"/>
                <w:bottom w:val="none" w:sz="0" w:space="0" w:color="auto"/>
                <w:right w:val="none" w:sz="0" w:space="0" w:color="auto"/>
              </w:divBdr>
            </w:div>
            <w:div w:id="1912306497">
              <w:marLeft w:val="0"/>
              <w:marRight w:val="0"/>
              <w:marTop w:val="0"/>
              <w:marBottom w:val="0"/>
              <w:divBdr>
                <w:top w:val="none" w:sz="0" w:space="0" w:color="auto"/>
                <w:left w:val="none" w:sz="0" w:space="0" w:color="auto"/>
                <w:bottom w:val="none" w:sz="0" w:space="0" w:color="auto"/>
                <w:right w:val="none" w:sz="0" w:space="0" w:color="auto"/>
              </w:divBdr>
            </w:div>
            <w:div w:id="525561891">
              <w:marLeft w:val="0"/>
              <w:marRight w:val="0"/>
              <w:marTop w:val="0"/>
              <w:marBottom w:val="0"/>
              <w:divBdr>
                <w:top w:val="none" w:sz="0" w:space="0" w:color="auto"/>
                <w:left w:val="none" w:sz="0" w:space="0" w:color="auto"/>
                <w:bottom w:val="none" w:sz="0" w:space="0" w:color="auto"/>
                <w:right w:val="none" w:sz="0" w:space="0" w:color="auto"/>
              </w:divBdr>
            </w:div>
            <w:div w:id="635380299">
              <w:marLeft w:val="0"/>
              <w:marRight w:val="0"/>
              <w:marTop w:val="0"/>
              <w:marBottom w:val="0"/>
              <w:divBdr>
                <w:top w:val="none" w:sz="0" w:space="0" w:color="auto"/>
                <w:left w:val="none" w:sz="0" w:space="0" w:color="auto"/>
                <w:bottom w:val="none" w:sz="0" w:space="0" w:color="auto"/>
                <w:right w:val="none" w:sz="0" w:space="0" w:color="auto"/>
              </w:divBdr>
            </w:div>
            <w:div w:id="1009328679">
              <w:marLeft w:val="0"/>
              <w:marRight w:val="0"/>
              <w:marTop w:val="0"/>
              <w:marBottom w:val="0"/>
              <w:divBdr>
                <w:top w:val="none" w:sz="0" w:space="0" w:color="auto"/>
                <w:left w:val="none" w:sz="0" w:space="0" w:color="auto"/>
                <w:bottom w:val="none" w:sz="0" w:space="0" w:color="auto"/>
                <w:right w:val="none" w:sz="0" w:space="0" w:color="auto"/>
              </w:divBdr>
            </w:div>
            <w:div w:id="1360200629">
              <w:marLeft w:val="0"/>
              <w:marRight w:val="0"/>
              <w:marTop w:val="0"/>
              <w:marBottom w:val="0"/>
              <w:divBdr>
                <w:top w:val="none" w:sz="0" w:space="0" w:color="auto"/>
                <w:left w:val="none" w:sz="0" w:space="0" w:color="auto"/>
                <w:bottom w:val="none" w:sz="0" w:space="0" w:color="auto"/>
                <w:right w:val="none" w:sz="0" w:space="0" w:color="auto"/>
              </w:divBdr>
            </w:div>
            <w:div w:id="1286737998">
              <w:marLeft w:val="0"/>
              <w:marRight w:val="0"/>
              <w:marTop w:val="0"/>
              <w:marBottom w:val="0"/>
              <w:divBdr>
                <w:top w:val="none" w:sz="0" w:space="0" w:color="auto"/>
                <w:left w:val="none" w:sz="0" w:space="0" w:color="auto"/>
                <w:bottom w:val="none" w:sz="0" w:space="0" w:color="auto"/>
                <w:right w:val="none" w:sz="0" w:space="0" w:color="auto"/>
              </w:divBdr>
            </w:div>
            <w:div w:id="30618748">
              <w:marLeft w:val="0"/>
              <w:marRight w:val="0"/>
              <w:marTop w:val="0"/>
              <w:marBottom w:val="0"/>
              <w:divBdr>
                <w:top w:val="none" w:sz="0" w:space="0" w:color="auto"/>
                <w:left w:val="none" w:sz="0" w:space="0" w:color="auto"/>
                <w:bottom w:val="none" w:sz="0" w:space="0" w:color="auto"/>
                <w:right w:val="none" w:sz="0" w:space="0" w:color="auto"/>
              </w:divBdr>
            </w:div>
            <w:div w:id="376662202">
              <w:marLeft w:val="0"/>
              <w:marRight w:val="0"/>
              <w:marTop w:val="0"/>
              <w:marBottom w:val="0"/>
              <w:divBdr>
                <w:top w:val="none" w:sz="0" w:space="0" w:color="auto"/>
                <w:left w:val="none" w:sz="0" w:space="0" w:color="auto"/>
                <w:bottom w:val="none" w:sz="0" w:space="0" w:color="auto"/>
                <w:right w:val="none" w:sz="0" w:space="0" w:color="auto"/>
              </w:divBdr>
            </w:div>
            <w:div w:id="1364360263">
              <w:marLeft w:val="0"/>
              <w:marRight w:val="0"/>
              <w:marTop w:val="0"/>
              <w:marBottom w:val="0"/>
              <w:divBdr>
                <w:top w:val="none" w:sz="0" w:space="0" w:color="auto"/>
                <w:left w:val="none" w:sz="0" w:space="0" w:color="auto"/>
                <w:bottom w:val="none" w:sz="0" w:space="0" w:color="auto"/>
                <w:right w:val="none" w:sz="0" w:space="0" w:color="auto"/>
              </w:divBdr>
            </w:div>
            <w:div w:id="1437867312">
              <w:marLeft w:val="0"/>
              <w:marRight w:val="0"/>
              <w:marTop w:val="0"/>
              <w:marBottom w:val="0"/>
              <w:divBdr>
                <w:top w:val="none" w:sz="0" w:space="0" w:color="auto"/>
                <w:left w:val="none" w:sz="0" w:space="0" w:color="auto"/>
                <w:bottom w:val="none" w:sz="0" w:space="0" w:color="auto"/>
                <w:right w:val="none" w:sz="0" w:space="0" w:color="auto"/>
              </w:divBdr>
            </w:div>
            <w:div w:id="1310666971">
              <w:marLeft w:val="0"/>
              <w:marRight w:val="0"/>
              <w:marTop w:val="0"/>
              <w:marBottom w:val="0"/>
              <w:divBdr>
                <w:top w:val="none" w:sz="0" w:space="0" w:color="auto"/>
                <w:left w:val="none" w:sz="0" w:space="0" w:color="auto"/>
                <w:bottom w:val="none" w:sz="0" w:space="0" w:color="auto"/>
                <w:right w:val="none" w:sz="0" w:space="0" w:color="auto"/>
              </w:divBdr>
            </w:div>
            <w:div w:id="1567104472">
              <w:marLeft w:val="0"/>
              <w:marRight w:val="0"/>
              <w:marTop w:val="0"/>
              <w:marBottom w:val="0"/>
              <w:divBdr>
                <w:top w:val="none" w:sz="0" w:space="0" w:color="auto"/>
                <w:left w:val="none" w:sz="0" w:space="0" w:color="auto"/>
                <w:bottom w:val="none" w:sz="0" w:space="0" w:color="auto"/>
                <w:right w:val="none" w:sz="0" w:space="0" w:color="auto"/>
              </w:divBdr>
            </w:div>
            <w:div w:id="51663702">
              <w:marLeft w:val="0"/>
              <w:marRight w:val="0"/>
              <w:marTop w:val="0"/>
              <w:marBottom w:val="0"/>
              <w:divBdr>
                <w:top w:val="none" w:sz="0" w:space="0" w:color="auto"/>
                <w:left w:val="none" w:sz="0" w:space="0" w:color="auto"/>
                <w:bottom w:val="none" w:sz="0" w:space="0" w:color="auto"/>
                <w:right w:val="none" w:sz="0" w:space="0" w:color="auto"/>
              </w:divBdr>
            </w:div>
            <w:div w:id="715737718">
              <w:marLeft w:val="0"/>
              <w:marRight w:val="0"/>
              <w:marTop w:val="0"/>
              <w:marBottom w:val="0"/>
              <w:divBdr>
                <w:top w:val="none" w:sz="0" w:space="0" w:color="auto"/>
                <w:left w:val="none" w:sz="0" w:space="0" w:color="auto"/>
                <w:bottom w:val="none" w:sz="0" w:space="0" w:color="auto"/>
                <w:right w:val="none" w:sz="0" w:space="0" w:color="auto"/>
              </w:divBdr>
            </w:div>
            <w:div w:id="504976020">
              <w:marLeft w:val="0"/>
              <w:marRight w:val="0"/>
              <w:marTop w:val="0"/>
              <w:marBottom w:val="0"/>
              <w:divBdr>
                <w:top w:val="none" w:sz="0" w:space="0" w:color="auto"/>
                <w:left w:val="none" w:sz="0" w:space="0" w:color="auto"/>
                <w:bottom w:val="none" w:sz="0" w:space="0" w:color="auto"/>
                <w:right w:val="none" w:sz="0" w:space="0" w:color="auto"/>
              </w:divBdr>
            </w:div>
            <w:div w:id="221989805">
              <w:marLeft w:val="0"/>
              <w:marRight w:val="0"/>
              <w:marTop w:val="0"/>
              <w:marBottom w:val="0"/>
              <w:divBdr>
                <w:top w:val="none" w:sz="0" w:space="0" w:color="auto"/>
                <w:left w:val="none" w:sz="0" w:space="0" w:color="auto"/>
                <w:bottom w:val="none" w:sz="0" w:space="0" w:color="auto"/>
                <w:right w:val="none" w:sz="0" w:space="0" w:color="auto"/>
              </w:divBdr>
            </w:div>
            <w:div w:id="1567690346">
              <w:marLeft w:val="0"/>
              <w:marRight w:val="0"/>
              <w:marTop w:val="0"/>
              <w:marBottom w:val="0"/>
              <w:divBdr>
                <w:top w:val="none" w:sz="0" w:space="0" w:color="auto"/>
                <w:left w:val="none" w:sz="0" w:space="0" w:color="auto"/>
                <w:bottom w:val="none" w:sz="0" w:space="0" w:color="auto"/>
                <w:right w:val="none" w:sz="0" w:space="0" w:color="auto"/>
              </w:divBdr>
            </w:div>
            <w:div w:id="1977099072">
              <w:marLeft w:val="0"/>
              <w:marRight w:val="0"/>
              <w:marTop w:val="0"/>
              <w:marBottom w:val="0"/>
              <w:divBdr>
                <w:top w:val="none" w:sz="0" w:space="0" w:color="auto"/>
                <w:left w:val="none" w:sz="0" w:space="0" w:color="auto"/>
                <w:bottom w:val="none" w:sz="0" w:space="0" w:color="auto"/>
                <w:right w:val="none" w:sz="0" w:space="0" w:color="auto"/>
              </w:divBdr>
            </w:div>
            <w:div w:id="1880319567">
              <w:marLeft w:val="0"/>
              <w:marRight w:val="0"/>
              <w:marTop w:val="0"/>
              <w:marBottom w:val="0"/>
              <w:divBdr>
                <w:top w:val="none" w:sz="0" w:space="0" w:color="auto"/>
                <w:left w:val="none" w:sz="0" w:space="0" w:color="auto"/>
                <w:bottom w:val="none" w:sz="0" w:space="0" w:color="auto"/>
                <w:right w:val="none" w:sz="0" w:space="0" w:color="auto"/>
              </w:divBdr>
            </w:div>
            <w:div w:id="157698210">
              <w:marLeft w:val="0"/>
              <w:marRight w:val="0"/>
              <w:marTop w:val="0"/>
              <w:marBottom w:val="0"/>
              <w:divBdr>
                <w:top w:val="none" w:sz="0" w:space="0" w:color="auto"/>
                <w:left w:val="none" w:sz="0" w:space="0" w:color="auto"/>
                <w:bottom w:val="none" w:sz="0" w:space="0" w:color="auto"/>
                <w:right w:val="none" w:sz="0" w:space="0" w:color="auto"/>
              </w:divBdr>
            </w:div>
            <w:div w:id="157117633">
              <w:marLeft w:val="0"/>
              <w:marRight w:val="0"/>
              <w:marTop w:val="0"/>
              <w:marBottom w:val="0"/>
              <w:divBdr>
                <w:top w:val="none" w:sz="0" w:space="0" w:color="auto"/>
                <w:left w:val="none" w:sz="0" w:space="0" w:color="auto"/>
                <w:bottom w:val="none" w:sz="0" w:space="0" w:color="auto"/>
                <w:right w:val="none" w:sz="0" w:space="0" w:color="auto"/>
              </w:divBdr>
            </w:div>
            <w:div w:id="1287155920">
              <w:marLeft w:val="0"/>
              <w:marRight w:val="0"/>
              <w:marTop w:val="0"/>
              <w:marBottom w:val="0"/>
              <w:divBdr>
                <w:top w:val="none" w:sz="0" w:space="0" w:color="auto"/>
                <w:left w:val="none" w:sz="0" w:space="0" w:color="auto"/>
                <w:bottom w:val="none" w:sz="0" w:space="0" w:color="auto"/>
                <w:right w:val="none" w:sz="0" w:space="0" w:color="auto"/>
              </w:divBdr>
            </w:div>
            <w:div w:id="214241471">
              <w:marLeft w:val="0"/>
              <w:marRight w:val="0"/>
              <w:marTop w:val="0"/>
              <w:marBottom w:val="0"/>
              <w:divBdr>
                <w:top w:val="none" w:sz="0" w:space="0" w:color="auto"/>
                <w:left w:val="none" w:sz="0" w:space="0" w:color="auto"/>
                <w:bottom w:val="none" w:sz="0" w:space="0" w:color="auto"/>
                <w:right w:val="none" w:sz="0" w:space="0" w:color="auto"/>
              </w:divBdr>
            </w:div>
            <w:div w:id="1992706350">
              <w:marLeft w:val="0"/>
              <w:marRight w:val="0"/>
              <w:marTop w:val="0"/>
              <w:marBottom w:val="0"/>
              <w:divBdr>
                <w:top w:val="none" w:sz="0" w:space="0" w:color="auto"/>
                <w:left w:val="none" w:sz="0" w:space="0" w:color="auto"/>
                <w:bottom w:val="none" w:sz="0" w:space="0" w:color="auto"/>
                <w:right w:val="none" w:sz="0" w:space="0" w:color="auto"/>
              </w:divBdr>
            </w:div>
            <w:div w:id="2079088608">
              <w:marLeft w:val="0"/>
              <w:marRight w:val="0"/>
              <w:marTop w:val="0"/>
              <w:marBottom w:val="0"/>
              <w:divBdr>
                <w:top w:val="none" w:sz="0" w:space="0" w:color="auto"/>
                <w:left w:val="none" w:sz="0" w:space="0" w:color="auto"/>
                <w:bottom w:val="none" w:sz="0" w:space="0" w:color="auto"/>
                <w:right w:val="none" w:sz="0" w:space="0" w:color="auto"/>
              </w:divBdr>
            </w:div>
            <w:div w:id="645550328">
              <w:marLeft w:val="0"/>
              <w:marRight w:val="0"/>
              <w:marTop w:val="0"/>
              <w:marBottom w:val="0"/>
              <w:divBdr>
                <w:top w:val="none" w:sz="0" w:space="0" w:color="auto"/>
                <w:left w:val="none" w:sz="0" w:space="0" w:color="auto"/>
                <w:bottom w:val="none" w:sz="0" w:space="0" w:color="auto"/>
                <w:right w:val="none" w:sz="0" w:space="0" w:color="auto"/>
              </w:divBdr>
            </w:div>
            <w:div w:id="1394041987">
              <w:marLeft w:val="0"/>
              <w:marRight w:val="0"/>
              <w:marTop w:val="0"/>
              <w:marBottom w:val="0"/>
              <w:divBdr>
                <w:top w:val="none" w:sz="0" w:space="0" w:color="auto"/>
                <w:left w:val="none" w:sz="0" w:space="0" w:color="auto"/>
                <w:bottom w:val="none" w:sz="0" w:space="0" w:color="auto"/>
                <w:right w:val="none" w:sz="0" w:space="0" w:color="auto"/>
              </w:divBdr>
            </w:div>
            <w:div w:id="647323261">
              <w:marLeft w:val="0"/>
              <w:marRight w:val="0"/>
              <w:marTop w:val="0"/>
              <w:marBottom w:val="0"/>
              <w:divBdr>
                <w:top w:val="none" w:sz="0" w:space="0" w:color="auto"/>
                <w:left w:val="none" w:sz="0" w:space="0" w:color="auto"/>
                <w:bottom w:val="none" w:sz="0" w:space="0" w:color="auto"/>
                <w:right w:val="none" w:sz="0" w:space="0" w:color="auto"/>
              </w:divBdr>
            </w:div>
            <w:div w:id="68426520">
              <w:marLeft w:val="0"/>
              <w:marRight w:val="0"/>
              <w:marTop w:val="0"/>
              <w:marBottom w:val="0"/>
              <w:divBdr>
                <w:top w:val="none" w:sz="0" w:space="0" w:color="auto"/>
                <w:left w:val="none" w:sz="0" w:space="0" w:color="auto"/>
                <w:bottom w:val="none" w:sz="0" w:space="0" w:color="auto"/>
                <w:right w:val="none" w:sz="0" w:space="0" w:color="auto"/>
              </w:divBdr>
            </w:div>
            <w:div w:id="109008031">
              <w:marLeft w:val="0"/>
              <w:marRight w:val="0"/>
              <w:marTop w:val="0"/>
              <w:marBottom w:val="0"/>
              <w:divBdr>
                <w:top w:val="none" w:sz="0" w:space="0" w:color="auto"/>
                <w:left w:val="none" w:sz="0" w:space="0" w:color="auto"/>
                <w:bottom w:val="none" w:sz="0" w:space="0" w:color="auto"/>
                <w:right w:val="none" w:sz="0" w:space="0" w:color="auto"/>
              </w:divBdr>
            </w:div>
            <w:div w:id="9652125">
              <w:marLeft w:val="0"/>
              <w:marRight w:val="0"/>
              <w:marTop w:val="0"/>
              <w:marBottom w:val="0"/>
              <w:divBdr>
                <w:top w:val="none" w:sz="0" w:space="0" w:color="auto"/>
                <w:left w:val="none" w:sz="0" w:space="0" w:color="auto"/>
                <w:bottom w:val="none" w:sz="0" w:space="0" w:color="auto"/>
                <w:right w:val="none" w:sz="0" w:space="0" w:color="auto"/>
              </w:divBdr>
            </w:div>
            <w:div w:id="10568651">
              <w:marLeft w:val="0"/>
              <w:marRight w:val="0"/>
              <w:marTop w:val="0"/>
              <w:marBottom w:val="0"/>
              <w:divBdr>
                <w:top w:val="none" w:sz="0" w:space="0" w:color="auto"/>
                <w:left w:val="none" w:sz="0" w:space="0" w:color="auto"/>
                <w:bottom w:val="none" w:sz="0" w:space="0" w:color="auto"/>
                <w:right w:val="none" w:sz="0" w:space="0" w:color="auto"/>
              </w:divBdr>
            </w:div>
            <w:div w:id="1658411718">
              <w:marLeft w:val="0"/>
              <w:marRight w:val="0"/>
              <w:marTop w:val="0"/>
              <w:marBottom w:val="0"/>
              <w:divBdr>
                <w:top w:val="none" w:sz="0" w:space="0" w:color="auto"/>
                <w:left w:val="none" w:sz="0" w:space="0" w:color="auto"/>
                <w:bottom w:val="none" w:sz="0" w:space="0" w:color="auto"/>
                <w:right w:val="none" w:sz="0" w:space="0" w:color="auto"/>
              </w:divBdr>
            </w:div>
            <w:div w:id="262498335">
              <w:marLeft w:val="0"/>
              <w:marRight w:val="0"/>
              <w:marTop w:val="0"/>
              <w:marBottom w:val="0"/>
              <w:divBdr>
                <w:top w:val="none" w:sz="0" w:space="0" w:color="auto"/>
                <w:left w:val="none" w:sz="0" w:space="0" w:color="auto"/>
                <w:bottom w:val="none" w:sz="0" w:space="0" w:color="auto"/>
                <w:right w:val="none" w:sz="0" w:space="0" w:color="auto"/>
              </w:divBdr>
            </w:div>
            <w:div w:id="263346969">
              <w:marLeft w:val="0"/>
              <w:marRight w:val="0"/>
              <w:marTop w:val="0"/>
              <w:marBottom w:val="0"/>
              <w:divBdr>
                <w:top w:val="none" w:sz="0" w:space="0" w:color="auto"/>
                <w:left w:val="none" w:sz="0" w:space="0" w:color="auto"/>
                <w:bottom w:val="none" w:sz="0" w:space="0" w:color="auto"/>
                <w:right w:val="none" w:sz="0" w:space="0" w:color="auto"/>
              </w:divBdr>
            </w:div>
            <w:div w:id="1779719501">
              <w:marLeft w:val="0"/>
              <w:marRight w:val="0"/>
              <w:marTop w:val="0"/>
              <w:marBottom w:val="0"/>
              <w:divBdr>
                <w:top w:val="none" w:sz="0" w:space="0" w:color="auto"/>
                <w:left w:val="none" w:sz="0" w:space="0" w:color="auto"/>
                <w:bottom w:val="none" w:sz="0" w:space="0" w:color="auto"/>
                <w:right w:val="none" w:sz="0" w:space="0" w:color="auto"/>
              </w:divBdr>
            </w:div>
            <w:div w:id="1683825284">
              <w:marLeft w:val="0"/>
              <w:marRight w:val="0"/>
              <w:marTop w:val="0"/>
              <w:marBottom w:val="0"/>
              <w:divBdr>
                <w:top w:val="none" w:sz="0" w:space="0" w:color="auto"/>
                <w:left w:val="none" w:sz="0" w:space="0" w:color="auto"/>
                <w:bottom w:val="none" w:sz="0" w:space="0" w:color="auto"/>
                <w:right w:val="none" w:sz="0" w:space="0" w:color="auto"/>
              </w:divBdr>
            </w:div>
            <w:div w:id="672300851">
              <w:marLeft w:val="0"/>
              <w:marRight w:val="0"/>
              <w:marTop w:val="0"/>
              <w:marBottom w:val="0"/>
              <w:divBdr>
                <w:top w:val="none" w:sz="0" w:space="0" w:color="auto"/>
                <w:left w:val="none" w:sz="0" w:space="0" w:color="auto"/>
                <w:bottom w:val="none" w:sz="0" w:space="0" w:color="auto"/>
                <w:right w:val="none" w:sz="0" w:space="0" w:color="auto"/>
              </w:divBdr>
            </w:div>
            <w:div w:id="2039769591">
              <w:marLeft w:val="0"/>
              <w:marRight w:val="0"/>
              <w:marTop w:val="0"/>
              <w:marBottom w:val="0"/>
              <w:divBdr>
                <w:top w:val="none" w:sz="0" w:space="0" w:color="auto"/>
                <w:left w:val="none" w:sz="0" w:space="0" w:color="auto"/>
                <w:bottom w:val="none" w:sz="0" w:space="0" w:color="auto"/>
                <w:right w:val="none" w:sz="0" w:space="0" w:color="auto"/>
              </w:divBdr>
            </w:div>
            <w:div w:id="1115560989">
              <w:marLeft w:val="0"/>
              <w:marRight w:val="0"/>
              <w:marTop w:val="0"/>
              <w:marBottom w:val="0"/>
              <w:divBdr>
                <w:top w:val="none" w:sz="0" w:space="0" w:color="auto"/>
                <w:left w:val="none" w:sz="0" w:space="0" w:color="auto"/>
                <w:bottom w:val="none" w:sz="0" w:space="0" w:color="auto"/>
                <w:right w:val="none" w:sz="0" w:space="0" w:color="auto"/>
              </w:divBdr>
            </w:div>
            <w:div w:id="216939867">
              <w:marLeft w:val="0"/>
              <w:marRight w:val="0"/>
              <w:marTop w:val="0"/>
              <w:marBottom w:val="0"/>
              <w:divBdr>
                <w:top w:val="none" w:sz="0" w:space="0" w:color="auto"/>
                <w:left w:val="none" w:sz="0" w:space="0" w:color="auto"/>
                <w:bottom w:val="none" w:sz="0" w:space="0" w:color="auto"/>
                <w:right w:val="none" w:sz="0" w:space="0" w:color="auto"/>
              </w:divBdr>
            </w:div>
            <w:div w:id="2028287448">
              <w:marLeft w:val="0"/>
              <w:marRight w:val="0"/>
              <w:marTop w:val="0"/>
              <w:marBottom w:val="0"/>
              <w:divBdr>
                <w:top w:val="none" w:sz="0" w:space="0" w:color="auto"/>
                <w:left w:val="none" w:sz="0" w:space="0" w:color="auto"/>
                <w:bottom w:val="none" w:sz="0" w:space="0" w:color="auto"/>
                <w:right w:val="none" w:sz="0" w:space="0" w:color="auto"/>
              </w:divBdr>
            </w:div>
            <w:div w:id="611478649">
              <w:marLeft w:val="0"/>
              <w:marRight w:val="0"/>
              <w:marTop w:val="0"/>
              <w:marBottom w:val="0"/>
              <w:divBdr>
                <w:top w:val="none" w:sz="0" w:space="0" w:color="auto"/>
                <w:left w:val="none" w:sz="0" w:space="0" w:color="auto"/>
                <w:bottom w:val="none" w:sz="0" w:space="0" w:color="auto"/>
                <w:right w:val="none" w:sz="0" w:space="0" w:color="auto"/>
              </w:divBdr>
            </w:div>
            <w:div w:id="148063115">
              <w:marLeft w:val="0"/>
              <w:marRight w:val="0"/>
              <w:marTop w:val="0"/>
              <w:marBottom w:val="0"/>
              <w:divBdr>
                <w:top w:val="none" w:sz="0" w:space="0" w:color="auto"/>
                <w:left w:val="none" w:sz="0" w:space="0" w:color="auto"/>
                <w:bottom w:val="none" w:sz="0" w:space="0" w:color="auto"/>
                <w:right w:val="none" w:sz="0" w:space="0" w:color="auto"/>
              </w:divBdr>
            </w:div>
            <w:div w:id="1367367602">
              <w:marLeft w:val="0"/>
              <w:marRight w:val="0"/>
              <w:marTop w:val="0"/>
              <w:marBottom w:val="0"/>
              <w:divBdr>
                <w:top w:val="none" w:sz="0" w:space="0" w:color="auto"/>
                <w:left w:val="none" w:sz="0" w:space="0" w:color="auto"/>
                <w:bottom w:val="none" w:sz="0" w:space="0" w:color="auto"/>
                <w:right w:val="none" w:sz="0" w:space="0" w:color="auto"/>
              </w:divBdr>
            </w:div>
            <w:div w:id="1218662109">
              <w:marLeft w:val="0"/>
              <w:marRight w:val="0"/>
              <w:marTop w:val="0"/>
              <w:marBottom w:val="0"/>
              <w:divBdr>
                <w:top w:val="none" w:sz="0" w:space="0" w:color="auto"/>
                <w:left w:val="none" w:sz="0" w:space="0" w:color="auto"/>
                <w:bottom w:val="none" w:sz="0" w:space="0" w:color="auto"/>
                <w:right w:val="none" w:sz="0" w:space="0" w:color="auto"/>
              </w:divBdr>
            </w:div>
            <w:div w:id="315689365">
              <w:marLeft w:val="0"/>
              <w:marRight w:val="0"/>
              <w:marTop w:val="0"/>
              <w:marBottom w:val="0"/>
              <w:divBdr>
                <w:top w:val="none" w:sz="0" w:space="0" w:color="auto"/>
                <w:left w:val="none" w:sz="0" w:space="0" w:color="auto"/>
                <w:bottom w:val="none" w:sz="0" w:space="0" w:color="auto"/>
                <w:right w:val="none" w:sz="0" w:space="0" w:color="auto"/>
              </w:divBdr>
            </w:div>
            <w:div w:id="417867675">
              <w:marLeft w:val="0"/>
              <w:marRight w:val="0"/>
              <w:marTop w:val="0"/>
              <w:marBottom w:val="0"/>
              <w:divBdr>
                <w:top w:val="none" w:sz="0" w:space="0" w:color="auto"/>
                <w:left w:val="none" w:sz="0" w:space="0" w:color="auto"/>
                <w:bottom w:val="none" w:sz="0" w:space="0" w:color="auto"/>
                <w:right w:val="none" w:sz="0" w:space="0" w:color="auto"/>
              </w:divBdr>
            </w:div>
            <w:div w:id="2092312544">
              <w:marLeft w:val="0"/>
              <w:marRight w:val="0"/>
              <w:marTop w:val="0"/>
              <w:marBottom w:val="0"/>
              <w:divBdr>
                <w:top w:val="none" w:sz="0" w:space="0" w:color="auto"/>
                <w:left w:val="none" w:sz="0" w:space="0" w:color="auto"/>
                <w:bottom w:val="none" w:sz="0" w:space="0" w:color="auto"/>
                <w:right w:val="none" w:sz="0" w:space="0" w:color="auto"/>
              </w:divBdr>
            </w:div>
            <w:div w:id="1419248463">
              <w:marLeft w:val="0"/>
              <w:marRight w:val="0"/>
              <w:marTop w:val="0"/>
              <w:marBottom w:val="0"/>
              <w:divBdr>
                <w:top w:val="none" w:sz="0" w:space="0" w:color="auto"/>
                <w:left w:val="none" w:sz="0" w:space="0" w:color="auto"/>
                <w:bottom w:val="none" w:sz="0" w:space="0" w:color="auto"/>
                <w:right w:val="none" w:sz="0" w:space="0" w:color="auto"/>
              </w:divBdr>
            </w:div>
            <w:div w:id="1749185320">
              <w:marLeft w:val="0"/>
              <w:marRight w:val="0"/>
              <w:marTop w:val="0"/>
              <w:marBottom w:val="0"/>
              <w:divBdr>
                <w:top w:val="none" w:sz="0" w:space="0" w:color="auto"/>
                <w:left w:val="none" w:sz="0" w:space="0" w:color="auto"/>
                <w:bottom w:val="none" w:sz="0" w:space="0" w:color="auto"/>
                <w:right w:val="none" w:sz="0" w:space="0" w:color="auto"/>
              </w:divBdr>
            </w:div>
            <w:div w:id="2074966923">
              <w:marLeft w:val="0"/>
              <w:marRight w:val="0"/>
              <w:marTop w:val="0"/>
              <w:marBottom w:val="0"/>
              <w:divBdr>
                <w:top w:val="none" w:sz="0" w:space="0" w:color="auto"/>
                <w:left w:val="none" w:sz="0" w:space="0" w:color="auto"/>
                <w:bottom w:val="none" w:sz="0" w:space="0" w:color="auto"/>
                <w:right w:val="none" w:sz="0" w:space="0" w:color="auto"/>
              </w:divBdr>
            </w:div>
            <w:div w:id="928542596">
              <w:marLeft w:val="0"/>
              <w:marRight w:val="0"/>
              <w:marTop w:val="0"/>
              <w:marBottom w:val="0"/>
              <w:divBdr>
                <w:top w:val="none" w:sz="0" w:space="0" w:color="auto"/>
                <w:left w:val="none" w:sz="0" w:space="0" w:color="auto"/>
                <w:bottom w:val="none" w:sz="0" w:space="0" w:color="auto"/>
                <w:right w:val="none" w:sz="0" w:space="0" w:color="auto"/>
              </w:divBdr>
            </w:div>
            <w:div w:id="988360805">
              <w:marLeft w:val="0"/>
              <w:marRight w:val="0"/>
              <w:marTop w:val="0"/>
              <w:marBottom w:val="0"/>
              <w:divBdr>
                <w:top w:val="none" w:sz="0" w:space="0" w:color="auto"/>
                <w:left w:val="none" w:sz="0" w:space="0" w:color="auto"/>
                <w:bottom w:val="none" w:sz="0" w:space="0" w:color="auto"/>
                <w:right w:val="none" w:sz="0" w:space="0" w:color="auto"/>
              </w:divBdr>
            </w:div>
            <w:div w:id="623999014">
              <w:marLeft w:val="0"/>
              <w:marRight w:val="0"/>
              <w:marTop w:val="0"/>
              <w:marBottom w:val="0"/>
              <w:divBdr>
                <w:top w:val="none" w:sz="0" w:space="0" w:color="auto"/>
                <w:left w:val="none" w:sz="0" w:space="0" w:color="auto"/>
                <w:bottom w:val="none" w:sz="0" w:space="0" w:color="auto"/>
                <w:right w:val="none" w:sz="0" w:space="0" w:color="auto"/>
              </w:divBdr>
            </w:div>
            <w:div w:id="2032099981">
              <w:marLeft w:val="0"/>
              <w:marRight w:val="0"/>
              <w:marTop w:val="0"/>
              <w:marBottom w:val="0"/>
              <w:divBdr>
                <w:top w:val="none" w:sz="0" w:space="0" w:color="auto"/>
                <w:left w:val="none" w:sz="0" w:space="0" w:color="auto"/>
                <w:bottom w:val="none" w:sz="0" w:space="0" w:color="auto"/>
                <w:right w:val="none" w:sz="0" w:space="0" w:color="auto"/>
              </w:divBdr>
            </w:div>
            <w:div w:id="1761950232">
              <w:marLeft w:val="0"/>
              <w:marRight w:val="0"/>
              <w:marTop w:val="0"/>
              <w:marBottom w:val="0"/>
              <w:divBdr>
                <w:top w:val="none" w:sz="0" w:space="0" w:color="auto"/>
                <w:left w:val="none" w:sz="0" w:space="0" w:color="auto"/>
                <w:bottom w:val="none" w:sz="0" w:space="0" w:color="auto"/>
                <w:right w:val="none" w:sz="0" w:space="0" w:color="auto"/>
              </w:divBdr>
            </w:div>
            <w:div w:id="1133014139">
              <w:marLeft w:val="0"/>
              <w:marRight w:val="0"/>
              <w:marTop w:val="0"/>
              <w:marBottom w:val="0"/>
              <w:divBdr>
                <w:top w:val="none" w:sz="0" w:space="0" w:color="auto"/>
                <w:left w:val="none" w:sz="0" w:space="0" w:color="auto"/>
                <w:bottom w:val="none" w:sz="0" w:space="0" w:color="auto"/>
                <w:right w:val="none" w:sz="0" w:space="0" w:color="auto"/>
              </w:divBdr>
            </w:div>
            <w:div w:id="1319455749">
              <w:marLeft w:val="0"/>
              <w:marRight w:val="0"/>
              <w:marTop w:val="0"/>
              <w:marBottom w:val="0"/>
              <w:divBdr>
                <w:top w:val="none" w:sz="0" w:space="0" w:color="auto"/>
                <w:left w:val="none" w:sz="0" w:space="0" w:color="auto"/>
                <w:bottom w:val="none" w:sz="0" w:space="0" w:color="auto"/>
                <w:right w:val="none" w:sz="0" w:space="0" w:color="auto"/>
              </w:divBdr>
            </w:div>
            <w:div w:id="1757357869">
              <w:marLeft w:val="0"/>
              <w:marRight w:val="0"/>
              <w:marTop w:val="0"/>
              <w:marBottom w:val="0"/>
              <w:divBdr>
                <w:top w:val="none" w:sz="0" w:space="0" w:color="auto"/>
                <w:left w:val="none" w:sz="0" w:space="0" w:color="auto"/>
                <w:bottom w:val="none" w:sz="0" w:space="0" w:color="auto"/>
                <w:right w:val="none" w:sz="0" w:space="0" w:color="auto"/>
              </w:divBdr>
            </w:div>
            <w:div w:id="111168971">
              <w:marLeft w:val="0"/>
              <w:marRight w:val="0"/>
              <w:marTop w:val="0"/>
              <w:marBottom w:val="0"/>
              <w:divBdr>
                <w:top w:val="none" w:sz="0" w:space="0" w:color="auto"/>
                <w:left w:val="none" w:sz="0" w:space="0" w:color="auto"/>
                <w:bottom w:val="none" w:sz="0" w:space="0" w:color="auto"/>
                <w:right w:val="none" w:sz="0" w:space="0" w:color="auto"/>
              </w:divBdr>
            </w:div>
            <w:div w:id="1946380127">
              <w:marLeft w:val="0"/>
              <w:marRight w:val="0"/>
              <w:marTop w:val="0"/>
              <w:marBottom w:val="0"/>
              <w:divBdr>
                <w:top w:val="none" w:sz="0" w:space="0" w:color="auto"/>
                <w:left w:val="none" w:sz="0" w:space="0" w:color="auto"/>
                <w:bottom w:val="none" w:sz="0" w:space="0" w:color="auto"/>
                <w:right w:val="none" w:sz="0" w:space="0" w:color="auto"/>
              </w:divBdr>
            </w:div>
            <w:div w:id="1548376591">
              <w:marLeft w:val="0"/>
              <w:marRight w:val="0"/>
              <w:marTop w:val="0"/>
              <w:marBottom w:val="0"/>
              <w:divBdr>
                <w:top w:val="none" w:sz="0" w:space="0" w:color="auto"/>
                <w:left w:val="none" w:sz="0" w:space="0" w:color="auto"/>
                <w:bottom w:val="none" w:sz="0" w:space="0" w:color="auto"/>
                <w:right w:val="none" w:sz="0" w:space="0" w:color="auto"/>
              </w:divBdr>
            </w:div>
            <w:div w:id="372273683">
              <w:marLeft w:val="0"/>
              <w:marRight w:val="0"/>
              <w:marTop w:val="0"/>
              <w:marBottom w:val="0"/>
              <w:divBdr>
                <w:top w:val="none" w:sz="0" w:space="0" w:color="auto"/>
                <w:left w:val="none" w:sz="0" w:space="0" w:color="auto"/>
                <w:bottom w:val="none" w:sz="0" w:space="0" w:color="auto"/>
                <w:right w:val="none" w:sz="0" w:space="0" w:color="auto"/>
              </w:divBdr>
            </w:div>
            <w:div w:id="2131892066">
              <w:marLeft w:val="0"/>
              <w:marRight w:val="0"/>
              <w:marTop w:val="0"/>
              <w:marBottom w:val="0"/>
              <w:divBdr>
                <w:top w:val="none" w:sz="0" w:space="0" w:color="auto"/>
                <w:left w:val="none" w:sz="0" w:space="0" w:color="auto"/>
                <w:bottom w:val="none" w:sz="0" w:space="0" w:color="auto"/>
                <w:right w:val="none" w:sz="0" w:space="0" w:color="auto"/>
              </w:divBdr>
            </w:div>
            <w:div w:id="715013007">
              <w:marLeft w:val="0"/>
              <w:marRight w:val="0"/>
              <w:marTop w:val="0"/>
              <w:marBottom w:val="0"/>
              <w:divBdr>
                <w:top w:val="none" w:sz="0" w:space="0" w:color="auto"/>
                <w:left w:val="none" w:sz="0" w:space="0" w:color="auto"/>
                <w:bottom w:val="none" w:sz="0" w:space="0" w:color="auto"/>
                <w:right w:val="none" w:sz="0" w:space="0" w:color="auto"/>
              </w:divBdr>
            </w:div>
            <w:div w:id="1957444653">
              <w:marLeft w:val="0"/>
              <w:marRight w:val="0"/>
              <w:marTop w:val="0"/>
              <w:marBottom w:val="0"/>
              <w:divBdr>
                <w:top w:val="none" w:sz="0" w:space="0" w:color="auto"/>
                <w:left w:val="none" w:sz="0" w:space="0" w:color="auto"/>
                <w:bottom w:val="none" w:sz="0" w:space="0" w:color="auto"/>
                <w:right w:val="none" w:sz="0" w:space="0" w:color="auto"/>
              </w:divBdr>
            </w:div>
            <w:div w:id="436022852">
              <w:marLeft w:val="0"/>
              <w:marRight w:val="0"/>
              <w:marTop w:val="0"/>
              <w:marBottom w:val="0"/>
              <w:divBdr>
                <w:top w:val="none" w:sz="0" w:space="0" w:color="auto"/>
                <w:left w:val="none" w:sz="0" w:space="0" w:color="auto"/>
                <w:bottom w:val="none" w:sz="0" w:space="0" w:color="auto"/>
                <w:right w:val="none" w:sz="0" w:space="0" w:color="auto"/>
              </w:divBdr>
            </w:div>
            <w:div w:id="2068527449">
              <w:marLeft w:val="0"/>
              <w:marRight w:val="0"/>
              <w:marTop w:val="0"/>
              <w:marBottom w:val="0"/>
              <w:divBdr>
                <w:top w:val="none" w:sz="0" w:space="0" w:color="auto"/>
                <w:left w:val="none" w:sz="0" w:space="0" w:color="auto"/>
                <w:bottom w:val="none" w:sz="0" w:space="0" w:color="auto"/>
                <w:right w:val="none" w:sz="0" w:space="0" w:color="auto"/>
              </w:divBdr>
            </w:div>
            <w:div w:id="906065587">
              <w:marLeft w:val="0"/>
              <w:marRight w:val="0"/>
              <w:marTop w:val="0"/>
              <w:marBottom w:val="0"/>
              <w:divBdr>
                <w:top w:val="none" w:sz="0" w:space="0" w:color="auto"/>
                <w:left w:val="none" w:sz="0" w:space="0" w:color="auto"/>
                <w:bottom w:val="none" w:sz="0" w:space="0" w:color="auto"/>
                <w:right w:val="none" w:sz="0" w:space="0" w:color="auto"/>
              </w:divBdr>
            </w:div>
            <w:div w:id="1475830237">
              <w:marLeft w:val="0"/>
              <w:marRight w:val="0"/>
              <w:marTop w:val="0"/>
              <w:marBottom w:val="0"/>
              <w:divBdr>
                <w:top w:val="none" w:sz="0" w:space="0" w:color="auto"/>
                <w:left w:val="none" w:sz="0" w:space="0" w:color="auto"/>
                <w:bottom w:val="none" w:sz="0" w:space="0" w:color="auto"/>
                <w:right w:val="none" w:sz="0" w:space="0" w:color="auto"/>
              </w:divBdr>
            </w:div>
            <w:div w:id="67002730">
              <w:marLeft w:val="0"/>
              <w:marRight w:val="0"/>
              <w:marTop w:val="0"/>
              <w:marBottom w:val="0"/>
              <w:divBdr>
                <w:top w:val="none" w:sz="0" w:space="0" w:color="auto"/>
                <w:left w:val="none" w:sz="0" w:space="0" w:color="auto"/>
                <w:bottom w:val="none" w:sz="0" w:space="0" w:color="auto"/>
                <w:right w:val="none" w:sz="0" w:space="0" w:color="auto"/>
              </w:divBdr>
            </w:div>
            <w:div w:id="988486175">
              <w:marLeft w:val="0"/>
              <w:marRight w:val="0"/>
              <w:marTop w:val="0"/>
              <w:marBottom w:val="0"/>
              <w:divBdr>
                <w:top w:val="none" w:sz="0" w:space="0" w:color="auto"/>
                <w:left w:val="none" w:sz="0" w:space="0" w:color="auto"/>
                <w:bottom w:val="none" w:sz="0" w:space="0" w:color="auto"/>
                <w:right w:val="none" w:sz="0" w:space="0" w:color="auto"/>
              </w:divBdr>
            </w:div>
            <w:div w:id="863595622">
              <w:marLeft w:val="0"/>
              <w:marRight w:val="0"/>
              <w:marTop w:val="0"/>
              <w:marBottom w:val="0"/>
              <w:divBdr>
                <w:top w:val="none" w:sz="0" w:space="0" w:color="auto"/>
                <w:left w:val="none" w:sz="0" w:space="0" w:color="auto"/>
                <w:bottom w:val="none" w:sz="0" w:space="0" w:color="auto"/>
                <w:right w:val="none" w:sz="0" w:space="0" w:color="auto"/>
              </w:divBdr>
            </w:div>
            <w:div w:id="892548407">
              <w:marLeft w:val="0"/>
              <w:marRight w:val="0"/>
              <w:marTop w:val="0"/>
              <w:marBottom w:val="0"/>
              <w:divBdr>
                <w:top w:val="none" w:sz="0" w:space="0" w:color="auto"/>
                <w:left w:val="none" w:sz="0" w:space="0" w:color="auto"/>
                <w:bottom w:val="none" w:sz="0" w:space="0" w:color="auto"/>
                <w:right w:val="none" w:sz="0" w:space="0" w:color="auto"/>
              </w:divBdr>
            </w:div>
            <w:div w:id="433866740">
              <w:marLeft w:val="0"/>
              <w:marRight w:val="0"/>
              <w:marTop w:val="0"/>
              <w:marBottom w:val="0"/>
              <w:divBdr>
                <w:top w:val="none" w:sz="0" w:space="0" w:color="auto"/>
                <w:left w:val="none" w:sz="0" w:space="0" w:color="auto"/>
                <w:bottom w:val="none" w:sz="0" w:space="0" w:color="auto"/>
                <w:right w:val="none" w:sz="0" w:space="0" w:color="auto"/>
              </w:divBdr>
            </w:div>
            <w:div w:id="1825775424">
              <w:marLeft w:val="0"/>
              <w:marRight w:val="0"/>
              <w:marTop w:val="0"/>
              <w:marBottom w:val="0"/>
              <w:divBdr>
                <w:top w:val="none" w:sz="0" w:space="0" w:color="auto"/>
                <w:left w:val="none" w:sz="0" w:space="0" w:color="auto"/>
                <w:bottom w:val="none" w:sz="0" w:space="0" w:color="auto"/>
                <w:right w:val="none" w:sz="0" w:space="0" w:color="auto"/>
              </w:divBdr>
            </w:div>
            <w:div w:id="1956865061">
              <w:marLeft w:val="0"/>
              <w:marRight w:val="0"/>
              <w:marTop w:val="0"/>
              <w:marBottom w:val="0"/>
              <w:divBdr>
                <w:top w:val="none" w:sz="0" w:space="0" w:color="auto"/>
                <w:left w:val="none" w:sz="0" w:space="0" w:color="auto"/>
                <w:bottom w:val="none" w:sz="0" w:space="0" w:color="auto"/>
                <w:right w:val="none" w:sz="0" w:space="0" w:color="auto"/>
              </w:divBdr>
            </w:div>
            <w:div w:id="240918560">
              <w:marLeft w:val="0"/>
              <w:marRight w:val="0"/>
              <w:marTop w:val="0"/>
              <w:marBottom w:val="0"/>
              <w:divBdr>
                <w:top w:val="none" w:sz="0" w:space="0" w:color="auto"/>
                <w:left w:val="none" w:sz="0" w:space="0" w:color="auto"/>
                <w:bottom w:val="none" w:sz="0" w:space="0" w:color="auto"/>
                <w:right w:val="none" w:sz="0" w:space="0" w:color="auto"/>
              </w:divBdr>
            </w:div>
            <w:div w:id="116266089">
              <w:marLeft w:val="0"/>
              <w:marRight w:val="0"/>
              <w:marTop w:val="0"/>
              <w:marBottom w:val="0"/>
              <w:divBdr>
                <w:top w:val="none" w:sz="0" w:space="0" w:color="auto"/>
                <w:left w:val="none" w:sz="0" w:space="0" w:color="auto"/>
                <w:bottom w:val="none" w:sz="0" w:space="0" w:color="auto"/>
                <w:right w:val="none" w:sz="0" w:space="0" w:color="auto"/>
              </w:divBdr>
            </w:div>
            <w:div w:id="2084374168">
              <w:marLeft w:val="0"/>
              <w:marRight w:val="0"/>
              <w:marTop w:val="0"/>
              <w:marBottom w:val="0"/>
              <w:divBdr>
                <w:top w:val="none" w:sz="0" w:space="0" w:color="auto"/>
                <w:left w:val="none" w:sz="0" w:space="0" w:color="auto"/>
                <w:bottom w:val="none" w:sz="0" w:space="0" w:color="auto"/>
                <w:right w:val="none" w:sz="0" w:space="0" w:color="auto"/>
              </w:divBdr>
            </w:div>
            <w:div w:id="2069067667">
              <w:marLeft w:val="0"/>
              <w:marRight w:val="0"/>
              <w:marTop w:val="0"/>
              <w:marBottom w:val="0"/>
              <w:divBdr>
                <w:top w:val="none" w:sz="0" w:space="0" w:color="auto"/>
                <w:left w:val="none" w:sz="0" w:space="0" w:color="auto"/>
                <w:bottom w:val="none" w:sz="0" w:space="0" w:color="auto"/>
                <w:right w:val="none" w:sz="0" w:space="0" w:color="auto"/>
              </w:divBdr>
            </w:div>
            <w:div w:id="1657031029">
              <w:marLeft w:val="0"/>
              <w:marRight w:val="0"/>
              <w:marTop w:val="0"/>
              <w:marBottom w:val="0"/>
              <w:divBdr>
                <w:top w:val="none" w:sz="0" w:space="0" w:color="auto"/>
                <w:left w:val="none" w:sz="0" w:space="0" w:color="auto"/>
                <w:bottom w:val="none" w:sz="0" w:space="0" w:color="auto"/>
                <w:right w:val="none" w:sz="0" w:space="0" w:color="auto"/>
              </w:divBdr>
            </w:div>
            <w:div w:id="594090304">
              <w:marLeft w:val="0"/>
              <w:marRight w:val="0"/>
              <w:marTop w:val="0"/>
              <w:marBottom w:val="0"/>
              <w:divBdr>
                <w:top w:val="none" w:sz="0" w:space="0" w:color="auto"/>
                <w:left w:val="none" w:sz="0" w:space="0" w:color="auto"/>
                <w:bottom w:val="none" w:sz="0" w:space="0" w:color="auto"/>
                <w:right w:val="none" w:sz="0" w:space="0" w:color="auto"/>
              </w:divBdr>
            </w:div>
            <w:div w:id="794903955">
              <w:marLeft w:val="0"/>
              <w:marRight w:val="0"/>
              <w:marTop w:val="0"/>
              <w:marBottom w:val="0"/>
              <w:divBdr>
                <w:top w:val="none" w:sz="0" w:space="0" w:color="auto"/>
                <w:left w:val="none" w:sz="0" w:space="0" w:color="auto"/>
                <w:bottom w:val="none" w:sz="0" w:space="0" w:color="auto"/>
                <w:right w:val="none" w:sz="0" w:space="0" w:color="auto"/>
              </w:divBdr>
            </w:div>
            <w:div w:id="760566873">
              <w:marLeft w:val="0"/>
              <w:marRight w:val="0"/>
              <w:marTop w:val="0"/>
              <w:marBottom w:val="0"/>
              <w:divBdr>
                <w:top w:val="none" w:sz="0" w:space="0" w:color="auto"/>
                <w:left w:val="none" w:sz="0" w:space="0" w:color="auto"/>
                <w:bottom w:val="none" w:sz="0" w:space="0" w:color="auto"/>
                <w:right w:val="none" w:sz="0" w:space="0" w:color="auto"/>
              </w:divBdr>
            </w:div>
            <w:div w:id="1470938">
              <w:marLeft w:val="0"/>
              <w:marRight w:val="0"/>
              <w:marTop w:val="0"/>
              <w:marBottom w:val="0"/>
              <w:divBdr>
                <w:top w:val="none" w:sz="0" w:space="0" w:color="auto"/>
                <w:left w:val="none" w:sz="0" w:space="0" w:color="auto"/>
                <w:bottom w:val="none" w:sz="0" w:space="0" w:color="auto"/>
                <w:right w:val="none" w:sz="0" w:space="0" w:color="auto"/>
              </w:divBdr>
            </w:div>
            <w:div w:id="1573193908">
              <w:marLeft w:val="0"/>
              <w:marRight w:val="0"/>
              <w:marTop w:val="0"/>
              <w:marBottom w:val="0"/>
              <w:divBdr>
                <w:top w:val="none" w:sz="0" w:space="0" w:color="auto"/>
                <w:left w:val="none" w:sz="0" w:space="0" w:color="auto"/>
                <w:bottom w:val="none" w:sz="0" w:space="0" w:color="auto"/>
                <w:right w:val="none" w:sz="0" w:space="0" w:color="auto"/>
              </w:divBdr>
            </w:div>
            <w:div w:id="1805731480">
              <w:marLeft w:val="0"/>
              <w:marRight w:val="0"/>
              <w:marTop w:val="0"/>
              <w:marBottom w:val="0"/>
              <w:divBdr>
                <w:top w:val="none" w:sz="0" w:space="0" w:color="auto"/>
                <w:left w:val="none" w:sz="0" w:space="0" w:color="auto"/>
                <w:bottom w:val="none" w:sz="0" w:space="0" w:color="auto"/>
                <w:right w:val="none" w:sz="0" w:space="0" w:color="auto"/>
              </w:divBdr>
            </w:div>
            <w:div w:id="1468669476">
              <w:marLeft w:val="0"/>
              <w:marRight w:val="0"/>
              <w:marTop w:val="0"/>
              <w:marBottom w:val="0"/>
              <w:divBdr>
                <w:top w:val="none" w:sz="0" w:space="0" w:color="auto"/>
                <w:left w:val="none" w:sz="0" w:space="0" w:color="auto"/>
                <w:bottom w:val="none" w:sz="0" w:space="0" w:color="auto"/>
                <w:right w:val="none" w:sz="0" w:space="0" w:color="auto"/>
              </w:divBdr>
            </w:div>
            <w:div w:id="1345325038">
              <w:marLeft w:val="0"/>
              <w:marRight w:val="0"/>
              <w:marTop w:val="0"/>
              <w:marBottom w:val="0"/>
              <w:divBdr>
                <w:top w:val="none" w:sz="0" w:space="0" w:color="auto"/>
                <w:left w:val="none" w:sz="0" w:space="0" w:color="auto"/>
                <w:bottom w:val="none" w:sz="0" w:space="0" w:color="auto"/>
                <w:right w:val="none" w:sz="0" w:space="0" w:color="auto"/>
              </w:divBdr>
            </w:div>
            <w:div w:id="1237548840">
              <w:marLeft w:val="0"/>
              <w:marRight w:val="0"/>
              <w:marTop w:val="0"/>
              <w:marBottom w:val="0"/>
              <w:divBdr>
                <w:top w:val="none" w:sz="0" w:space="0" w:color="auto"/>
                <w:left w:val="none" w:sz="0" w:space="0" w:color="auto"/>
                <w:bottom w:val="none" w:sz="0" w:space="0" w:color="auto"/>
                <w:right w:val="none" w:sz="0" w:space="0" w:color="auto"/>
              </w:divBdr>
            </w:div>
            <w:div w:id="1280986563">
              <w:marLeft w:val="0"/>
              <w:marRight w:val="0"/>
              <w:marTop w:val="0"/>
              <w:marBottom w:val="0"/>
              <w:divBdr>
                <w:top w:val="none" w:sz="0" w:space="0" w:color="auto"/>
                <w:left w:val="none" w:sz="0" w:space="0" w:color="auto"/>
                <w:bottom w:val="none" w:sz="0" w:space="0" w:color="auto"/>
                <w:right w:val="none" w:sz="0" w:space="0" w:color="auto"/>
              </w:divBdr>
            </w:div>
            <w:div w:id="1514953738">
              <w:marLeft w:val="0"/>
              <w:marRight w:val="0"/>
              <w:marTop w:val="0"/>
              <w:marBottom w:val="0"/>
              <w:divBdr>
                <w:top w:val="none" w:sz="0" w:space="0" w:color="auto"/>
                <w:left w:val="none" w:sz="0" w:space="0" w:color="auto"/>
                <w:bottom w:val="none" w:sz="0" w:space="0" w:color="auto"/>
                <w:right w:val="none" w:sz="0" w:space="0" w:color="auto"/>
              </w:divBdr>
            </w:div>
            <w:div w:id="60834339">
              <w:marLeft w:val="0"/>
              <w:marRight w:val="0"/>
              <w:marTop w:val="0"/>
              <w:marBottom w:val="0"/>
              <w:divBdr>
                <w:top w:val="none" w:sz="0" w:space="0" w:color="auto"/>
                <w:left w:val="none" w:sz="0" w:space="0" w:color="auto"/>
                <w:bottom w:val="none" w:sz="0" w:space="0" w:color="auto"/>
                <w:right w:val="none" w:sz="0" w:space="0" w:color="auto"/>
              </w:divBdr>
            </w:div>
            <w:div w:id="1214929022">
              <w:marLeft w:val="0"/>
              <w:marRight w:val="0"/>
              <w:marTop w:val="0"/>
              <w:marBottom w:val="0"/>
              <w:divBdr>
                <w:top w:val="none" w:sz="0" w:space="0" w:color="auto"/>
                <w:left w:val="none" w:sz="0" w:space="0" w:color="auto"/>
                <w:bottom w:val="none" w:sz="0" w:space="0" w:color="auto"/>
                <w:right w:val="none" w:sz="0" w:space="0" w:color="auto"/>
              </w:divBdr>
            </w:div>
            <w:div w:id="94860970">
              <w:marLeft w:val="0"/>
              <w:marRight w:val="0"/>
              <w:marTop w:val="0"/>
              <w:marBottom w:val="0"/>
              <w:divBdr>
                <w:top w:val="none" w:sz="0" w:space="0" w:color="auto"/>
                <w:left w:val="none" w:sz="0" w:space="0" w:color="auto"/>
                <w:bottom w:val="none" w:sz="0" w:space="0" w:color="auto"/>
                <w:right w:val="none" w:sz="0" w:space="0" w:color="auto"/>
              </w:divBdr>
            </w:div>
            <w:div w:id="1908419915">
              <w:marLeft w:val="0"/>
              <w:marRight w:val="0"/>
              <w:marTop w:val="0"/>
              <w:marBottom w:val="0"/>
              <w:divBdr>
                <w:top w:val="none" w:sz="0" w:space="0" w:color="auto"/>
                <w:left w:val="none" w:sz="0" w:space="0" w:color="auto"/>
                <w:bottom w:val="none" w:sz="0" w:space="0" w:color="auto"/>
                <w:right w:val="none" w:sz="0" w:space="0" w:color="auto"/>
              </w:divBdr>
            </w:div>
            <w:div w:id="425536954">
              <w:marLeft w:val="0"/>
              <w:marRight w:val="0"/>
              <w:marTop w:val="0"/>
              <w:marBottom w:val="0"/>
              <w:divBdr>
                <w:top w:val="none" w:sz="0" w:space="0" w:color="auto"/>
                <w:left w:val="none" w:sz="0" w:space="0" w:color="auto"/>
                <w:bottom w:val="none" w:sz="0" w:space="0" w:color="auto"/>
                <w:right w:val="none" w:sz="0" w:space="0" w:color="auto"/>
              </w:divBdr>
            </w:div>
            <w:div w:id="1184898402">
              <w:marLeft w:val="0"/>
              <w:marRight w:val="0"/>
              <w:marTop w:val="0"/>
              <w:marBottom w:val="0"/>
              <w:divBdr>
                <w:top w:val="none" w:sz="0" w:space="0" w:color="auto"/>
                <w:left w:val="none" w:sz="0" w:space="0" w:color="auto"/>
                <w:bottom w:val="none" w:sz="0" w:space="0" w:color="auto"/>
                <w:right w:val="none" w:sz="0" w:space="0" w:color="auto"/>
              </w:divBdr>
            </w:div>
            <w:div w:id="1448551039">
              <w:marLeft w:val="0"/>
              <w:marRight w:val="0"/>
              <w:marTop w:val="0"/>
              <w:marBottom w:val="0"/>
              <w:divBdr>
                <w:top w:val="none" w:sz="0" w:space="0" w:color="auto"/>
                <w:left w:val="none" w:sz="0" w:space="0" w:color="auto"/>
                <w:bottom w:val="none" w:sz="0" w:space="0" w:color="auto"/>
                <w:right w:val="none" w:sz="0" w:space="0" w:color="auto"/>
              </w:divBdr>
            </w:div>
            <w:div w:id="117458648">
              <w:marLeft w:val="0"/>
              <w:marRight w:val="0"/>
              <w:marTop w:val="0"/>
              <w:marBottom w:val="0"/>
              <w:divBdr>
                <w:top w:val="none" w:sz="0" w:space="0" w:color="auto"/>
                <w:left w:val="none" w:sz="0" w:space="0" w:color="auto"/>
                <w:bottom w:val="none" w:sz="0" w:space="0" w:color="auto"/>
                <w:right w:val="none" w:sz="0" w:space="0" w:color="auto"/>
              </w:divBdr>
            </w:div>
            <w:div w:id="1857226730">
              <w:marLeft w:val="0"/>
              <w:marRight w:val="0"/>
              <w:marTop w:val="0"/>
              <w:marBottom w:val="0"/>
              <w:divBdr>
                <w:top w:val="none" w:sz="0" w:space="0" w:color="auto"/>
                <w:left w:val="none" w:sz="0" w:space="0" w:color="auto"/>
                <w:bottom w:val="none" w:sz="0" w:space="0" w:color="auto"/>
                <w:right w:val="none" w:sz="0" w:space="0" w:color="auto"/>
              </w:divBdr>
            </w:div>
            <w:div w:id="358168511">
              <w:marLeft w:val="0"/>
              <w:marRight w:val="0"/>
              <w:marTop w:val="0"/>
              <w:marBottom w:val="0"/>
              <w:divBdr>
                <w:top w:val="none" w:sz="0" w:space="0" w:color="auto"/>
                <w:left w:val="none" w:sz="0" w:space="0" w:color="auto"/>
                <w:bottom w:val="none" w:sz="0" w:space="0" w:color="auto"/>
                <w:right w:val="none" w:sz="0" w:space="0" w:color="auto"/>
              </w:divBdr>
            </w:div>
            <w:div w:id="1071192789">
              <w:marLeft w:val="0"/>
              <w:marRight w:val="0"/>
              <w:marTop w:val="0"/>
              <w:marBottom w:val="0"/>
              <w:divBdr>
                <w:top w:val="none" w:sz="0" w:space="0" w:color="auto"/>
                <w:left w:val="none" w:sz="0" w:space="0" w:color="auto"/>
                <w:bottom w:val="none" w:sz="0" w:space="0" w:color="auto"/>
                <w:right w:val="none" w:sz="0" w:space="0" w:color="auto"/>
              </w:divBdr>
            </w:div>
            <w:div w:id="1703676525">
              <w:marLeft w:val="0"/>
              <w:marRight w:val="0"/>
              <w:marTop w:val="0"/>
              <w:marBottom w:val="0"/>
              <w:divBdr>
                <w:top w:val="none" w:sz="0" w:space="0" w:color="auto"/>
                <w:left w:val="none" w:sz="0" w:space="0" w:color="auto"/>
                <w:bottom w:val="none" w:sz="0" w:space="0" w:color="auto"/>
                <w:right w:val="none" w:sz="0" w:space="0" w:color="auto"/>
              </w:divBdr>
            </w:div>
            <w:div w:id="14695703">
              <w:marLeft w:val="0"/>
              <w:marRight w:val="0"/>
              <w:marTop w:val="0"/>
              <w:marBottom w:val="0"/>
              <w:divBdr>
                <w:top w:val="none" w:sz="0" w:space="0" w:color="auto"/>
                <w:left w:val="none" w:sz="0" w:space="0" w:color="auto"/>
                <w:bottom w:val="none" w:sz="0" w:space="0" w:color="auto"/>
                <w:right w:val="none" w:sz="0" w:space="0" w:color="auto"/>
              </w:divBdr>
            </w:div>
            <w:div w:id="1164929492">
              <w:marLeft w:val="0"/>
              <w:marRight w:val="0"/>
              <w:marTop w:val="0"/>
              <w:marBottom w:val="0"/>
              <w:divBdr>
                <w:top w:val="none" w:sz="0" w:space="0" w:color="auto"/>
                <w:left w:val="none" w:sz="0" w:space="0" w:color="auto"/>
                <w:bottom w:val="none" w:sz="0" w:space="0" w:color="auto"/>
                <w:right w:val="none" w:sz="0" w:space="0" w:color="auto"/>
              </w:divBdr>
            </w:div>
            <w:div w:id="418645786">
              <w:marLeft w:val="0"/>
              <w:marRight w:val="0"/>
              <w:marTop w:val="0"/>
              <w:marBottom w:val="0"/>
              <w:divBdr>
                <w:top w:val="none" w:sz="0" w:space="0" w:color="auto"/>
                <w:left w:val="none" w:sz="0" w:space="0" w:color="auto"/>
                <w:bottom w:val="none" w:sz="0" w:space="0" w:color="auto"/>
                <w:right w:val="none" w:sz="0" w:space="0" w:color="auto"/>
              </w:divBdr>
            </w:div>
            <w:div w:id="1762796309">
              <w:marLeft w:val="0"/>
              <w:marRight w:val="0"/>
              <w:marTop w:val="0"/>
              <w:marBottom w:val="0"/>
              <w:divBdr>
                <w:top w:val="none" w:sz="0" w:space="0" w:color="auto"/>
                <w:left w:val="none" w:sz="0" w:space="0" w:color="auto"/>
                <w:bottom w:val="none" w:sz="0" w:space="0" w:color="auto"/>
                <w:right w:val="none" w:sz="0" w:space="0" w:color="auto"/>
              </w:divBdr>
            </w:div>
            <w:div w:id="1687975100">
              <w:marLeft w:val="0"/>
              <w:marRight w:val="0"/>
              <w:marTop w:val="0"/>
              <w:marBottom w:val="0"/>
              <w:divBdr>
                <w:top w:val="none" w:sz="0" w:space="0" w:color="auto"/>
                <w:left w:val="none" w:sz="0" w:space="0" w:color="auto"/>
                <w:bottom w:val="none" w:sz="0" w:space="0" w:color="auto"/>
                <w:right w:val="none" w:sz="0" w:space="0" w:color="auto"/>
              </w:divBdr>
            </w:div>
            <w:div w:id="220949861">
              <w:marLeft w:val="0"/>
              <w:marRight w:val="0"/>
              <w:marTop w:val="0"/>
              <w:marBottom w:val="0"/>
              <w:divBdr>
                <w:top w:val="none" w:sz="0" w:space="0" w:color="auto"/>
                <w:left w:val="none" w:sz="0" w:space="0" w:color="auto"/>
                <w:bottom w:val="none" w:sz="0" w:space="0" w:color="auto"/>
                <w:right w:val="none" w:sz="0" w:space="0" w:color="auto"/>
              </w:divBdr>
            </w:div>
            <w:div w:id="1798376748">
              <w:marLeft w:val="0"/>
              <w:marRight w:val="0"/>
              <w:marTop w:val="0"/>
              <w:marBottom w:val="0"/>
              <w:divBdr>
                <w:top w:val="none" w:sz="0" w:space="0" w:color="auto"/>
                <w:left w:val="none" w:sz="0" w:space="0" w:color="auto"/>
                <w:bottom w:val="none" w:sz="0" w:space="0" w:color="auto"/>
                <w:right w:val="none" w:sz="0" w:space="0" w:color="auto"/>
              </w:divBdr>
            </w:div>
            <w:div w:id="1480464537">
              <w:marLeft w:val="0"/>
              <w:marRight w:val="0"/>
              <w:marTop w:val="0"/>
              <w:marBottom w:val="0"/>
              <w:divBdr>
                <w:top w:val="none" w:sz="0" w:space="0" w:color="auto"/>
                <w:left w:val="none" w:sz="0" w:space="0" w:color="auto"/>
                <w:bottom w:val="none" w:sz="0" w:space="0" w:color="auto"/>
                <w:right w:val="none" w:sz="0" w:space="0" w:color="auto"/>
              </w:divBdr>
            </w:div>
            <w:div w:id="1133015767">
              <w:marLeft w:val="0"/>
              <w:marRight w:val="0"/>
              <w:marTop w:val="0"/>
              <w:marBottom w:val="0"/>
              <w:divBdr>
                <w:top w:val="none" w:sz="0" w:space="0" w:color="auto"/>
                <w:left w:val="none" w:sz="0" w:space="0" w:color="auto"/>
                <w:bottom w:val="none" w:sz="0" w:space="0" w:color="auto"/>
                <w:right w:val="none" w:sz="0" w:space="0" w:color="auto"/>
              </w:divBdr>
            </w:div>
            <w:div w:id="1516579399">
              <w:marLeft w:val="0"/>
              <w:marRight w:val="0"/>
              <w:marTop w:val="0"/>
              <w:marBottom w:val="0"/>
              <w:divBdr>
                <w:top w:val="none" w:sz="0" w:space="0" w:color="auto"/>
                <w:left w:val="none" w:sz="0" w:space="0" w:color="auto"/>
                <w:bottom w:val="none" w:sz="0" w:space="0" w:color="auto"/>
                <w:right w:val="none" w:sz="0" w:space="0" w:color="auto"/>
              </w:divBdr>
            </w:div>
            <w:div w:id="2100248218">
              <w:marLeft w:val="0"/>
              <w:marRight w:val="0"/>
              <w:marTop w:val="0"/>
              <w:marBottom w:val="0"/>
              <w:divBdr>
                <w:top w:val="none" w:sz="0" w:space="0" w:color="auto"/>
                <w:left w:val="none" w:sz="0" w:space="0" w:color="auto"/>
                <w:bottom w:val="none" w:sz="0" w:space="0" w:color="auto"/>
                <w:right w:val="none" w:sz="0" w:space="0" w:color="auto"/>
              </w:divBdr>
            </w:div>
            <w:div w:id="798651933">
              <w:marLeft w:val="0"/>
              <w:marRight w:val="0"/>
              <w:marTop w:val="0"/>
              <w:marBottom w:val="0"/>
              <w:divBdr>
                <w:top w:val="none" w:sz="0" w:space="0" w:color="auto"/>
                <w:left w:val="none" w:sz="0" w:space="0" w:color="auto"/>
                <w:bottom w:val="none" w:sz="0" w:space="0" w:color="auto"/>
                <w:right w:val="none" w:sz="0" w:space="0" w:color="auto"/>
              </w:divBdr>
            </w:div>
            <w:div w:id="1766152204">
              <w:marLeft w:val="0"/>
              <w:marRight w:val="0"/>
              <w:marTop w:val="0"/>
              <w:marBottom w:val="0"/>
              <w:divBdr>
                <w:top w:val="none" w:sz="0" w:space="0" w:color="auto"/>
                <w:left w:val="none" w:sz="0" w:space="0" w:color="auto"/>
                <w:bottom w:val="none" w:sz="0" w:space="0" w:color="auto"/>
                <w:right w:val="none" w:sz="0" w:space="0" w:color="auto"/>
              </w:divBdr>
            </w:div>
            <w:div w:id="1911037359">
              <w:marLeft w:val="0"/>
              <w:marRight w:val="0"/>
              <w:marTop w:val="0"/>
              <w:marBottom w:val="0"/>
              <w:divBdr>
                <w:top w:val="none" w:sz="0" w:space="0" w:color="auto"/>
                <w:left w:val="none" w:sz="0" w:space="0" w:color="auto"/>
                <w:bottom w:val="none" w:sz="0" w:space="0" w:color="auto"/>
                <w:right w:val="none" w:sz="0" w:space="0" w:color="auto"/>
              </w:divBdr>
            </w:div>
            <w:div w:id="1203712128">
              <w:marLeft w:val="0"/>
              <w:marRight w:val="0"/>
              <w:marTop w:val="0"/>
              <w:marBottom w:val="0"/>
              <w:divBdr>
                <w:top w:val="none" w:sz="0" w:space="0" w:color="auto"/>
                <w:left w:val="none" w:sz="0" w:space="0" w:color="auto"/>
                <w:bottom w:val="none" w:sz="0" w:space="0" w:color="auto"/>
                <w:right w:val="none" w:sz="0" w:space="0" w:color="auto"/>
              </w:divBdr>
            </w:div>
            <w:div w:id="1110467167">
              <w:marLeft w:val="0"/>
              <w:marRight w:val="0"/>
              <w:marTop w:val="0"/>
              <w:marBottom w:val="0"/>
              <w:divBdr>
                <w:top w:val="none" w:sz="0" w:space="0" w:color="auto"/>
                <w:left w:val="none" w:sz="0" w:space="0" w:color="auto"/>
                <w:bottom w:val="none" w:sz="0" w:space="0" w:color="auto"/>
                <w:right w:val="none" w:sz="0" w:space="0" w:color="auto"/>
              </w:divBdr>
            </w:div>
            <w:div w:id="2022781325">
              <w:marLeft w:val="0"/>
              <w:marRight w:val="0"/>
              <w:marTop w:val="0"/>
              <w:marBottom w:val="0"/>
              <w:divBdr>
                <w:top w:val="none" w:sz="0" w:space="0" w:color="auto"/>
                <w:left w:val="none" w:sz="0" w:space="0" w:color="auto"/>
                <w:bottom w:val="none" w:sz="0" w:space="0" w:color="auto"/>
                <w:right w:val="none" w:sz="0" w:space="0" w:color="auto"/>
              </w:divBdr>
            </w:div>
            <w:div w:id="2046784877">
              <w:marLeft w:val="0"/>
              <w:marRight w:val="0"/>
              <w:marTop w:val="0"/>
              <w:marBottom w:val="0"/>
              <w:divBdr>
                <w:top w:val="none" w:sz="0" w:space="0" w:color="auto"/>
                <w:left w:val="none" w:sz="0" w:space="0" w:color="auto"/>
                <w:bottom w:val="none" w:sz="0" w:space="0" w:color="auto"/>
                <w:right w:val="none" w:sz="0" w:space="0" w:color="auto"/>
              </w:divBdr>
            </w:div>
            <w:div w:id="2322167">
              <w:marLeft w:val="0"/>
              <w:marRight w:val="0"/>
              <w:marTop w:val="0"/>
              <w:marBottom w:val="0"/>
              <w:divBdr>
                <w:top w:val="none" w:sz="0" w:space="0" w:color="auto"/>
                <w:left w:val="none" w:sz="0" w:space="0" w:color="auto"/>
                <w:bottom w:val="none" w:sz="0" w:space="0" w:color="auto"/>
                <w:right w:val="none" w:sz="0" w:space="0" w:color="auto"/>
              </w:divBdr>
            </w:div>
            <w:div w:id="311830672">
              <w:marLeft w:val="0"/>
              <w:marRight w:val="0"/>
              <w:marTop w:val="0"/>
              <w:marBottom w:val="0"/>
              <w:divBdr>
                <w:top w:val="none" w:sz="0" w:space="0" w:color="auto"/>
                <w:left w:val="none" w:sz="0" w:space="0" w:color="auto"/>
                <w:bottom w:val="none" w:sz="0" w:space="0" w:color="auto"/>
                <w:right w:val="none" w:sz="0" w:space="0" w:color="auto"/>
              </w:divBdr>
            </w:div>
            <w:div w:id="541209919">
              <w:marLeft w:val="0"/>
              <w:marRight w:val="0"/>
              <w:marTop w:val="0"/>
              <w:marBottom w:val="0"/>
              <w:divBdr>
                <w:top w:val="none" w:sz="0" w:space="0" w:color="auto"/>
                <w:left w:val="none" w:sz="0" w:space="0" w:color="auto"/>
                <w:bottom w:val="none" w:sz="0" w:space="0" w:color="auto"/>
                <w:right w:val="none" w:sz="0" w:space="0" w:color="auto"/>
              </w:divBdr>
            </w:div>
            <w:div w:id="1130241671">
              <w:marLeft w:val="0"/>
              <w:marRight w:val="0"/>
              <w:marTop w:val="0"/>
              <w:marBottom w:val="0"/>
              <w:divBdr>
                <w:top w:val="none" w:sz="0" w:space="0" w:color="auto"/>
                <w:left w:val="none" w:sz="0" w:space="0" w:color="auto"/>
                <w:bottom w:val="none" w:sz="0" w:space="0" w:color="auto"/>
                <w:right w:val="none" w:sz="0" w:space="0" w:color="auto"/>
              </w:divBdr>
            </w:div>
            <w:div w:id="957875188">
              <w:marLeft w:val="0"/>
              <w:marRight w:val="0"/>
              <w:marTop w:val="0"/>
              <w:marBottom w:val="0"/>
              <w:divBdr>
                <w:top w:val="none" w:sz="0" w:space="0" w:color="auto"/>
                <w:left w:val="none" w:sz="0" w:space="0" w:color="auto"/>
                <w:bottom w:val="none" w:sz="0" w:space="0" w:color="auto"/>
                <w:right w:val="none" w:sz="0" w:space="0" w:color="auto"/>
              </w:divBdr>
            </w:div>
            <w:div w:id="687221101">
              <w:marLeft w:val="0"/>
              <w:marRight w:val="0"/>
              <w:marTop w:val="0"/>
              <w:marBottom w:val="0"/>
              <w:divBdr>
                <w:top w:val="none" w:sz="0" w:space="0" w:color="auto"/>
                <w:left w:val="none" w:sz="0" w:space="0" w:color="auto"/>
                <w:bottom w:val="none" w:sz="0" w:space="0" w:color="auto"/>
                <w:right w:val="none" w:sz="0" w:space="0" w:color="auto"/>
              </w:divBdr>
            </w:div>
            <w:div w:id="1452361335">
              <w:marLeft w:val="0"/>
              <w:marRight w:val="0"/>
              <w:marTop w:val="0"/>
              <w:marBottom w:val="0"/>
              <w:divBdr>
                <w:top w:val="none" w:sz="0" w:space="0" w:color="auto"/>
                <w:left w:val="none" w:sz="0" w:space="0" w:color="auto"/>
                <w:bottom w:val="none" w:sz="0" w:space="0" w:color="auto"/>
                <w:right w:val="none" w:sz="0" w:space="0" w:color="auto"/>
              </w:divBdr>
            </w:div>
            <w:div w:id="1321888377">
              <w:marLeft w:val="0"/>
              <w:marRight w:val="0"/>
              <w:marTop w:val="0"/>
              <w:marBottom w:val="0"/>
              <w:divBdr>
                <w:top w:val="none" w:sz="0" w:space="0" w:color="auto"/>
                <w:left w:val="none" w:sz="0" w:space="0" w:color="auto"/>
                <w:bottom w:val="none" w:sz="0" w:space="0" w:color="auto"/>
                <w:right w:val="none" w:sz="0" w:space="0" w:color="auto"/>
              </w:divBdr>
            </w:div>
            <w:div w:id="1181896971">
              <w:marLeft w:val="0"/>
              <w:marRight w:val="0"/>
              <w:marTop w:val="0"/>
              <w:marBottom w:val="0"/>
              <w:divBdr>
                <w:top w:val="none" w:sz="0" w:space="0" w:color="auto"/>
                <w:left w:val="none" w:sz="0" w:space="0" w:color="auto"/>
                <w:bottom w:val="none" w:sz="0" w:space="0" w:color="auto"/>
                <w:right w:val="none" w:sz="0" w:space="0" w:color="auto"/>
              </w:divBdr>
            </w:div>
            <w:div w:id="1040980904">
              <w:marLeft w:val="0"/>
              <w:marRight w:val="0"/>
              <w:marTop w:val="0"/>
              <w:marBottom w:val="0"/>
              <w:divBdr>
                <w:top w:val="none" w:sz="0" w:space="0" w:color="auto"/>
                <w:left w:val="none" w:sz="0" w:space="0" w:color="auto"/>
                <w:bottom w:val="none" w:sz="0" w:space="0" w:color="auto"/>
                <w:right w:val="none" w:sz="0" w:space="0" w:color="auto"/>
              </w:divBdr>
            </w:div>
            <w:div w:id="374624184">
              <w:marLeft w:val="0"/>
              <w:marRight w:val="0"/>
              <w:marTop w:val="0"/>
              <w:marBottom w:val="0"/>
              <w:divBdr>
                <w:top w:val="none" w:sz="0" w:space="0" w:color="auto"/>
                <w:left w:val="none" w:sz="0" w:space="0" w:color="auto"/>
                <w:bottom w:val="none" w:sz="0" w:space="0" w:color="auto"/>
                <w:right w:val="none" w:sz="0" w:space="0" w:color="auto"/>
              </w:divBdr>
            </w:div>
            <w:div w:id="1727491309">
              <w:marLeft w:val="0"/>
              <w:marRight w:val="0"/>
              <w:marTop w:val="0"/>
              <w:marBottom w:val="0"/>
              <w:divBdr>
                <w:top w:val="none" w:sz="0" w:space="0" w:color="auto"/>
                <w:left w:val="none" w:sz="0" w:space="0" w:color="auto"/>
                <w:bottom w:val="none" w:sz="0" w:space="0" w:color="auto"/>
                <w:right w:val="none" w:sz="0" w:space="0" w:color="auto"/>
              </w:divBdr>
            </w:div>
            <w:div w:id="1629049260">
              <w:marLeft w:val="0"/>
              <w:marRight w:val="0"/>
              <w:marTop w:val="0"/>
              <w:marBottom w:val="0"/>
              <w:divBdr>
                <w:top w:val="none" w:sz="0" w:space="0" w:color="auto"/>
                <w:left w:val="none" w:sz="0" w:space="0" w:color="auto"/>
                <w:bottom w:val="none" w:sz="0" w:space="0" w:color="auto"/>
                <w:right w:val="none" w:sz="0" w:space="0" w:color="auto"/>
              </w:divBdr>
            </w:div>
            <w:div w:id="1100876046">
              <w:marLeft w:val="0"/>
              <w:marRight w:val="0"/>
              <w:marTop w:val="0"/>
              <w:marBottom w:val="0"/>
              <w:divBdr>
                <w:top w:val="none" w:sz="0" w:space="0" w:color="auto"/>
                <w:left w:val="none" w:sz="0" w:space="0" w:color="auto"/>
                <w:bottom w:val="none" w:sz="0" w:space="0" w:color="auto"/>
                <w:right w:val="none" w:sz="0" w:space="0" w:color="auto"/>
              </w:divBdr>
            </w:div>
            <w:div w:id="2033874755">
              <w:marLeft w:val="0"/>
              <w:marRight w:val="0"/>
              <w:marTop w:val="0"/>
              <w:marBottom w:val="0"/>
              <w:divBdr>
                <w:top w:val="none" w:sz="0" w:space="0" w:color="auto"/>
                <w:left w:val="none" w:sz="0" w:space="0" w:color="auto"/>
                <w:bottom w:val="none" w:sz="0" w:space="0" w:color="auto"/>
                <w:right w:val="none" w:sz="0" w:space="0" w:color="auto"/>
              </w:divBdr>
            </w:div>
            <w:div w:id="1844977569">
              <w:marLeft w:val="0"/>
              <w:marRight w:val="0"/>
              <w:marTop w:val="0"/>
              <w:marBottom w:val="0"/>
              <w:divBdr>
                <w:top w:val="none" w:sz="0" w:space="0" w:color="auto"/>
                <w:left w:val="none" w:sz="0" w:space="0" w:color="auto"/>
                <w:bottom w:val="none" w:sz="0" w:space="0" w:color="auto"/>
                <w:right w:val="none" w:sz="0" w:space="0" w:color="auto"/>
              </w:divBdr>
            </w:div>
            <w:div w:id="1870146322">
              <w:marLeft w:val="0"/>
              <w:marRight w:val="0"/>
              <w:marTop w:val="0"/>
              <w:marBottom w:val="0"/>
              <w:divBdr>
                <w:top w:val="none" w:sz="0" w:space="0" w:color="auto"/>
                <w:left w:val="none" w:sz="0" w:space="0" w:color="auto"/>
                <w:bottom w:val="none" w:sz="0" w:space="0" w:color="auto"/>
                <w:right w:val="none" w:sz="0" w:space="0" w:color="auto"/>
              </w:divBdr>
            </w:div>
            <w:div w:id="1859923215">
              <w:marLeft w:val="0"/>
              <w:marRight w:val="0"/>
              <w:marTop w:val="0"/>
              <w:marBottom w:val="0"/>
              <w:divBdr>
                <w:top w:val="none" w:sz="0" w:space="0" w:color="auto"/>
                <w:left w:val="none" w:sz="0" w:space="0" w:color="auto"/>
                <w:bottom w:val="none" w:sz="0" w:space="0" w:color="auto"/>
                <w:right w:val="none" w:sz="0" w:space="0" w:color="auto"/>
              </w:divBdr>
            </w:div>
            <w:div w:id="983703780">
              <w:marLeft w:val="0"/>
              <w:marRight w:val="0"/>
              <w:marTop w:val="0"/>
              <w:marBottom w:val="0"/>
              <w:divBdr>
                <w:top w:val="none" w:sz="0" w:space="0" w:color="auto"/>
                <w:left w:val="none" w:sz="0" w:space="0" w:color="auto"/>
                <w:bottom w:val="none" w:sz="0" w:space="0" w:color="auto"/>
                <w:right w:val="none" w:sz="0" w:space="0" w:color="auto"/>
              </w:divBdr>
            </w:div>
            <w:div w:id="1336809684">
              <w:marLeft w:val="0"/>
              <w:marRight w:val="0"/>
              <w:marTop w:val="0"/>
              <w:marBottom w:val="0"/>
              <w:divBdr>
                <w:top w:val="none" w:sz="0" w:space="0" w:color="auto"/>
                <w:left w:val="none" w:sz="0" w:space="0" w:color="auto"/>
                <w:bottom w:val="none" w:sz="0" w:space="0" w:color="auto"/>
                <w:right w:val="none" w:sz="0" w:space="0" w:color="auto"/>
              </w:divBdr>
            </w:div>
            <w:div w:id="2032683973">
              <w:marLeft w:val="0"/>
              <w:marRight w:val="0"/>
              <w:marTop w:val="0"/>
              <w:marBottom w:val="0"/>
              <w:divBdr>
                <w:top w:val="none" w:sz="0" w:space="0" w:color="auto"/>
                <w:left w:val="none" w:sz="0" w:space="0" w:color="auto"/>
                <w:bottom w:val="none" w:sz="0" w:space="0" w:color="auto"/>
                <w:right w:val="none" w:sz="0" w:space="0" w:color="auto"/>
              </w:divBdr>
            </w:div>
            <w:div w:id="1385981357">
              <w:marLeft w:val="0"/>
              <w:marRight w:val="0"/>
              <w:marTop w:val="0"/>
              <w:marBottom w:val="0"/>
              <w:divBdr>
                <w:top w:val="none" w:sz="0" w:space="0" w:color="auto"/>
                <w:left w:val="none" w:sz="0" w:space="0" w:color="auto"/>
                <w:bottom w:val="none" w:sz="0" w:space="0" w:color="auto"/>
                <w:right w:val="none" w:sz="0" w:space="0" w:color="auto"/>
              </w:divBdr>
            </w:div>
            <w:div w:id="1108812184">
              <w:marLeft w:val="0"/>
              <w:marRight w:val="0"/>
              <w:marTop w:val="0"/>
              <w:marBottom w:val="0"/>
              <w:divBdr>
                <w:top w:val="none" w:sz="0" w:space="0" w:color="auto"/>
                <w:left w:val="none" w:sz="0" w:space="0" w:color="auto"/>
                <w:bottom w:val="none" w:sz="0" w:space="0" w:color="auto"/>
                <w:right w:val="none" w:sz="0" w:space="0" w:color="auto"/>
              </w:divBdr>
            </w:div>
            <w:div w:id="1223566334">
              <w:marLeft w:val="0"/>
              <w:marRight w:val="0"/>
              <w:marTop w:val="0"/>
              <w:marBottom w:val="0"/>
              <w:divBdr>
                <w:top w:val="none" w:sz="0" w:space="0" w:color="auto"/>
                <w:left w:val="none" w:sz="0" w:space="0" w:color="auto"/>
                <w:bottom w:val="none" w:sz="0" w:space="0" w:color="auto"/>
                <w:right w:val="none" w:sz="0" w:space="0" w:color="auto"/>
              </w:divBdr>
            </w:div>
            <w:div w:id="1732539020">
              <w:marLeft w:val="0"/>
              <w:marRight w:val="0"/>
              <w:marTop w:val="0"/>
              <w:marBottom w:val="0"/>
              <w:divBdr>
                <w:top w:val="none" w:sz="0" w:space="0" w:color="auto"/>
                <w:left w:val="none" w:sz="0" w:space="0" w:color="auto"/>
                <w:bottom w:val="none" w:sz="0" w:space="0" w:color="auto"/>
                <w:right w:val="none" w:sz="0" w:space="0" w:color="auto"/>
              </w:divBdr>
            </w:div>
            <w:div w:id="184251468">
              <w:marLeft w:val="0"/>
              <w:marRight w:val="0"/>
              <w:marTop w:val="0"/>
              <w:marBottom w:val="0"/>
              <w:divBdr>
                <w:top w:val="none" w:sz="0" w:space="0" w:color="auto"/>
                <w:left w:val="none" w:sz="0" w:space="0" w:color="auto"/>
                <w:bottom w:val="none" w:sz="0" w:space="0" w:color="auto"/>
                <w:right w:val="none" w:sz="0" w:space="0" w:color="auto"/>
              </w:divBdr>
            </w:div>
            <w:div w:id="883832612">
              <w:marLeft w:val="0"/>
              <w:marRight w:val="0"/>
              <w:marTop w:val="0"/>
              <w:marBottom w:val="0"/>
              <w:divBdr>
                <w:top w:val="none" w:sz="0" w:space="0" w:color="auto"/>
                <w:left w:val="none" w:sz="0" w:space="0" w:color="auto"/>
                <w:bottom w:val="none" w:sz="0" w:space="0" w:color="auto"/>
                <w:right w:val="none" w:sz="0" w:space="0" w:color="auto"/>
              </w:divBdr>
            </w:div>
            <w:div w:id="1784349459">
              <w:marLeft w:val="0"/>
              <w:marRight w:val="0"/>
              <w:marTop w:val="0"/>
              <w:marBottom w:val="0"/>
              <w:divBdr>
                <w:top w:val="none" w:sz="0" w:space="0" w:color="auto"/>
                <w:left w:val="none" w:sz="0" w:space="0" w:color="auto"/>
                <w:bottom w:val="none" w:sz="0" w:space="0" w:color="auto"/>
                <w:right w:val="none" w:sz="0" w:space="0" w:color="auto"/>
              </w:divBdr>
            </w:div>
            <w:div w:id="1783499400">
              <w:marLeft w:val="0"/>
              <w:marRight w:val="0"/>
              <w:marTop w:val="0"/>
              <w:marBottom w:val="0"/>
              <w:divBdr>
                <w:top w:val="none" w:sz="0" w:space="0" w:color="auto"/>
                <w:left w:val="none" w:sz="0" w:space="0" w:color="auto"/>
                <w:bottom w:val="none" w:sz="0" w:space="0" w:color="auto"/>
                <w:right w:val="none" w:sz="0" w:space="0" w:color="auto"/>
              </w:divBdr>
            </w:div>
            <w:div w:id="257327054">
              <w:marLeft w:val="0"/>
              <w:marRight w:val="0"/>
              <w:marTop w:val="0"/>
              <w:marBottom w:val="0"/>
              <w:divBdr>
                <w:top w:val="none" w:sz="0" w:space="0" w:color="auto"/>
                <w:left w:val="none" w:sz="0" w:space="0" w:color="auto"/>
                <w:bottom w:val="none" w:sz="0" w:space="0" w:color="auto"/>
                <w:right w:val="none" w:sz="0" w:space="0" w:color="auto"/>
              </w:divBdr>
            </w:div>
            <w:div w:id="830751409">
              <w:marLeft w:val="0"/>
              <w:marRight w:val="0"/>
              <w:marTop w:val="0"/>
              <w:marBottom w:val="0"/>
              <w:divBdr>
                <w:top w:val="none" w:sz="0" w:space="0" w:color="auto"/>
                <w:left w:val="none" w:sz="0" w:space="0" w:color="auto"/>
                <w:bottom w:val="none" w:sz="0" w:space="0" w:color="auto"/>
                <w:right w:val="none" w:sz="0" w:space="0" w:color="auto"/>
              </w:divBdr>
            </w:div>
            <w:div w:id="3244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6546">
      <w:bodyDiv w:val="1"/>
      <w:marLeft w:val="0"/>
      <w:marRight w:val="0"/>
      <w:marTop w:val="0"/>
      <w:marBottom w:val="0"/>
      <w:divBdr>
        <w:top w:val="none" w:sz="0" w:space="0" w:color="auto"/>
        <w:left w:val="none" w:sz="0" w:space="0" w:color="auto"/>
        <w:bottom w:val="none" w:sz="0" w:space="0" w:color="auto"/>
        <w:right w:val="none" w:sz="0" w:space="0" w:color="auto"/>
      </w:divBdr>
    </w:div>
    <w:div w:id="652833113">
      <w:bodyDiv w:val="1"/>
      <w:marLeft w:val="0"/>
      <w:marRight w:val="0"/>
      <w:marTop w:val="0"/>
      <w:marBottom w:val="0"/>
      <w:divBdr>
        <w:top w:val="none" w:sz="0" w:space="0" w:color="auto"/>
        <w:left w:val="none" w:sz="0" w:space="0" w:color="auto"/>
        <w:bottom w:val="none" w:sz="0" w:space="0" w:color="auto"/>
        <w:right w:val="none" w:sz="0" w:space="0" w:color="auto"/>
      </w:divBdr>
      <w:divsChild>
        <w:div w:id="1986162086">
          <w:marLeft w:val="0"/>
          <w:marRight w:val="0"/>
          <w:marTop w:val="0"/>
          <w:marBottom w:val="0"/>
          <w:divBdr>
            <w:top w:val="none" w:sz="0" w:space="0" w:color="auto"/>
            <w:left w:val="none" w:sz="0" w:space="0" w:color="auto"/>
            <w:bottom w:val="none" w:sz="0" w:space="0" w:color="auto"/>
            <w:right w:val="none" w:sz="0" w:space="0" w:color="auto"/>
          </w:divBdr>
          <w:divsChild>
            <w:div w:id="384917700">
              <w:marLeft w:val="0"/>
              <w:marRight w:val="0"/>
              <w:marTop w:val="0"/>
              <w:marBottom w:val="0"/>
              <w:divBdr>
                <w:top w:val="none" w:sz="0" w:space="0" w:color="auto"/>
                <w:left w:val="none" w:sz="0" w:space="0" w:color="auto"/>
                <w:bottom w:val="none" w:sz="0" w:space="0" w:color="auto"/>
                <w:right w:val="none" w:sz="0" w:space="0" w:color="auto"/>
              </w:divBdr>
            </w:div>
            <w:div w:id="1439256974">
              <w:marLeft w:val="0"/>
              <w:marRight w:val="0"/>
              <w:marTop w:val="0"/>
              <w:marBottom w:val="0"/>
              <w:divBdr>
                <w:top w:val="none" w:sz="0" w:space="0" w:color="auto"/>
                <w:left w:val="none" w:sz="0" w:space="0" w:color="auto"/>
                <w:bottom w:val="none" w:sz="0" w:space="0" w:color="auto"/>
                <w:right w:val="none" w:sz="0" w:space="0" w:color="auto"/>
              </w:divBdr>
            </w:div>
            <w:div w:id="1545294072">
              <w:marLeft w:val="0"/>
              <w:marRight w:val="0"/>
              <w:marTop w:val="0"/>
              <w:marBottom w:val="0"/>
              <w:divBdr>
                <w:top w:val="none" w:sz="0" w:space="0" w:color="auto"/>
                <w:left w:val="none" w:sz="0" w:space="0" w:color="auto"/>
                <w:bottom w:val="none" w:sz="0" w:space="0" w:color="auto"/>
                <w:right w:val="none" w:sz="0" w:space="0" w:color="auto"/>
              </w:divBdr>
            </w:div>
            <w:div w:id="1310327002">
              <w:marLeft w:val="0"/>
              <w:marRight w:val="0"/>
              <w:marTop w:val="0"/>
              <w:marBottom w:val="0"/>
              <w:divBdr>
                <w:top w:val="none" w:sz="0" w:space="0" w:color="auto"/>
                <w:left w:val="none" w:sz="0" w:space="0" w:color="auto"/>
                <w:bottom w:val="none" w:sz="0" w:space="0" w:color="auto"/>
                <w:right w:val="none" w:sz="0" w:space="0" w:color="auto"/>
              </w:divBdr>
            </w:div>
            <w:div w:id="1050960924">
              <w:marLeft w:val="0"/>
              <w:marRight w:val="0"/>
              <w:marTop w:val="0"/>
              <w:marBottom w:val="0"/>
              <w:divBdr>
                <w:top w:val="none" w:sz="0" w:space="0" w:color="auto"/>
                <w:left w:val="none" w:sz="0" w:space="0" w:color="auto"/>
                <w:bottom w:val="none" w:sz="0" w:space="0" w:color="auto"/>
                <w:right w:val="none" w:sz="0" w:space="0" w:color="auto"/>
              </w:divBdr>
            </w:div>
            <w:div w:id="470246308">
              <w:marLeft w:val="0"/>
              <w:marRight w:val="0"/>
              <w:marTop w:val="0"/>
              <w:marBottom w:val="0"/>
              <w:divBdr>
                <w:top w:val="none" w:sz="0" w:space="0" w:color="auto"/>
                <w:left w:val="none" w:sz="0" w:space="0" w:color="auto"/>
                <w:bottom w:val="none" w:sz="0" w:space="0" w:color="auto"/>
                <w:right w:val="none" w:sz="0" w:space="0" w:color="auto"/>
              </w:divBdr>
            </w:div>
            <w:div w:id="608582710">
              <w:marLeft w:val="0"/>
              <w:marRight w:val="0"/>
              <w:marTop w:val="0"/>
              <w:marBottom w:val="0"/>
              <w:divBdr>
                <w:top w:val="none" w:sz="0" w:space="0" w:color="auto"/>
                <w:left w:val="none" w:sz="0" w:space="0" w:color="auto"/>
                <w:bottom w:val="none" w:sz="0" w:space="0" w:color="auto"/>
                <w:right w:val="none" w:sz="0" w:space="0" w:color="auto"/>
              </w:divBdr>
            </w:div>
            <w:div w:id="26225170">
              <w:marLeft w:val="0"/>
              <w:marRight w:val="0"/>
              <w:marTop w:val="0"/>
              <w:marBottom w:val="0"/>
              <w:divBdr>
                <w:top w:val="none" w:sz="0" w:space="0" w:color="auto"/>
                <w:left w:val="none" w:sz="0" w:space="0" w:color="auto"/>
                <w:bottom w:val="none" w:sz="0" w:space="0" w:color="auto"/>
                <w:right w:val="none" w:sz="0" w:space="0" w:color="auto"/>
              </w:divBdr>
            </w:div>
            <w:div w:id="463501166">
              <w:marLeft w:val="0"/>
              <w:marRight w:val="0"/>
              <w:marTop w:val="0"/>
              <w:marBottom w:val="0"/>
              <w:divBdr>
                <w:top w:val="none" w:sz="0" w:space="0" w:color="auto"/>
                <w:left w:val="none" w:sz="0" w:space="0" w:color="auto"/>
                <w:bottom w:val="none" w:sz="0" w:space="0" w:color="auto"/>
                <w:right w:val="none" w:sz="0" w:space="0" w:color="auto"/>
              </w:divBdr>
            </w:div>
            <w:div w:id="1858500969">
              <w:marLeft w:val="0"/>
              <w:marRight w:val="0"/>
              <w:marTop w:val="0"/>
              <w:marBottom w:val="0"/>
              <w:divBdr>
                <w:top w:val="none" w:sz="0" w:space="0" w:color="auto"/>
                <w:left w:val="none" w:sz="0" w:space="0" w:color="auto"/>
                <w:bottom w:val="none" w:sz="0" w:space="0" w:color="auto"/>
                <w:right w:val="none" w:sz="0" w:space="0" w:color="auto"/>
              </w:divBdr>
            </w:div>
            <w:div w:id="1248417722">
              <w:marLeft w:val="0"/>
              <w:marRight w:val="0"/>
              <w:marTop w:val="0"/>
              <w:marBottom w:val="0"/>
              <w:divBdr>
                <w:top w:val="none" w:sz="0" w:space="0" w:color="auto"/>
                <w:left w:val="none" w:sz="0" w:space="0" w:color="auto"/>
                <w:bottom w:val="none" w:sz="0" w:space="0" w:color="auto"/>
                <w:right w:val="none" w:sz="0" w:space="0" w:color="auto"/>
              </w:divBdr>
            </w:div>
            <w:div w:id="214320331">
              <w:marLeft w:val="0"/>
              <w:marRight w:val="0"/>
              <w:marTop w:val="0"/>
              <w:marBottom w:val="0"/>
              <w:divBdr>
                <w:top w:val="none" w:sz="0" w:space="0" w:color="auto"/>
                <w:left w:val="none" w:sz="0" w:space="0" w:color="auto"/>
                <w:bottom w:val="none" w:sz="0" w:space="0" w:color="auto"/>
                <w:right w:val="none" w:sz="0" w:space="0" w:color="auto"/>
              </w:divBdr>
            </w:div>
            <w:div w:id="1209101805">
              <w:marLeft w:val="0"/>
              <w:marRight w:val="0"/>
              <w:marTop w:val="0"/>
              <w:marBottom w:val="0"/>
              <w:divBdr>
                <w:top w:val="none" w:sz="0" w:space="0" w:color="auto"/>
                <w:left w:val="none" w:sz="0" w:space="0" w:color="auto"/>
                <w:bottom w:val="none" w:sz="0" w:space="0" w:color="auto"/>
                <w:right w:val="none" w:sz="0" w:space="0" w:color="auto"/>
              </w:divBdr>
            </w:div>
            <w:div w:id="13606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6347">
      <w:bodyDiv w:val="1"/>
      <w:marLeft w:val="0"/>
      <w:marRight w:val="0"/>
      <w:marTop w:val="0"/>
      <w:marBottom w:val="0"/>
      <w:divBdr>
        <w:top w:val="none" w:sz="0" w:space="0" w:color="auto"/>
        <w:left w:val="none" w:sz="0" w:space="0" w:color="auto"/>
        <w:bottom w:val="none" w:sz="0" w:space="0" w:color="auto"/>
        <w:right w:val="none" w:sz="0" w:space="0" w:color="auto"/>
      </w:divBdr>
      <w:divsChild>
        <w:div w:id="56586612">
          <w:marLeft w:val="0"/>
          <w:marRight w:val="0"/>
          <w:marTop w:val="0"/>
          <w:marBottom w:val="0"/>
          <w:divBdr>
            <w:top w:val="none" w:sz="0" w:space="0" w:color="auto"/>
            <w:left w:val="none" w:sz="0" w:space="0" w:color="auto"/>
            <w:bottom w:val="none" w:sz="0" w:space="0" w:color="auto"/>
            <w:right w:val="none" w:sz="0" w:space="0" w:color="auto"/>
          </w:divBdr>
          <w:divsChild>
            <w:div w:id="228154799">
              <w:marLeft w:val="0"/>
              <w:marRight w:val="0"/>
              <w:marTop w:val="0"/>
              <w:marBottom w:val="0"/>
              <w:divBdr>
                <w:top w:val="none" w:sz="0" w:space="0" w:color="auto"/>
                <w:left w:val="none" w:sz="0" w:space="0" w:color="auto"/>
                <w:bottom w:val="none" w:sz="0" w:space="0" w:color="auto"/>
                <w:right w:val="none" w:sz="0" w:space="0" w:color="auto"/>
              </w:divBdr>
            </w:div>
            <w:div w:id="468860642">
              <w:marLeft w:val="0"/>
              <w:marRight w:val="0"/>
              <w:marTop w:val="0"/>
              <w:marBottom w:val="0"/>
              <w:divBdr>
                <w:top w:val="none" w:sz="0" w:space="0" w:color="auto"/>
                <w:left w:val="none" w:sz="0" w:space="0" w:color="auto"/>
                <w:bottom w:val="none" w:sz="0" w:space="0" w:color="auto"/>
                <w:right w:val="none" w:sz="0" w:space="0" w:color="auto"/>
              </w:divBdr>
            </w:div>
            <w:div w:id="165753700">
              <w:marLeft w:val="0"/>
              <w:marRight w:val="0"/>
              <w:marTop w:val="0"/>
              <w:marBottom w:val="0"/>
              <w:divBdr>
                <w:top w:val="none" w:sz="0" w:space="0" w:color="auto"/>
                <w:left w:val="none" w:sz="0" w:space="0" w:color="auto"/>
                <w:bottom w:val="none" w:sz="0" w:space="0" w:color="auto"/>
                <w:right w:val="none" w:sz="0" w:space="0" w:color="auto"/>
              </w:divBdr>
            </w:div>
            <w:div w:id="373194555">
              <w:marLeft w:val="0"/>
              <w:marRight w:val="0"/>
              <w:marTop w:val="0"/>
              <w:marBottom w:val="0"/>
              <w:divBdr>
                <w:top w:val="none" w:sz="0" w:space="0" w:color="auto"/>
                <w:left w:val="none" w:sz="0" w:space="0" w:color="auto"/>
                <w:bottom w:val="none" w:sz="0" w:space="0" w:color="auto"/>
                <w:right w:val="none" w:sz="0" w:space="0" w:color="auto"/>
              </w:divBdr>
            </w:div>
            <w:div w:id="596518260">
              <w:marLeft w:val="0"/>
              <w:marRight w:val="0"/>
              <w:marTop w:val="0"/>
              <w:marBottom w:val="0"/>
              <w:divBdr>
                <w:top w:val="none" w:sz="0" w:space="0" w:color="auto"/>
                <w:left w:val="none" w:sz="0" w:space="0" w:color="auto"/>
                <w:bottom w:val="none" w:sz="0" w:space="0" w:color="auto"/>
                <w:right w:val="none" w:sz="0" w:space="0" w:color="auto"/>
              </w:divBdr>
            </w:div>
            <w:div w:id="1556774083">
              <w:marLeft w:val="0"/>
              <w:marRight w:val="0"/>
              <w:marTop w:val="0"/>
              <w:marBottom w:val="0"/>
              <w:divBdr>
                <w:top w:val="none" w:sz="0" w:space="0" w:color="auto"/>
                <w:left w:val="none" w:sz="0" w:space="0" w:color="auto"/>
                <w:bottom w:val="none" w:sz="0" w:space="0" w:color="auto"/>
                <w:right w:val="none" w:sz="0" w:space="0" w:color="auto"/>
              </w:divBdr>
            </w:div>
            <w:div w:id="1848522546">
              <w:marLeft w:val="0"/>
              <w:marRight w:val="0"/>
              <w:marTop w:val="0"/>
              <w:marBottom w:val="0"/>
              <w:divBdr>
                <w:top w:val="none" w:sz="0" w:space="0" w:color="auto"/>
                <w:left w:val="none" w:sz="0" w:space="0" w:color="auto"/>
                <w:bottom w:val="none" w:sz="0" w:space="0" w:color="auto"/>
                <w:right w:val="none" w:sz="0" w:space="0" w:color="auto"/>
              </w:divBdr>
            </w:div>
            <w:div w:id="566376498">
              <w:marLeft w:val="0"/>
              <w:marRight w:val="0"/>
              <w:marTop w:val="0"/>
              <w:marBottom w:val="0"/>
              <w:divBdr>
                <w:top w:val="none" w:sz="0" w:space="0" w:color="auto"/>
                <w:left w:val="none" w:sz="0" w:space="0" w:color="auto"/>
                <w:bottom w:val="none" w:sz="0" w:space="0" w:color="auto"/>
                <w:right w:val="none" w:sz="0" w:space="0" w:color="auto"/>
              </w:divBdr>
            </w:div>
            <w:div w:id="1881505264">
              <w:marLeft w:val="0"/>
              <w:marRight w:val="0"/>
              <w:marTop w:val="0"/>
              <w:marBottom w:val="0"/>
              <w:divBdr>
                <w:top w:val="none" w:sz="0" w:space="0" w:color="auto"/>
                <w:left w:val="none" w:sz="0" w:space="0" w:color="auto"/>
                <w:bottom w:val="none" w:sz="0" w:space="0" w:color="auto"/>
                <w:right w:val="none" w:sz="0" w:space="0" w:color="auto"/>
              </w:divBdr>
            </w:div>
            <w:div w:id="248857345">
              <w:marLeft w:val="0"/>
              <w:marRight w:val="0"/>
              <w:marTop w:val="0"/>
              <w:marBottom w:val="0"/>
              <w:divBdr>
                <w:top w:val="none" w:sz="0" w:space="0" w:color="auto"/>
                <w:left w:val="none" w:sz="0" w:space="0" w:color="auto"/>
                <w:bottom w:val="none" w:sz="0" w:space="0" w:color="auto"/>
                <w:right w:val="none" w:sz="0" w:space="0" w:color="auto"/>
              </w:divBdr>
            </w:div>
            <w:div w:id="271327476">
              <w:marLeft w:val="0"/>
              <w:marRight w:val="0"/>
              <w:marTop w:val="0"/>
              <w:marBottom w:val="0"/>
              <w:divBdr>
                <w:top w:val="none" w:sz="0" w:space="0" w:color="auto"/>
                <w:left w:val="none" w:sz="0" w:space="0" w:color="auto"/>
                <w:bottom w:val="none" w:sz="0" w:space="0" w:color="auto"/>
                <w:right w:val="none" w:sz="0" w:space="0" w:color="auto"/>
              </w:divBdr>
            </w:div>
            <w:div w:id="1103770503">
              <w:marLeft w:val="0"/>
              <w:marRight w:val="0"/>
              <w:marTop w:val="0"/>
              <w:marBottom w:val="0"/>
              <w:divBdr>
                <w:top w:val="none" w:sz="0" w:space="0" w:color="auto"/>
                <w:left w:val="none" w:sz="0" w:space="0" w:color="auto"/>
                <w:bottom w:val="none" w:sz="0" w:space="0" w:color="auto"/>
                <w:right w:val="none" w:sz="0" w:space="0" w:color="auto"/>
              </w:divBdr>
            </w:div>
            <w:div w:id="1531071455">
              <w:marLeft w:val="0"/>
              <w:marRight w:val="0"/>
              <w:marTop w:val="0"/>
              <w:marBottom w:val="0"/>
              <w:divBdr>
                <w:top w:val="none" w:sz="0" w:space="0" w:color="auto"/>
                <w:left w:val="none" w:sz="0" w:space="0" w:color="auto"/>
                <w:bottom w:val="none" w:sz="0" w:space="0" w:color="auto"/>
                <w:right w:val="none" w:sz="0" w:space="0" w:color="auto"/>
              </w:divBdr>
            </w:div>
            <w:div w:id="1270157582">
              <w:marLeft w:val="0"/>
              <w:marRight w:val="0"/>
              <w:marTop w:val="0"/>
              <w:marBottom w:val="0"/>
              <w:divBdr>
                <w:top w:val="none" w:sz="0" w:space="0" w:color="auto"/>
                <w:left w:val="none" w:sz="0" w:space="0" w:color="auto"/>
                <w:bottom w:val="none" w:sz="0" w:space="0" w:color="auto"/>
                <w:right w:val="none" w:sz="0" w:space="0" w:color="auto"/>
              </w:divBdr>
            </w:div>
            <w:div w:id="1323198457">
              <w:marLeft w:val="0"/>
              <w:marRight w:val="0"/>
              <w:marTop w:val="0"/>
              <w:marBottom w:val="0"/>
              <w:divBdr>
                <w:top w:val="none" w:sz="0" w:space="0" w:color="auto"/>
                <w:left w:val="none" w:sz="0" w:space="0" w:color="auto"/>
                <w:bottom w:val="none" w:sz="0" w:space="0" w:color="auto"/>
                <w:right w:val="none" w:sz="0" w:space="0" w:color="auto"/>
              </w:divBdr>
            </w:div>
            <w:div w:id="1744833032">
              <w:marLeft w:val="0"/>
              <w:marRight w:val="0"/>
              <w:marTop w:val="0"/>
              <w:marBottom w:val="0"/>
              <w:divBdr>
                <w:top w:val="none" w:sz="0" w:space="0" w:color="auto"/>
                <w:left w:val="none" w:sz="0" w:space="0" w:color="auto"/>
                <w:bottom w:val="none" w:sz="0" w:space="0" w:color="auto"/>
                <w:right w:val="none" w:sz="0" w:space="0" w:color="auto"/>
              </w:divBdr>
            </w:div>
            <w:div w:id="1380931614">
              <w:marLeft w:val="0"/>
              <w:marRight w:val="0"/>
              <w:marTop w:val="0"/>
              <w:marBottom w:val="0"/>
              <w:divBdr>
                <w:top w:val="none" w:sz="0" w:space="0" w:color="auto"/>
                <w:left w:val="none" w:sz="0" w:space="0" w:color="auto"/>
                <w:bottom w:val="none" w:sz="0" w:space="0" w:color="auto"/>
                <w:right w:val="none" w:sz="0" w:space="0" w:color="auto"/>
              </w:divBdr>
            </w:div>
            <w:div w:id="150633796">
              <w:marLeft w:val="0"/>
              <w:marRight w:val="0"/>
              <w:marTop w:val="0"/>
              <w:marBottom w:val="0"/>
              <w:divBdr>
                <w:top w:val="none" w:sz="0" w:space="0" w:color="auto"/>
                <w:left w:val="none" w:sz="0" w:space="0" w:color="auto"/>
                <w:bottom w:val="none" w:sz="0" w:space="0" w:color="auto"/>
                <w:right w:val="none" w:sz="0" w:space="0" w:color="auto"/>
              </w:divBdr>
            </w:div>
            <w:div w:id="1494027413">
              <w:marLeft w:val="0"/>
              <w:marRight w:val="0"/>
              <w:marTop w:val="0"/>
              <w:marBottom w:val="0"/>
              <w:divBdr>
                <w:top w:val="none" w:sz="0" w:space="0" w:color="auto"/>
                <w:left w:val="none" w:sz="0" w:space="0" w:color="auto"/>
                <w:bottom w:val="none" w:sz="0" w:space="0" w:color="auto"/>
                <w:right w:val="none" w:sz="0" w:space="0" w:color="auto"/>
              </w:divBdr>
            </w:div>
            <w:div w:id="880941352">
              <w:marLeft w:val="0"/>
              <w:marRight w:val="0"/>
              <w:marTop w:val="0"/>
              <w:marBottom w:val="0"/>
              <w:divBdr>
                <w:top w:val="none" w:sz="0" w:space="0" w:color="auto"/>
                <w:left w:val="none" w:sz="0" w:space="0" w:color="auto"/>
                <w:bottom w:val="none" w:sz="0" w:space="0" w:color="auto"/>
                <w:right w:val="none" w:sz="0" w:space="0" w:color="auto"/>
              </w:divBdr>
            </w:div>
            <w:div w:id="797840724">
              <w:marLeft w:val="0"/>
              <w:marRight w:val="0"/>
              <w:marTop w:val="0"/>
              <w:marBottom w:val="0"/>
              <w:divBdr>
                <w:top w:val="none" w:sz="0" w:space="0" w:color="auto"/>
                <w:left w:val="none" w:sz="0" w:space="0" w:color="auto"/>
                <w:bottom w:val="none" w:sz="0" w:space="0" w:color="auto"/>
                <w:right w:val="none" w:sz="0" w:space="0" w:color="auto"/>
              </w:divBdr>
            </w:div>
            <w:div w:id="927809594">
              <w:marLeft w:val="0"/>
              <w:marRight w:val="0"/>
              <w:marTop w:val="0"/>
              <w:marBottom w:val="0"/>
              <w:divBdr>
                <w:top w:val="none" w:sz="0" w:space="0" w:color="auto"/>
                <w:left w:val="none" w:sz="0" w:space="0" w:color="auto"/>
                <w:bottom w:val="none" w:sz="0" w:space="0" w:color="auto"/>
                <w:right w:val="none" w:sz="0" w:space="0" w:color="auto"/>
              </w:divBdr>
            </w:div>
            <w:div w:id="355428280">
              <w:marLeft w:val="0"/>
              <w:marRight w:val="0"/>
              <w:marTop w:val="0"/>
              <w:marBottom w:val="0"/>
              <w:divBdr>
                <w:top w:val="none" w:sz="0" w:space="0" w:color="auto"/>
                <w:left w:val="none" w:sz="0" w:space="0" w:color="auto"/>
                <w:bottom w:val="none" w:sz="0" w:space="0" w:color="auto"/>
                <w:right w:val="none" w:sz="0" w:space="0" w:color="auto"/>
              </w:divBdr>
            </w:div>
            <w:div w:id="554244423">
              <w:marLeft w:val="0"/>
              <w:marRight w:val="0"/>
              <w:marTop w:val="0"/>
              <w:marBottom w:val="0"/>
              <w:divBdr>
                <w:top w:val="none" w:sz="0" w:space="0" w:color="auto"/>
                <w:left w:val="none" w:sz="0" w:space="0" w:color="auto"/>
                <w:bottom w:val="none" w:sz="0" w:space="0" w:color="auto"/>
                <w:right w:val="none" w:sz="0" w:space="0" w:color="auto"/>
              </w:divBdr>
            </w:div>
            <w:div w:id="1384712262">
              <w:marLeft w:val="0"/>
              <w:marRight w:val="0"/>
              <w:marTop w:val="0"/>
              <w:marBottom w:val="0"/>
              <w:divBdr>
                <w:top w:val="none" w:sz="0" w:space="0" w:color="auto"/>
                <w:left w:val="none" w:sz="0" w:space="0" w:color="auto"/>
                <w:bottom w:val="none" w:sz="0" w:space="0" w:color="auto"/>
                <w:right w:val="none" w:sz="0" w:space="0" w:color="auto"/>
              </w:divBdr>
            </w:div>
            <w:div w:id="1808740125">
              <w:marLeft w:val="0"/>
              <w:marRight w:val="0"/>
              <w:marTop w:val="0"/>
              <w:marBottom w:val="0"/>
              <w:divBdr>
                <w:top w:val="none" w:sz="0" w:space="0" w:color="auto"/>
                <w:left w:val="none" w:sz="0" w:space="0" w:color="auto"/>
                <w:bottom w:val="none" w:sz="0" w:space="0" w:color="auto"/>
                <w:right w:val="none" w:sz="0" w:space="0" w:color="auto"/>
              </w:divBdr>
            </w:div>
            <w:div w:id="143742666">
              <w:marLeft w:val="0"/>
              <w:marRight w:val="0"/>
              <w:marTop w:val="0"/>
              <w:marBottom w:val="0"/>
              <w:divBdr>
                <w:top w:val="none" w:sz="0" w:space="0" w:color="auto"/>
                <w:left w:val="none" w:sz="0" w:space="0" w:color="auto"/>
                <w:bottom w:val="none" w:sz="0" w:space="0" w:color="auto"/>
                <w:right w:val="none" w:sz="0" w:space="0" w:color="auto"/>
              </w:divBdr>
            </w:div>
            <w:div w:id="932477028">
              <w:marLeft w:val="0"/>
              <w:marRight w:val="0"/>
              <w:marTop w:val="0"/>
              <w:marBottom w:val="0"/>
              <w:divBdr>
                <w:top w:val="none" w:sz="0" w:space="0" w:color="auto"/>
                <w:left w:val="none" w:sz="0" w:space="0" w:color="auto"/>
                <w:bottom w:val="none" w:sz="0" w:space="0" w:color="auto"/>
                <w:right w:val="none" w:sz="0" w:space="0" w:color="auto"/>
              </w:divBdr>
            </w:div>
            <w:div w:id="804932803">
              <w:marLeft w:val="0"/>
              <w:marRight w:val="0"/>
              <w:marTop w:val="0"/>
              <w:marBottom w:val="0"/>
              <w:divBdr>
                <w:top w:val="none" w:sz="0" w:space="0" w:color="auto"/>
                <w:left w:val="none" w:sz="0" w:space="0" w:color="auto"/>
                <w:bottom w:val="none" w:sz="0" w:space="0" w:color="auto"/>
                <w:right w:val="none" w:sz="0" w:space="0" w:color="auto"/>
              </w:divBdr>
            </w:div>
            <w:div w:id="45834439">
              <w:marLeft w:val="0"/>
              <w:marRight w:val="0"/>
              <w:marTop w:val="0"/>
              <w:marBottom w:val="0"/>
              <w:divBdr>
                <w:top w:val="none" w:sz="0" w:space="0" w:color="auto"/>
                <w:left w:val="none" w:sz="0" w:space="0" w:color="auto"/>
                <w:bottom w:val="none" w:sz="0" w:space="0" w:color="auto"/>
                <w:right w:val="none" w:sz="0" w:space="0" w:color="auto"/>
              </w:divBdr>
            </w:div>
            <w:div w:id="1781340992">
              <w:marLeft w:val="0"/>
              <w:marRight w:val="0"/>
              <w:marTop w:val="0"/>
              <w:marBottom w:val="0"/>
              <w:divBdr>
                <w:top w:val="none" w:sz="0" w:space="0" w:color="auto"/>
                <w:left w:val="none" w:sz="0" w:space="0" w:color="auto"/>
                <w:bottom w:val="none" w:sz="0" w:space="0" w:color="auto"/>
                <w:right w:val="none" w:sz="0" w:space="0" w:color="auto"/>
              </w:divBdr>
            </w:div>
            <w:div w:id="2094349172">
              <w:marLeft w:val="0"/>
              <w:marRight w:val="0"/>
              <w:marTop w:val="0"/>
              <w:marBottom w:val="0"/>
              <w:divBdr>
                <w:top w:val="none" w:sz="0" w:space="0" w:color="auto"/>
                <w:left w:val="none" w:sz="0" w:space="0" w:color="auto"/>
                <w:bottom w:val="none" w:sz="0" w:space="0" w:color="auto"/>
                <w:right w:val="none" w:sz="0" w:space="0" w:color="auto"/>
              </w:divBdr>
            </w:div>
            <w:div w:id="1690108366">
              <w:marLeft w:val="0"/>
              <w:marRight w:val="0"/>
              <w:marTop w:val="0"/>
              <w:marBottom w:val="0"/>
              <w:divBdr>
                <w:top w:val="none" w:sz="0" w:space="0" w:color="auto"/>
                <w:left w:val="none" w:sz="0" w:space="0" w:color="auto"/>
                <w:bottom w:val="none" w:sz="0" w:space="0" w:color="auto"/>
                <w:right w:val="none" w:sz="0" w:space="0" w:color="auto"/>
              </w:divBdr>
            </w:div>
            <w:div w:id="1411540635">
              <w:marLeft w:val="0"/>
              <w:marRight w:val="0"/>
              <w:marTop w:val="0"/>
              <w:marBottom w:val="0"/>
              <w:divBdr>
                <w:top w:val="none" w:sz="0" w:space="0" w:color="auto"/>
                <w:left w:val="none" w:sz="0" w:space="0" w:color="auto"/>
                <w:bottom w:val="none" w:sz="0" w:space="0" w:color="auto"/>
                <w:right w:val="none" w:sz="0" w:space="0" w:color="auto"/>
              </w:divBdr>
            </w:div>
            <w:div w:id="1709330924">
              <w:marLeft w:val="0"/>
              <w:marRight w:val="0"/>
              <w:marTop w:val="0"/>
              <w:marBottom w:val="0"/>
              <w:divBdr>
                <w:top w:val="none" w:sz="0" w:space="0" w:color="auto"/>
                <w:left w:val="none" w:sz="0" w:space="0" w:color="auto"/>
                <w:bottom w:val="none" w:sz="0" w:space="0" w:color="auto"/>
                <w:right w:val="none" w:sz="0" w:space="0" w:color="auto"/>
              </w:divBdr>
            </w:div>
            <w:div w:id="1679043321">
              <w:marLeft w:val="0"/>
              <w:marRight w:val="0"/>
              <w:marTop w:val="0"/>
              <w:marBottom w:val="0"/>
              <w:divBdr>
                <w:top w:val="none" w:sz="0" w:space="0" w:color="auto"/>
                <w:left w:val="none" w:sz="0" w:space="0" w:color="auto"/>
                <w:bottom w:val="none" w:sz="0" w:space="0" w:color="auto"/>
                <w:right w:val="none" w:sz="0" w:space="0" w:color="auto"/>
              </w:divBdr>
            </w:div>
            <w:div w:id="775566580">
              <w:marLeft w:val="0"/>
              <w:marRight w:val="0"/>
              <w:marTop w:val="0"/>
              <w:marBottom w:val="0"/>
              <w:divBdr>
                <w:top w:val="none" w:sz="0" w:space="0" w:color="auto"/>
                <w:left w:val="none" w:sz="0" w:space="0" w:color="auto"/>
                <w:bottom w:val="none" w:sz="0" w:space="0" w:color="auto"/>
                <w:right w:val="none" w:sz="0" w:space="0" w:color="auto"/>
              </w:divBdr>
            </w:div>
            <w:div w:id="499925922">
              <w:marLeft w:val="0"/>
              <w:marRight w:val="0"/>
              <w:marTop w:val="0"/>
              <w:marBottom w:val="0"/>
              <w:divBdr>
                <w:top w:val="none" w:sz="0" w:space="0" w:color="auto"/>
                <w:left w:val="none" w:sz="0" w:space="0" w:color="auto"/>
                <w:bottom w:val="none" w:sz="0" w:space="0" w:color="auto"/>
                <w:right w:val="none" w:sz="0" w:space="0" w:color="auto"/>
              </w:divBdr>
            </w:div>
            <w:div w:id="834103009">
              <w:marLeft w:val="0"/>
              <w:marRight w:val="0"/>
              <w:marTop w:val="0"/>
              <w:marBottom w:val="0"/>
              <w:divBdr>
                <w:top w:val="none" w:sz="0" w:space="0" w:color="auto"/>
                <w:left w:val="none" w:sz="0" w:space="0" w:color="auto"/>
                <w:bottom w:val="none" w:sz="0" w:space="0" w:color="auto"/>
                <w:right w:val="none" w:sz="0" w:space="0" w:color="auto"/>
              </w:divBdr>
            </w:div>
            <w:div w:id="2102410676">
              <w:marLeft w:val="0"/>
              <w:marRight w:val="0"/>
              <w:marTop w:val="0"/>
              <w:marBottom w:val="0"/>
              <w:divBdr>
                <w:top w:val="none" w:sz="0" w:space="0" w:color="auto"/>
                <w:left w:val="none" w:sz="0" w:space="0" w:color="auto"/>
                <w:bottom w:val="none" w:sz="0" w:space="0" w:color="auto"/>
                <w:right w:val="none" w:sz="0" w:space="0" w:color="auto"/>
              </w:divBdr>
            </w:div>
            <w:div w:id="737434971">
              <w:marLeft w:val="0"/>
              <w:marRight w:val="0"/>
              <w:marTop w:val="0"/>
              <w:marBottom w:val="0"/>
              <w:divBdr>
                <w:top w:val="none" w:sz="0" w:space="0" w:color="auto"/>
                <w:left w:val="none" w:sz="0" w:space="0" w:color="auto"/>
                <w:bottom w:val="none" w:sz="0" w:space="0" w:color="auto"/>
                <w:right w:val="none" w:sz="0" w:space="0" w:color="auto"/>
              </w:divBdr>
            </w:div>
            <w:div w:id="475880518">
              <w:marLeft w:val="0"/>
              <w:marRight w:val="0"/>
              <w:marTop w:val="0"/>
              <w:marBottom w:val="0"/>
              <w:divBdr>
                <w:top w:val="none" w:sz="0" w:space="0" w:color="auto"/>
                <w:left w:val="none" w:sz="0" w:space="0" w:color="auto"/>
                <w:bottom w:val="none" w:sz="0" w:space="0" w:color="auto"/>
                <w:right w:val="none" w:sz="0" w:space="0" w:color="auto"/>
              </w:divBdr>
            </w:div>
            <w:div w:id="99644870">
              <w:marLeft w:val="0"/>
              <w:marRight w:val="0"/>
              <w:marTop w:val="0"/>
              <w:marBottom w:val="0"/>
              <w:divBdr>
                <w:top w:val="none" w:sz="0" w:space="0" w:color="auto"/>
                <w:left w:val="none" w:sz="0" w:space="0" w:color="auto"/>
                <w:bottom w:val="none" w:sz="0" w:space="0" w:color="auto"/>
                <w:right w:val="none" w:sz="0" w:space="0" w:color="auto"/>
              </w:divBdr>
            </w:div>
            <w:div w:id="1196431766">
              <w:marLeft w:val="0"/>
              <w:marRight w:val="0"/>
              <w:marTop w:val="0"/>
              <w:marBottom w:val="0"/>
              <w:divBdr>
                <w:top w:val="none" w:sz="0" w:space="0" w:color="auto"/>
                <w:left w:val="none" w:sz="0" w:space="0" w:color="auto"/>
                <w:bottom w:val="none" w:sz="0" w:space="0" w:color="auto"/>
                <w:right w:val="none" w:sz="0" w:space="0" w:color="auto"/>
              </w:divBdr>
            </w:div>
            <w:div w:id="750811625">
              <w:marLeft w:val="0"/>
              <w:marRight w:val="0"/>
              <w:marTop w:val="0"/>
              <w:marBottom w:val="0"/>
              <w:divBdr>
                <w:top w:val="none" w:sz="0" w:space="0" w:color="auto"/>
                <w:left w:val="none" w:sz="0" w:space="0" w:color="auto"/>
                <w:bottom w:val="none" w:sz="0" w:space="0" w:color="auto"/>
                <w:right w:val="none" w:sz="0" w:space="0" w:color="auto"/>
              </w:divBdr>
            </w:div>
            <w:div w:id="2052534437">
              <w:marLeft w:val="0"/>
              <w:marRight w:val="0"/>
              <w:marTop w:val="0"/>
              <w:marBottom w:val="0"/>
              <w:divBdr>
                <w:top w:val="none" w:sz="0" w:space="0" w:color="auto"/>
                <w:left w:val="none" w:sz="0" w:space="0" w:color="auto"/>
                <w:bottom w:val="none" w:sz="0" w:space="0" w:color="auto"/>
                <w:right w:val="none" w:sz="0" w:space="0" w:color="auto"/>
              </w:divBdr>
            </w:div>
            <w:div w:id="961232083">
              <w:marLeft w:val="0"/>
              <w:marRight w:val="0"/>
              <w:marTop w:val="0"/>
              <w:marBottom w:val="0"/>
              <w:divBdr>
                <w:top w:val="none" w:sz="0" w:space="0" w:color="auto"/>
                <w:left w:val="none" w:sz="0" w:space="0" w:color="auto"/>
                <w:bottom w:val="none" w:sz="0" w:space="0" w:color="auto"/>
                <w:right w:val="none" w:sz="0" w:space="0" w:color="auto"/>
              </w:divBdr>
            </w:div>
            <w:div w:id="2134054448">
              <w:marLeft w:val="0"/>
              <w:marRight w:val="0"/>
              <w:marTop w:val="0"/>
              <w:marBottom w:val="0"/>
              <w:divBdr>
                <w:top w:val="none" w:sz="0" w:space="0" w:color="auto"/>
                <w:left w:val="none" w:sz="0" w:space="0" w:color="auto"/>
                <w:bottom w:val="none" w:sz="0" w:space="0" w:color="auto"/>
                <w:right w:val="none" w:sz="0" w:space="0" w:color="auto"/>
              </w:divBdr>
            </w:div>
            <w:div w:id="1135836271">
              <w:marLeft w:val="0"/>
              <w:marRight w:val="0"/>
              <w:marTop w:val="0"/>
              <w:marBottom w:val="0"/>
              <w:divBdr>
                <w:top w:val="none" w:sz="0" w:space="0" w:color="auto"/>
                <w:left w:val="none" w:sz="0" w:space="0" w:color="auto"/>
                <w:bottom w:val="none" w:sz="0" w:space="0" w:color="auto"/>
                <w:right w:val="none" w:sz="0" w:space="0" w:color="auto"/>
              </w:divBdr>
            </w:div>
            <w:div w:id="1489858690">
              <w:marLeft w:val="0"/>
              <w:marRight w:val="0"/>
              <w:marTop w:val="0"/>
              <w:marBottom w:val="0"/>
              <w:divBdr>
                <w:top w:val="none" w:sz="0" w:space="0" w:color="auto"/>
                <w:left w:val="none" w:sz="0" w:space="0" w:color="auto"/>
                <w:bottom w:val="none" w:sz="0" w:space="0" w:color="auto"/>
                <w:right w:val="none" w:sz="0" w:space="0" w:color="auto"/>
              </w:divBdr>
            </w:div>
            <w:div w:id="1335840912">
              <w:marLeft w:val="0"/>
              <w:marRight w:val="0"/>
              <w:marTop w:val="0"/>
              <w:marBottom w:val="0"/>
              <w:divBdr>
                <w:top w:val="none" w:sz="0" w:space="0" w:color="auto"/>
                <w:left w:val="none" w:sz="0" w:space="0" w:color="auto"/>
                <w:bottom w:val="none" w:sz="0" w:space="0" w:color="auto"/>
                <w:right w:val="none" w:sz="0" w:space="0" w:color="auto"/>
              </w:divBdr>
            </w:div>
            <w:div w:id="1258516166">
              <w:marLeft w:val="0"/>
              <w:marRight w:val="0"/>
              <w:marTop w:val="0"/>
              <w:marBottom w:val="0"/>
              <w:divBdr>
                <w:top w:val="none" w:sz="0" w:space="0" w:color="auto"/>
                <w:left w:val="none" w:sz="0" w:space="0" w:color="auto"/>
                <w:bottom w:val="none" w:sz="0" w:space="0" w:color="auto"/>
                <w:right w:val="none" w:sz="0" w:space="0" w:color="auto"/>
              </w:divBdr>
            </w:div>
            <w:div w:id="1220366283">
              <w:marLeft w:val="0"/>
              <w:marRight w:val="0"/>
              <w:marTop w:val="0"/>
              <w:marBottom w:val="0"/>
              <w:divBdr>
                <w:top w:val="none" w:sz="0" w:space="0" w:color="auto"/>
                <w:left w:val="none" w:sz="0" w:space="0" w:color="auto"/>
                <w:bottom w:val="none" w:sz="0" w:space="0" w:color="auto"/>
                <w:right w:val="none" w:sz="0" w:space="0" w:color="auto"/>
              </w:divBdr>
            </w:div>
            <w:div w:id="730806390">
              <w:marLeft w:val="0"/>
              <w:marRight w:val="0"/>
              <w:marTop w:val="0"/>
              <w:marBottom w:val="0"/>
              <w:divBdr>
                <w:top w:val="none" w:sz="0" w:space="0" w:color="auto"/>
                <w:left w:val="none" w:sz="0" w:space="0" w:color="auto"/>
                <w:bottom w:val="none" w:sz="0" w:space="0" w:color="auto"/>
                <w:right w:val="none" w:sz="0" w:space="0" w:color="auto"/>
              </w:divBdr>
            </w:div>
            <w:div w:id="408307595">
              <w:marLeft w:val="0"/>
              <w:marRight w:val="0"/>
              <w:marTop w:val="0"/>
              <w:marBottom w:val="0"/>
              <w:divBdr>
                <w:top w:val="none" w:sz="0" w:space="0" w:color="auto"/>
                <w:left w:val="none" w:sz="0" w:space="0" w:color="auto"/>
                <w:bottom w:val="none" w:sz="0" w:space="0" w:color="auto"/>
                <w:right w:val="none" w:sz="0" w:space="0" w:color="auto"/>
              </w:divBdr>
            </w:div>
            <w:div w:id="1032610969">
              <w:marLeft w:val="0"/>
              <w:marRight w:val="0"/>
              <w:marTop w:val="0"/>
              <w:marBottom w:val="0"/>
              <w:divBdr>
                <w:top w:val="none" w:sz="0" w:space="0" w:color="auto"/>
                <w:left w:val="none" w:sz="0" w:space="0" w:color="auto"/>
                <w:bottom w:val="none" w:sz="0" w:space="0" w:color="auto"/>
                <w:right w:val="none" w:sz="0" w:space="0" w:color="auto"/>
              </w:divBdr>
            </w:div>
            <w:div w:id="1861551819">
              <w:marLeft w:val="0"/>
              <w:marRight w:val="0"/>
              <w:marTop w:val="0"/>
              <w:marBottom w:val="0"/>
              <w:divBdr>
                <w:top w:val="none" w:sz="0" w:space="0" w:color="auto"/>
                <w:left w:val="none" w:sz="0" w:space="0" w:color="auto"/>
                <w:bottom w:val="none" w:sz="0" w:space="0" w:color="auto"/>
                <w:right w:val="none" w:sz="0" w:space="0" w:color="auto"/>
              </w:divBdr>
            </w:div>
            <w:div w:id="899369665">
              <w:marLeft w:val="0"/>
              <w:marRight w:val="0"/>
              <w:marTop w:val="0"/>
              <w:marBottom w:val="0"/>
              <w:divBdr>
                <w:top w:val="none" w:sz="0" w:space="0" w:color="auto"/>
                <w:left w:val="none" w:sz="0" w:space="0" w:color="auto"/>
                <w:bottom w:val="none" w:sz="0" w:space="0" w:color="auto"/>
                <w:right w:val="none" w:sz="0" w:space="0" w:color="auto"/>
              </w:divBdr>
            </w:div>
            <w:div w:id="2069718454">
              <w:marLeft w:val="0"/>
              <w:marRight w:val="0"/>
              <w:marTop w:val="0"/>
              <w:marBottom w:val="0"/>
              <w:divBdr>
                <w:top w:val="none" w:sz="0" w:space="0" w:color="auto"/>
                <w:left w:val="none" w:sz="0" w:space="0" w:color="auto"/>
                <w:bottom w:val="none" w:sz="0" w:space="0" w:color="auto"/>
                <w:right w:val="none" w:sz="0" w:space="0" w:color="auto"/>
              </w:divBdr>
            </w:div>
            <w:div w:id="611589160">
              <w:marLeft w:val="0"/>
              <w:marRight w:val="0"/>
              <w:marTop w:val="0"/>
              <w:marBottom w:val="0"/>
              <w:divBdr>
                <w:top w:val="none" w:sz="0" w:space="0" w:color="auto"/>
                <w:left w:val="none" w:sz="0" w:space="0" w:color="auto"/>
                <w:bottom w:val="none" w:sz="0" w:space="0" w:color="auto"/>
                <w:right w:val="none" w:sz="0" w:space="0" w:color="auto"/>
              </w:divBdr>
            </w:div>
            <w:div w:id="997149707">
              <w:marLeft w:val="0"/>
              <w:marRight w:val="0"/>
              <w:marTop w:val="0"/>
              <w:marBottom w:val="0"/>
              <w:divBdr>
                <w:top w:val="none" w:sz="0" w:space="0" w:color="auto"/>
                <w:left w:val="none" w:sz="0" w:space="0" w:color="auto"/>
                <w:bottom w:val="none" w:sz="0" w:space="0" w:color="auto"/>
                <w:right w:val="none" w:sz="0" w:space="0" w:color="auto"/>
              </w:divBdr>
            </w:div>
            <w:div w:id="1608582259">
              <w:marLeft w:val="0"/>
              <w:marRight w:val="0"/>
              <w:marTop w:val="0"/>
              <w:marBottom w:val="0"/>
              <w:divBdr>
                <w:top w:val="none" w:sz="0" w:space="0" w:color="auto"/>
                <w:left w:val="none" w:sz="0" w:space="0" w:color="auto"/>
                <w:bottom w:val="none" w:sz="0" w:space="0" w:color="auto"/>
                <w:right w:val="none" w:sz="0" w:space="0" w:color="auto"/>
              </w:divBdr>
            </w:div>
            <w:div w:id="1041057174">
              <w:marLeft w:val="0"/>
              <w:marRight w:val="0"/>
              <w:marTop w:val="0"/>
              <w:marBottom w:val="0"/>
              <w:divBdr>
                <w:top w:val="none" w:sz="0" w:space="0" w:color="auto"/>
                <w:left w:val="none" w:sz="0" w:space="0" w:color="auto"/>
                <w:bottom w:val="none" w:sz="0" w:space="0" w:color="auto"/>
                <w:right w:val="none" w:sz="0" w:space="0" w:color="auto"/>
              </w:divBdr>
            </w:div>
            <w:div w:id="873423969">
              <w:marLeft w:val="0"/>
              <w:marRight w:val="0"/>
              <w:marTop w:val="0"/>
              <w:marBottom w:val="0"/>
              <w:divBdr>
                <w:top w:val="none" w:sz="0" w:space="0" w:color="auto"/>
                <w:left w:val="none" w:sz="0" w:space="0" w:color="auto"/>
                <w:bottom w:val="none" w:sz="0" w:space="0" w:color="auto"/>
                <w:right w:val="none" w:sz="0" w:space="0" w:color="auto"/>
              </w:divBdr>
            </w:div>
            <w:div w:id="1995449076">
              <w:marLeft w:val="0"/>
              <w:marRight w:val="0"/>
              <w:marTop w:val="0"/>
              <w:marBottom w:val="0"/>
              <w:divBdr>
                <w:top w:val="none" w:sz="0" w:space="0" w:color="auto"/>
                <w:left w:val="none" w:sz="0" w:space="0" w:color="auto"/>
                <w:bottom w:val="none" w:sz="0" w:space="0" w:color="auto"/>
                <w:right w:val="none" w:sz="0" w:space="0" w:color="auto"/>
              </w:divBdr>
            </w:div>
            <w:div w:id="1776711309">
              <w:marLeft w:val="0"/>
              <w:marRight w:val="0"/>
              <w:marTop w:val="0"/>
              <w:marBottom w:val="0"/>
              <w:divBdr>
                <w:top w:val="none" w:sz="0" w:space="0" w:color="auto"/>
                <w:left w:val="none" w:sz="0" w:space="0" w:color="auto"/>
                <w:bottom w:val="none" w:sz="0" w:space="0" w:color="auto"/>
                <w:right w:val="none" w:sz="0" w:space="0" w:color="auto"/>
              </w:divBdr>
            </w:div>
            <w:div w:id="915434279">
              <w:marLeft w:val="0"/>
              <w:marRight w:val="0"/>
              <w:marTop w:val="0"/>
              <w:marBottom w:val="0"/>
              <w:divBdr>
                <w:top w:val="none" w:sz="0" w:space="0" w:color="auto"/>
                <w:left w:val="none" w:sz="0" w:space="0" w:color="auto"/>
                <w:bottom w:val="none" w:sz="0" w:space="0" w:color="auto"/>
                <w:right w:val="none" w:sz="0" w:space="0" w:color="auto"/>
              </w:divBdr>
            </w:div>
            <w:div w:id="1292399436">
              <w:marLeft w:val="0"/>
              <w:marRight w:val="0"/>
              <w:marTop w:val="0"/>
              <w:marBottom w:val="0"/>
              <w:divBdr>
                <w:top w:val="none" w:sz="0" w:space="0" w:color="auto"/>
                <w:left w:val="none" w:sz="0" w:space="0" w:color="auto"/>
                <w:bottom w:val="none" w:sz="0" w:space="0" w:color="auto"/>
                <w:right w:val="none" w:sz="0" w:space="0" w:color="auto"/>
              </w:divBdr>
            </w:div>
            <w:div w:id="1242523727">
              <w:marLeft w:val="0"/>
              <w:marRight w:val="0"/>
              <w:marTop w:val="0"/>
              <w:marBottom w:val="0"/>
              <w:divBdr>
                <w:top w:val="none" w:sz="0" w:space="0" w:color="auto"/>
                <w:left w:val="none" w:sz="0" w:space="0" w:color="auto"/>
                <w:bottom w:val="none" w:sz="0" w:space="0" w:color="auto"/>
                <w:right w:val="none" w:sz="0" w:space="0" w:color="auto"/>
              </w:divBdr>
            </w:div>
            <w:div w:id="1159808725">
              <w:marLeft w:val="0"/>
              <w:marRight w:val="0"/>
              <w:marTop w:val="0"/>
              <w:marBottom w:val="0"/>
              <w:divBdr>
                <w:top w:val="none" w:sz="0" w:space="0" w:color="auto"/>
                <w:left w:val="none" w:sz="0" w:space="0" w:color="auto"/>
                <w:bottom w:val="none" w:sz="0" w:space="0" w:color="auto"/>
                <w:right w:val="none" w:sz="0" w:space="0" w:color="auto"/>
              </w:divBdr>
            </w:div>
            <w:div w:id="1681857104">
              <w:marLeft w:val="0"/>
              <w:marRight w:val="0"/>
              <w:marTop w:val="0"/>
              <w:marBottom w:val="0"/>
              <w:divBdr>
                <w:top w:val="none" w:sz="0" w:space="0" w:color="auto"/>
                <w:left w:val="none" w:sz="0" w:space="0" w:color="auto"/>
                <w:bottom w:val="none" w:sz="0" w:space="0" w:color="auto"/>
                <w:right w:val="none" w:sz="0" w:space="0" w:color="auto"/>
              </w:divBdr>
            </w:div>
            <w:div w:id="272711231">
              <w:marLeft w:val="0"/>
              <w:marRight w:val="0"/>
              <w:marTop w:val="0"/>
              <w:marBottom w:val="0"/>
              <w:divBdr>
                <w:top w:val="none" w:sz="0" w:space="0" w:color="auto"/>
                <w:left w:val="none" w:sz="0" w:space="0" w:color="auto"/>
                <w:bottom w:val="none" w:sz="0" w:space="0" w:color="auto"/>
                <w:right w:val="none" w:sz="0" w:space="0" w:color="auto"/>
              </w:divBdr>
            </w:div>
            <w:div w:id="2128041587">
              <w:marLeft w:val="0"/>
              <w:marRight w:val="0"/>
              <w:marTop w:val="0"/>
              <w:marBottom w:val="0"/>
              <w:divBdr>
                <w:top w:val="none" w:sz="0" w:space="0" w:color="auto"/>
                <w:left w:val="none" w:sz="0" w:space="0" w:color="auto"/>
                <w:bottom w:val="none" w:sz="0" w:space="0" w:color="auto"/>
                <w:right w:val="none" w:sz="0" w:space="0" w:color="auto"/>
              </w:divBdr>
            </w:div>
            <w:div w:id="427507163">
              <w:marLeft w:val="0"/>
              <w:marRight w:val="0"/>
              <w:marTop w:val="0"/>
              <w:marBottom w:val="0"/>
              <w:divBdr>
                <w:top w:val="none" w:sz="0" w:space="0" w:color="auto"/>
                <w:left w:val="none" w:sz="0" w:space="0" w:color="auto"/>
                <w:bottom w:val="none" w:sz="0" w:space="0" w:color="auto"/>
                <w:right w:val="none" w:sz="0" w:space="0" w:color="auto"/>
              </w:divBdr>
            </w:div>
            <w:div w:id="396170689">
              <w:marLeft w:val="0"/>
              <w:marRight w:val="0"/>
              <w:marTop w:val="0"/>
              <w:marBottom w:val="0"/>
              <w:divBdr>
                <w:top w:val="none" w:sz="0" w:space="0" w:color="auto"/>
                <w:left w:val="none" w:sz="0" w:space="0" w:color="auto"/>
                <w:bottom w:val="none" w:sz="0" w:space="0" w:color="auto"/>
                <w:right w:val="none" w:sz="0" w:space="0" w:color="auto"/>
              </w:divBdr>
            </w:div>
            <w:div w:id="234559438">
              <w:marLeft w:val="0"/>
              <w:marRight w:val="0"/>
              <w:marTop w:val="0"/>
              <w:marBottom w:val="0"/>
              <w:divBdr>
                <w:top w:val="none" w:sz="0" w:space="0" w:color="auto"/>
                <w:left w:val="none" w:sz="0" w:space="0" w:color="auto"/>
                <w:bottom w:val="none" w:sz="0" w:space="0" w:color="auto"/>
                <w:right w:val="none" w:sz="0" w:space="0" w:color="auto"/>
              </w:divBdr>
            </w:div>
            <w:div w:id="924847062">
              <w:marLeft w:val="0"/>
              <w:marRight w:val="0"/>
              <w:marTop w:val="0"/>
              <w:marBottom w:val="0"/>
              <w:divBdr>
                <w:top w:val="none" w:sz="0" w:space="0" w:color="auto"/>
                <w:left w:val="none" w:sz="0" w:space="0" w:color="auto"/>
                <w:bottom w:val="none" w:sz="0" w:space="0" w:color="auto"/>
                <w:right w:val="none" w:sz="0" w:space="0" w:color="auto"/>
              </w:divBdr>
            </w:div>
            <w:div w:id="621690126">
              <w:marLeft w:val="0"/>
              <w:marRight w:val="0"/>
              <w:marTop w:val="0"/>
              <w:marBottom w:val="0"/>
              <w:divBdr>
                <w:top w:val="none" w:sz="0" w:space="0" w:color="auto"/>
                <w:left w:val="none" w:sz="0" w:space="0" w:color="auto"/>
                <w:bottom w:val="none" w:sz="0" w:space="0" w:color="auto"/>
                <w:right w:val="none" w:sz="0" w:space="0" w:color="auto"/>
              </w:divBdr>
            </w:div>
            <w:div w:id="1806199990">
              <w:marLeft w:val="0"/>
              <w:marRight w:val="0"/>
              <w:marTop w:val="0"/>
              <w:marBottom w:val="0"/>
              <w:divBdr>
                <w:top w:val="none" w:sz="0" w:space="0" w:color="auto"/>
                <w:left w:val="none" w:sz="0" w:space="0" w:color="auto"/>
                <w:bottom w:val="none" w:sz="0" w:space="0" w:color="auto"/>
                <w:right w:val="none" w:sz="0" w:space="0" w:color="auto"/>
              </w:divBdr>
            </w:div>
            <w:div w:id="621621084">
              <w:marLeft w:val="0"/>
              <w:marRight w:val="0"/>
              <w:marTop w:val="0"/>
              <w:marBottom w:val="0"/>
              <w:divBdr>
                <w:top w:val="none" w:sz="0" w:space="0" w:color="auto"/>
                <w:left w:val="none" w:sz="0" w:space="0" w:color="auto"/>
                <w:bottom w:val="none" w:sz="0" w:space="0" w:color="auto"/>
                <w:right w:val="none" w:sz="0" w:space="0" w:color="auto"/>
              </w:divBdr>
            </w:div>
            <w:div w:id="941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465">
      <w:bodyDiv w:val="1"/>
      <w:marLeft w:val="0"/>
      <w:marRight w:val="0"/>
      <w:marTop w:val="0"/>
      <w:marBottom w:val="0"/>
      <w:divBdr>
        <w:top w:val="none" w:sz="0" w:space="0" w:color="auto"/>
        <w:left w:val="none" w:sz="0" w:space="0" w:color="auto"/>
        <w:bottom w:val="none" w:sz="0" w:space="0" w:color="auto"/>
        <w:right w:val="none" w:sz="0" w:space="0" w:color="auto"/>
      </w:divBdr>
      <w:divsChild>
        <w:div w:id="382749812">
          <w:marLeft w:val="0"/>
          <w:marRight w:val="0"/>
          <w:marTop w:val="0"/>
          <w:marBottom w:val="0"/>
          <w:divBdr>
            <w:top w:val="none" w:sz="0" w:space="0" w:color="auto"/>
            <w:left w:val="none" w:sz="0" w:space="0" w:color="auto"/>
            <w:bottom w:val="none" w:sz="0" w:space="0" w:color="auto"/>
            <w:right w:val="none" w:sz="0" w:space="0" w:color="auto"/>
          </w:divBdr>
          <w:divsChild>
            <w:div w:id="1033503792">
              <w:marLeft w:val="0"/>
              <w:marRight w:val="0"/>
              <w:marTop w:val="0"/>
              <w:marBottom w:val="0"/>
              <w:divBdr>
                <w:top w:val="none" w:sz="0" w:space="0" w:color="auto"/>
                <w:left w:val="none" w:sz="0" w:space="0" w:color="auto"/>
                <w:bottom w:val="none" w:sz="0" w:space="0" w:color="auto"/>
                <w:right w:val="none" w:sz="0" w:space="0" w:color="auto"/>
              </w:divBdr>
            </w:div>
            <w:div w:id="459878061">
              <w:marLeft w:val="0"/>
              <w:marRight w:val="0"/>
              <w:marTop w:val="0"/>
              <w:marBottom w:val="0"/>
              <w:divBdr>
                <w:top w:val="none" w:sz="0" w:space="0" w:color="auto"/>
                <w:left w:val="none" w:sz="0" w:space="0" w:color="auto"/>
                <w:bottom w:val="none" w:sz="0" w:space="0" w:color="auto"/>
                <w:right w:val="none" w:sz="0" w:space="0" w:color="auto"/>
              </w:divBdr>
            </w:div>
            <w:div w:id="799614853">
              <w:marLeft w:val="0"/>
              <w:marRight w:val="0"/>
              <w:marTop w:val="0"/>
              <w:marBottom w:val="0"/>
              <w:divBdr>
                <w:top w:val="none" w:sz="0" w:space="0" w:color="auto"/>
                <w:left w:val="none" w:sz="0" w:space="0" w:color="auto"/>
                <w:bottom w:val="none" w:sz="0" w:space="0" w:color="auto"/>
                <w:right w:val="none" w:sz="0" w:space="0" w:color="auto"/>
              </w:divBdr>
            </w:div>
            <w:div w:id="976910564">
              <w:marLeft w:val="0"/>
              <w:marRight w:val="0"/>
              <w:marTop w:val="0"/>
              <w:marBottom w:val="0"/>
              <w:divBdr>
                <w:top w:val="none" w:sz="0" w:space="0" w:color="auto"/>
                <w:left w:val="none" w:sz="0" w:space="0" w:color="auto"/>
                <w:bottom w:val="none" w:sz="0" w:space="0" w:color="auto"/>
                <w:right w:val="none" w:sz="0" w:space="0" w:color="auto"/>
              </w:divBdr>
            </w:div>
            <w:div w:id="1681469857">
              <w:marLeft w:val="0"/>
              <w:marRight w:val="0"/>
              <w:marTop w:val="0"/>
              <w:marBottom w:val="0"/>
              <w:divBdr>
                <w:top w:val="none" w:sz="0" w:space="0" w:color="auto"/>
                <w:left w:val="none" w:sz="0" w:space="0" w:color="auto"/>
                <w:bottom w:val="none" w:sz="0" w:space="0" w:color="auto"/>
                <w:right w:val="none" w:sz="0" w:space="0" w:color="auto"/>
              </w:divBdr>
            </w:div>
            <w:div w:id="2022391315">
              <w:marLeft w:val="0"/>
              <w:marRight w:val="0"/>
              <w:marTop w:val="0"/>
              <w:marBottom w:val="0"/>
              <w:divBdr>
                <w:top w:val="none" w:sz="0" w:space="0" w:color="auto"/>
                <w:left w:val="none" w:sz="0" w:space="0" w:color="auto"/>
                <w:bottom w:val="none" w:sz="0" w:space="0" w:color="auto"/>
                <w:right w:val="none" w:sz="0" w:space="0" w:color="auto"/>
              </w:divBdr>
            </w:div>
            <w:div w:id="1875731933">
              <w:marLeft w:val="0"/>
              <w:marRight w:val="0"/>
              <w:marTop w:val="0"/>
              <w:marBottom w:val="0"/>
              <w:divBdr>
                <w:top w:val="none" w:sz="0" w:space="0" w:color="auto"/>
                <w:left w:val="none" w:sz="0" w:space="0" w:color="auto"/>
                <w:bottom w:val="none" w:sz="0" w:space="0" w:color="auto"/>
                <w:right w:val="none" w:sz="0" w:space="0" w:color="auto"/>
              </w:divBdr>
            </w:div>
            <w:div w:id="1703482531">
              <w:marLeft w:val="0"/>
              <w:marRight w:val="0"/>
              <w:marTop w:val="0"/>
              <w:marBottom w:val="0"/>
              <w:divBdr>
                <w:top w:val="none" w:sz="0" w:space="0" w:color="auto"/>
                <w:left w:val="none" w:sz="0" w:space="0" w:color="auto"/>
                <w:bottom w:val="none" w:sz="0" w:space="0" w:color="auto"/>
                <w:right w:val="none" w:sz="0" w:space="0" w:color="auto"/>
              </w:divBdr>
            </w:div>
            <w:div w:id="1244100469">
              <w:marLeft w:val="0"/>
              <w:marRight w:val="0"/>
              <w:marTop w:val="0"/>
              <w:marBottom w:val="0"/>
              <w:divBdr>
                <w:top w:val="none" w:sz="0" w:space="0" w:color="auto"/>
                <w:left w:val="none" w:sz="0" w:space="0" w:color="auto"/>
                <w:bottom w:val="none" w:sz="0" w:space="0" w:color="auto"/>
                <w:right w:val="none" w:sz="0" w:space="0" w:color="auto"/>
              </w:divBdr>
            </w:div>
            <w:div w:id="1963344045">
              <w:marLeft w:val="0"/>
              <w:marRight w:val="0"/>
              <w:marTop w:val="0"/>
              <w:marBottom w:val="0"/>
              <w:divBdr>
                <w:top w:val="none" w:sz="0" w:space="0" w:color="auto"/>
                <w:left w:val="none" w:sz="0" w:space="0" w:color="auto"/>
                <w:bottom w:val="none" w:sz="0" w:space="0" w:color="auto"/>
                <w:right w:val="none" w:sz="0" w:space="0" w:color="auto"/>
              </w:divBdr>
            </w:div>
            <w:div w:id="1449857000">
              <w:marLeft w:val="0"/>
              <w:marRight w:val="0"/>
              <w:marTop w:val="0"/>
              <w:marBottom w:val="0"/>
              <w:divBdr>
                <w:top w:val="none" w:sz="0" w:space="0" w:color="auto"/>
                <w:left w:val="none" w:sz="0" w:space="0" w:color="auto"/>
                <w:bottom w:val="none" w:sz="0" w:space="0" w:color="auto"/>
                <w:right w:val="none" w:sz="0" w:space="0" w:color="auto"/>
              </w:divBdr>
            </w:div>
            <w:div w:id="1072003935">
              <w:marLeft w:val="0"/>
              <w:marRight w:val="0"/>
              <w:marTop w:val="0"/>
              <w:marBottom w:val="0"/>
              <w:divBdr>
                <w:top w:val="none" w:sz="0" w:space="0" w:color="auto"/>
                <w:left w:val="none" w:sz="0" w:space="0" w:color="auto"/>
                <w:bottom w:val="none" w:sz="0" w:space="0" w:color="auto"/>
                <w:right w:val="none" w:sz="0" w:space="0" w:color="auto"/>
              </w:divBdr>
            </w:div>
            <w:div w:id="480316175">
              <w:marLeft w:val="0"/>
              <w:marRight w:val="0"/>
              <w:marTop w:val="0"/>
              <w:marBottom w:val="0"/>
              <w:divBdr>
                <w:top w:val="none" w:sz="0" w:space="0" w:color="auto"/>
                <w:left w:val="none" w:sz="0" w:space="0" w:color="auto"/>
                <w:bottom w:val="none" w:sz="0" w:space="0" w:color="auto"/>
                <w:right w:val="none" w:sz="0" w:space="0" w:color="auto"/>
              </w:divBdr>
            </w:div>
            <w:div w:id="1416317221">
              <w:marLeft w:val="0"/>
              <w:marRight w:val="0"/>
              <w:marTop w:val="0"/>
              <w:marBottom w:val="0"/>
              <w:divBdr>
                <w:top w:val="none" w:sz="0" w:space="0" w:color="auto"/>
                <w:left w:val="none" w:sz="0" w:space="0" w:color="auto"/>
                <w:bottom w:val="none" w:sz="0" w:space="0" w:color="auto"/>
                <w:right w:val="none" w:sz="0" w:space="0" w:color="auto"/>
              </w:divBdr>
            </w:div>
            <w:div w:id="577207965">
              <w:marLeft w:val="0"/>
              <w:marRight w:val="0"/>
              <w:marTop w:val="0"/>
              <w:marBottom w:val="0"/>
              <w:divBdr>
                <w:top w:val="none" w:sz="0" w:space="0" w:color="auto"/>
                <w:left w:val="none" w:sz="0" w:space="0" w:color="auto"/>
                <w:bottom w:val="none" w:sz="0" w:space="0" w:color="auto"/>
                <w:right w:val="none" w:sz="0" w:space="0" w:color="auto"/>
              </w:divBdr>
            </w:div>
            <w:div w:id="510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4059">
      <w:bodyDiv w:val="1"/>
      <w:marLeft w:val="0"/>
      <w:marRight w:val="0"/>
      <w:marTop w:val="0"/>
      <w:marBottom w:val="0"/>
      <w:divBdr>
        <w:top w:val="none" w:sz="0" w:space="0" w:color="auto"/>
        <w:left w:val="none" w:sz="0" w:space="0" w:color="auto"/>
        <w:bottom w:val="none" w:sz="0" w:space="0" w:color="auto"/>
        <w:right w:val="none" w:sz="0" w:space="0" w:color="auto"/>
      </w:divBdr>
      <w:divsChild>
        <w:div w:id="513690310">
          <w:marLeft w:val="0"/>
          <w:marRight w:val="0"/>
          <w:marTop w:val="0"/>
          <w:marBottom w:val="0"/>
          <w:divBdr>
            <w:top w:val="none" w:sz="0" w:space="0" w:color="auto"/>
            <w:left w:val="none" w:sz="0" w:space="0" w:color="auto"/>
            <w:bottom w:val="none" w:sz="0" w:space="0" w:color="auto"/>
            <w:right w:val="none" w:sz="0" w:space="0" w:color="auto"/>
          </w:divBdr>
          <w:divsChild>
            <w:div w:id="699168733">
              <w:marLeft w:val="0"/>
              <w:marRight w:val="0"/>
              <w:marTop w:val="0"/>
              <w:marBottom w:val="0"/>
              <w:divBdr>
                <w:top w:val="none" w:sz="0" w:space="0" w:color="auto"/>
                <w:left w:val="none" w:sz="0" w:space="0" w:color="auto"/>
                <w:bottom w:val="none" w:sz="0" w:space="0" w:color="auto"/>
                <w:right w:val="none" w:sz="0" w:space="0" w:color="auto"/>
              </w:divBdr>
            </w:div>
            <w:div w:id="36056351">
              <w:marLeft w:val="0"/>
              <w:marRight w:val="0"/>
              <w:marTop w:val="0"/>
              <w:marBottom w:val="0"/>
              <w:divBdr>
                <w:top w:val="none" w:sz="0" w:space="0" w:color="auto"/>
                <w:left w:val="none" w:sz="0" w:space="0" w:color="auto"/>
                <w:bottom w:val="none" w:sz="0" w:space="0" w:color="auto"/>
                <w:right w:val="none" w:sz="0" w:space="0" w:color="auto"/>
              </w:divBdr>
            </w:div>
            <w:div w:id="278029633">
              <w:marLeft w:val="0"/>
              <w:marRight w:val="0"/>
              <w:marTop w:val="0"/>
              <w:marBottom w:val="0"/>
              <w:divBdr>
                <w:top w:val="none" w:sz="0" w:space="0" w:color="auto"/>
                <w:left w:val="none" w:sz="0" w:space="0" w:color="auto"/>
                <w:bottom w:val="none" w:sz="0" w:space="0" w:color="auto"/>
                <w:right w:val="none" w:sz="0" w:space="0" w:color="auto"/>
              </w:divBdr>
            </w:div>
            <w:div w:id="466554447">
              <w:marLeft w:val="0"/>
              <w:marRight w:val="0"/>
              <w:marTop w:val="0"/>
              <w:marBottom w:val="0"/>
              <w:divBdr>
                <w:top w:val="none" w:sz="0" w:space="0" w:color="auto"/>
                <w:left w:val="none" w:sz="0" w:space="0" w:color="auto"/>
                <w:bottom w:val="none" w:sz="0" w:space="0" w:color="auto"/>
                <w:right w:val="none" w:sz="0" w:space="0" w:color="auto"/>
              </w:divBdr>
            </w:div>
            <w:div w:id="108940688">
              <w:marLeft w:val="0"/>
              <w:marRight w:val="0"/>
              <w:marTop w:val="0"/>
              <w:marBottom w:val="0"/>
              <w:divBdr>
                <w:top w:val="none" w:sz="0" w:space="0" w:color="auto"/>
                <w:left w:val="none" w:sz="0" w:space="0" w:color="auto"/>
                <w:bottom w:val="none" w:sz="0" w:space="0" w:color="auto"/>
                <w:right w:val="none" w:sz="0" w:space="0" w:color="auto"/>
              </w:divBdr>
            </w:div>
            <w:div w:id="1044252536">
              <w:marLeft w:val="0"/>
              <w:marRight w:val="0"/>
              <w:marTop w:val="0"/>
              <w:marBottom w:val="0"/>
              <w:divBdr>
                <w:top w:val="none" w:sz="0" w:space="0" w:color="auto"/>
                <w:left w:val="none" w:sz="0" w:space="0" w:color="auto"/>
                <w:bottom w:val="none" w:sz="0" w:space="0" w:color="auto"/>
                <w:right w:val="none" w:sz="0" w:space="0" w:color="auto"/>
              </w:divBdr>
            </w:div>
            <w:div w:id="280108584">
              <w:marLeft w:val="0"/>
              <w:marRight w:val="0"/>
              <w:marTop w:val="0"/>
              <w:marBottom w:val="0"/>
              <w:divBdr>
                <w:top w:val="none" w:sz="0" w:space="0" w:color="auto"/>
                <w:left w:val="none" w:sz="0" w:space="0" w:color="auto"/>
                <w:bottom w:val="none" w:sz="0" w:space="0" w:color="auto"/>
                <w:right w:val="none" w:sz="0" w:space="0" w:color="auto"/>
              </w:divBdr>
            </w:div>
            <w:div w:id="1925921167">
              <w:marLeft w:val="0"/>
              <w:marRight w:val="0"/>
              <w:marTop w:val="0"/>
              <w:marBottom w:val="0"/>
              <w:divBdr>
                <w:top w:val="none" w:sz="0" w:space="0" w:color="auto"/>
                <w:left w:val="none" w:sz="0" w:space="0" w:color="auto"/>
                <w:bottom w:val="none" w:sz="0" w:space="0" w:color="auto"/>
                <w:right w:val="none" w:sz="0" w:space="0" w:color="auto"/>
              </w:divBdr>
            </w:div>
            <w:div w:id="1199733752">
              <w:marLeft w:val="0"/>
              <w:marRight w:val="0"/>
              <w:marTop w:val="0"/>
              <w:marBottom w:val="0"/>
              <w:divBdr>
                <w:top w:val="none" w:sz="0" w:space="0" w:color="auto"/>
                <w:left w:val="none" w:sz="0" w:space="0" w:color="auto"/>
                <w:bottom w:val="none" w:sz="0" w:space="0" w:color="auto"/>
                <w:right w:val="none" w:sz="0" w:space="0" w:color="auto"/>
              </w:divBdr>
            </w:div>
            <w:div w:id="341278276">
              <w:marLeft w:val="0"/>
              <w:marRight w:val="0"/>
              <w:marTop w:val="0"/>
              <w:marBottom w:val="0"/>
              <w:divBdr>
                <w:top w:val="none" w:sz="0" w:space="0" w:color="auto"/>
                <w:left w:val="none" w:sz="0" w:space="0" w:color="auto"/>
                <w:bottom w:val="none" w:sz="0" w:space="0" w:color="auto"/>
                <w:right w:val="none" w:sz="0" w:space="0" w:color="auto"/>
              </w:divBdr>
            </w:div>
            <w:div w:id="450709501">
              <w:marLeft w:val="0"/>
              <w:marRight w:val="0"/>
              <w:marTop w:val="0"/>
              <w:marBottom w:val="0"/>
              <w:divBdr>
                <w:top w:val="none" w:sz="0" w:space="0" w:color="auto"/>
                <w:left w:val="none" w:sz="0" w:space="0" w:color="auto"/>
                <w:bottom w:val="none" w:sz="0" w:space="0" w:color="auto"/>
                <w:right w:val="none" w:sz="0" w:space="0" w:color="auto"/>
              </w:divBdr>
            </w:div>
            <w:div w:id="1134064271">
              <w:marLeft w:val="0"/>
              <w:marRight w:val="0"/>
              <w:marTop w:val="0"/>
              <w:marBottom w:val="0"/>
              <w:divBdr>
                <w:top w:val="none" w:sz="0" w:space="0" w:color="auto"/>
                <w:left w:val="none" w:sz="0" w:space="0" w:color="auto"/>
                <w:bottom w:val="none" w:sz="0" w:space="0" w:color="auto"/>
                <w:right w:val="none" w:sz="0" w:space="0" w:color="auto"/>
              </w:divBdr>
            </w:div>
            <w:div w:id="207643759">
              <w:marLeft w:val="0"/>
              <w:marRight w:val="0"/>
              <w:marTop w:val="0"/>
              <w:marBottom w:val="0"/>
              <w:divBdr>
                <w:top w:val="none" w:sz="0" w:space="0" w:color="auto"/>
                <w:left w:val="none" w:sz="0" w:space="0" w:color="auto"/>
                <w:bottom w:val="none" w:sz="0" w:space="0" w:color="auto"/>
                <w:right w:val="none" w:sz="0" w:space="0" w:color="auto"/>
              </w:divBdr>
            </w:div>
            <w:div w:id="259028064">
              <w:marLeft w:val="0"/>
              <w:marRight w:val="0"/>
              <w:marTop w:val="0"/>
              <w:marBottom w:val="0"/>
              <w:divBdr>
                <w:top w:val="none" w:sz="0" w:space="0" w:color="auto"/>
                <w:left w:val="none" w:sz="0" w:space="0" w:color="auto"/>
                <w:bottom w:val="none" w:sz="0" w:space="0" w:color="auto"/>
                <w:right w:val="none" w:sz="0" w:space="0" w:color="auto"/>
              </w:divBdr>
            </w:div>
            <w:div w:id="567964364">
              <w:marLeft w:val="0"/>
              <w:marRight w:val="0"/>
              <w:marTop w:val="0"/>
              <w:marBottom w:val="0"/>
              <w:divBdr>
                <w:top w:val="none" w:sz="0" w:space="0" w:color="auto"/>
                <w:left w:val="none" w:sz="0" w:space="0" w:color="auto"/>
                <w:bottom w:val="none" w:sz="0" w:space="0" w:color="auto"/>
                <w:right w:val="none" w:sz="0" w:space="0" w:color="auto"/>
              </w:divBdr>
            </w:div>
            <w:div w:id="801994827">
              <w:marLeft w:val="0"/>
              <w:marRight w:val="0"/>
              <w:marTop w:val="0"/>
              <w:marBottom w:val="0"/>
              <w:divBdr>
                <w:top w:val="none" w:sz="0" w:space="0" w:color="auto"/>
                <w:left w:val="none" w:sz="0" w:space="0" w:color="auto"/>
                <w:bottom w:val="none" w:sz="0" w:space="0" w:color="auto"/>
                <w:right w:val="none" w:sz="0" w:space="0" w:color="auto"/>
              </w:divBdr>
            </w:div>
            <w:div w:id="2115976570">
              <w:marLeft w:val="0"/>
              <w:marRight w:val="0"/>
              <w:marTop w:val="0"/>
              <w:marBottom w:val="0"/>
              <w:divBdr>
                <w:top w:val="none" w:sz="0" w:space="0" w:color="auto"/>
                <w:left w:val="none" w:sz="0" w:space="0" w:color="auto"/>
                <w:bottom w:val="none" w:sz="0" w:space="0" w:color="auto"/>
                <w:right w:val="none" w:sz="0" w:space="0" w:color="auto"/>
              </w:divBdr>
            </w:div>
            <w:div w:id="503013503">
              <w:marLeft w:val="0"/>
              <w:marRight w:val="0"/>
              <w:marTop w:val="0"/>
              <w:marBottom w:val="0"/>
              <w:divBdr>
                <w:top w:val="none" w:sz="0" w:space="0" w:color="auto"/>
                <w:left w:val="none" w:sz="0" w:space="0" w:color="auto"/>
                <w:bottom w:val="none" w:sz="0" w:space="0" w:color="auto"/>
                <w:right w:val="none" w:sz="0" w:space="0" w:color="auto"/>
              </w:divBdr>
            </w:div>
            <w:div w:id="323433515">
              <w:marLeft w:val="0"/>
              <w:marRight w:val="0"/>
              <w:marTop w:val="0"/>
              <w:marBottom w:val="0"/>
              <w:divBdr>
                <w:top w:val="none" w:sz="0" w:space="0" w:color="auto"/>
                <w:left w:val="none" w:sz="0" w:space="0" w:color="auto"/>
                <w:bottom w:val="none" w:sz="0" w:space="0" w:color="auto"/>
                <w:right w:val="none" w:sz="0" w:space="0" w:color="auto"/>
              </w:divBdr>
            </w:div>
            <w:div w:id="2111462432">
              <w:marLeft w:val="0"/>
              <w:marRight w:val="0"/>
              <w:marTop w:val="0"/>
              <w:marBottom w:val="0"/>
              <w:divBdr>
                <w:top w:val="none" w:sz="0" w:space="0" w:color="auto"/>
                <w:left w:val="none" w:sz="0" w:space="0" w:color="auto"/>
                <w:bottom w:val="none" w:sz="0" w:space="0" w:color="auto"/>
                <w:right w:val="none" w:sz="0" w:space="0" w:color="auto"/>
              </w:divBdr>
            </w:div>
            <w:div w:id="1763800539">
              <w:marLeft w:val="0"/>
              <w:marRight w:val="0"/>
              <w:marTop w:val="0"/>
              <w:marBottom w:val="0"/>
              <w:divBdr>
                <w:top w:val="none" w:sz="0" w:space="0" w:color="auto"/>
                <w:left w:val="none" w:sz="0" w:space="0" w:color="auto"/>
                <w:bottom w:val="none" w:sz="0" w:space="0" w:color="auto"/>
                <w:right w:val="none" w:sz="0" w:space="0" w:color="auto"/>
              </w:divBdr>
            </w:div>
            <w:div w:id="39401190">
              <w:marLeft w:val="0"/>
              <w:marRight w:val="0"/>
              <w:marTop w:val="0"/>
              <w:marBottom w:val="0"/>
              <w:divBdr>
                <w:top w:val="none" w:sz="0" w:space="0" w:color="auto"/>
                <w:left w:val="none" w:sz="0" w:space="0" w:color="auto"/>
                <w:bottom w:val="none" w:sz="0" w:space="0" w:color="auto"/>
                <w:right w:val="none" w:sz="0" w:space="0" w:color="auto"/>
              </w:divBdr>
            </w:div>
            <w:div w:id="516845661">
              <w:marLeft w:val="0"/>
              <w:marRight w:val="0"/>
              <w:marTop w:val="0"/>
              <w:marBottom w:val="0"/>
              <w:divBdr>
                <w:top w:val="none" w:sz="0" w:space="0" w:color="auto"/>
                <w:left w:val="none" w:sz="0" w:space="0" w:color="auto"/>
                <w:bottom w:val="none" w:sz="0" w:space="0" w:color="auto"/>
                <w:right w:val="none" w:sz="0" w:space="0" w:color="auto"/>
              </w:divBdr>
            </w:div>
            <w:div w:id="1113936040">
              <w:marLeft w:val="0"/>
              <w:marRight w:val="0"/>
              <w:marTop w:val="0"/>
              <w:marBottom w:val="0"/>
              <w:divBdr>
                <w:top w:val="none" w:sz="0" w:space="0" w:color="auto"/>
                <w:left w:val="none" w:sz="0" w:space="0" w:color="auto"/>
                <w:bottom w:val="none" w:sz="0" w:space="0" w:color="auto"/>
                <w:right w:val="none" w:sz="0" w:space="0" w:color="auto"/>
              </w:divBdr>
            </w:div>
            <w:div w:id="1761683393">
              <w:marLeft w:val="0"/>
              <w:marRight w:val="0"/>
              <w:marTop w:val="0"/>
              <w:marBottom w:val="0"/>
              <w:divBdr>
                <w:top w:val="none" w:sz="0" w:space="0" w:color="auto"/>
                <w:left w:val="none" w:sz="0" w:space="0" w:color="auto"/>
                <w:bottom w:val="none" w:sz="0" w:space="0" w:color="auto"/>
                <w:right w:val="none" w:sz="0" w:space="0" w:color="auto"/>
              </w:divBdr>
            </w:div>
            <w:div w:id="543294743">
              <w:marLeft w:val="0"/>
              <w:marRight w:val="0"/>
              <w:marTop w:val="0"/>
              <w:marBottom w:val="0"/>
              <w:divBdr>
                <w:top w:val="none" w:sz="0" w:space="0" w:color="auto"/>
                <w:left w:val="none" w:sz="0" w:space="0" w:color="auto"/>
                <w:bottom w:val="none" w:sz="0" w:space="0" w:color="auto"/>
                <w:right w:val="none" w:sz="0" w:space="0" w:color="auto"/>
              </w:divBdr>
            </w:div>
            <w:div w:id="1441682648">
              <w:marLeft w:val="0"/>
              <w:marRight w:val="0"/>
              <w:marTop w:val="0"/>
              <w:marBottom w:val="0"/>
              <w:divBdr>
                <w:top w:val="none" w:sz="0" w:space="0" w:color="auto"/>
                <w:left w:val="none" w:sz="0" w:space="0" w:color="auto"/>
                <w:bottom w:val="none" w:sz="0" w:space="0" w:color="auto"/>
                <w:right w:val="none" w:sz="0" w:space="0" w:color="auto"/>
              </w:divBdr>
            </w:div>
            <w:div w:id="159929919">
              <w:marLeft w:val="0"/>
              <w:marRight w:val="0"/>
              <w:marTop w:val="0"/>
              <w:marBottom w:val="0"/>
              <w:divBdr>
                <w:top w:val="none" w:sz="0" w:space="0" w:color="auto"/>
                <w:left w:val="none" w:sz="0" w:space="0" w:color="auto"/>
                <w:bottom w:val="none" w:sz="0" w:space="0" w:color="auto"/>
                <w:right w:val="none" w:sz="0" w:space="0" w:color="auto"/>
              </w:divBdr>
            </w:div>
            <w:div w:id="1476532391">
              <w:marLeft w:val="0"/>
              <w:marRight w:val="0"/>
              <w:marTop w:val="0"/>
              <w:marBottom w:val="0"/>
              <w:divBdr>
                <w:top w:val="none" w:sz="0" w:space="0" w:color="auto"/>
                <w:left w:val="none" w:sz="0" w:space="0" w:color="auto"/>
                <w:bottom w:val="none" w:sz="0" w:space="0" w:color="auto"/>
                <w:right w:val="none" w:sz="0" w:space="0" w:color="auto"/>
              </w:divBdr>
            </w:div>
            <w:div w:id="1436903430">
              <w:marLeft w:val="0"/>
              <w:marRight w:val="0"/>
              <w:marTop w:val="0"/>
              <w:marBottom w:val="0"/>
              <w:divBdr>
                <w:top w:val="none" w:sz="0" w:space="0" w:color="auto"/>
                <w:left w:val="none" w:sz="0" w:space="0" w:color="auto"/>
                <w:bottom w:val="none" w:sz="0" w:space="0" w:color="auto"/>
                <w:right w:val="none" w:sz="0" w:space="0" w:color="auto"/>
              </w:divBdr>
            </w:div>
            <w:div w:id="1357273852">
              <w:marLeft w:val="0"/>
              <w:marRight w:val="0"/>
              <w:marTop w:val="0"/>
              <w:marBottom w:val="0"/>
              <w:divBdr>
                <w:top w:val="none" w:sz="0" w:space="0" w:color="auto"/>
                <w:left w:val="none" w:sz="0" w:space="0" w:color="auto"/>
                <w:bottom w:val="none" w:sz="0" w:space="0" w:color="auto"/>
                <w:right w:val="none" w:sz="0" w:space="0" w:color="auto"/>
              </w:divBdr>
            </w:div>
            <w:div w:id="486046552">
              <w:marLeft w:val="0"/>
              <w:marRight w:val="0"/>
              <w:marTop w:val="0"/>
              <w:marBottom w:val="0"/>
              <w:divBdr>
                <w:top w:val="none" w:sz="0" w:space="0" w:color="auto"/>
                <w:left w:val="none" w:sz="0" w:space="0" w:color="auto"/>
                <w:bottom w:val="none" w:sz="0" w:space="0" w:color="auto"/>
                <w:right w:val="none" w:sz="0" w:space="0" w:color="auto"/>
              </w:divBdr>
            </w:div>
            <w:div w:id="2080471919">
              <w:marLeft w:val="0"/>
              <w:marRight w:val="0"/>
              <w:marTop w:val="0"/>
              <w:marBottom w:val="0"/>
              <w:divBdr>
                <w:top w:val="none" w:sz="0" w:space="0" w:color="auto"/>
                <w:left w:val="none" w:sz="0" w:space="0" w:color="auto"/>
                <w:bottom w:val="none" w:sz="0" w:space="0" w:color="auto"/>
                <w:right w:val="none" w:sz="0" w:space="0" w:color="auto"/>
              </w:divBdr>
            </w:div>
            <w:div w:id="64422254">
              <w:marLeft w:val="0"/>
              <w:marRight w:val="0"/>
              <w:marTop w:val="0"/>
              <w:marBottom w:val="0"/>
              <w:divBdr>
                <w:top w:val="none" w:sz="0" w:space="0" w:color="auto"/>
                <w:left w:val="none" w:sz="0" w:space="0" w:color="auto"/>
                <w:bottom w:val="none" w:sz="0" w:space="0" w:color="auto"/>
                <w:right w:val="none" w:sz="0" w:space="0" w:color="auto"/>
              </w:divBdr>
            </w:div>
            <w:div w:id="1310668400">
              <w:marLeft w:val="0"/>
              <w:marRight w:val="0"/>
              <w:marTop w:val="0"/>
              <w:marBottom w:val="0"/>
              <w:divBdr>
                <w:top w:val="none" w:sz="0" w:space="0" w:color="auto"/>
                <w:left w:val="none" w:sz="0" w:space="0" w:color="auto"/>
                <w:bottom w:val="none" w:sz="0" w:space="0" w:color="auto"/>
                <w:right w:val="none" w:sz="0" w:space="0" w:color="auto"/>
              </w:divBdr>
            </w:div>
            <w:div w:id="2142503129">
              <w:marLeft w:val="0"/>
              <w:marRight w:val="0"/>
              <w:marTop w:val="0"/>
              <w:marBottom w:val="0"/>
              <w:divBdr>
                <w:top w:val="none" w:sz="0" w:space="0" w:color="auto"/>
                <w:left w:val="none" w:sz="0" w:space="0" w:color="auto"/>
                <w:bottom w:val="none" w:sz="0" w:space="0" w:color="auto"/>
                <w:right w:val="none" w:sz="0" w:space="0" w:color="auto"/>
              </w:divBdr>
            </w:div>
            <w:div w:id="408623487">
              <w:marLeft w:val="0"/>
              <w:marRight w:val="0"/>
              <w:marTop w:val="0"/>
              <w:marBottom w:val="0"/>
              <w:divBdr>
                <w:top w:val="none" w:sz="0" w:space="0" w:color="auto"/>
                <w:left w:val="none" w:sz="0" w:space="0" w:color="auto"/>
                <w:bottom w:val="none" w:sz="0" w:space="0" w:color="auto"/>
                <w:right w:val="none" w:sz="0" w:space="0" w:color="auto"/>
              </w:divBdr>
            </w:div>
            <w:div w:id="951546230">
              <w:marLeft w:val="0"/>
              <w:marRight w:val="0"/>
              <w:marTop w:val="0"/>
              <w:marBottom w:val="0"/>
              <w:divBdr>
                <w:top w:val="none" w:sz="0" w:space="0" w:color="auto"/>
                <w:left w:val="none" w:sz="0" w:space="0" w:color="auto"/>
                <w:bottom w:val="none" w:sz="0" w:space="0" w:color="auto"/>
                <w:right w:val="none" w:sz="0" w:space="0" w:color="auto"/>
              </w:divBdr>
            </w:div>
            <w:div w:id="2011174741">
              <w:marLeft w:val="0"/>
              <w:marRight w:val="0"/>
              <w:marTop w:val="0"/>
              <w:marBottom w:val="0"/>
              <w:divBdr>
                <w:top w:val="none" w:sz="0" w:space="0" w:color="auto"/>
                <w:left w:val="none" w:sz="0" w:space="0" w:color="auto"/>
                <w:bottom w:val="none" w:sz="0" w:space="0" w:color="auto"/>
                <w:right w:val="none" w:sz="0" w:space="0" w:color="auto"/>
              </w:divBdr>
            </w:div>
            <w:div w:id="925263663">
              <w:marLeft w:val="0"/>
              <w:marRight w:val="0"/>
              <w:marTop w:val="0"/>
              <w:marBottom w:val="0"/>
              <w:divBdr>
                <w:top w:val="none" w:sz="0" w:space="0" w:color="auto"/>
                <w:left w:val="none" w:sz="0" w:space="0" w:color="auto"/>
                <w:bottom w:val="none" w:sz="0" w:space="0" w:color="auto"/>
                <w:right w:val="none" w:sz="0" w:space="0" w:color="auto"/>
              </w:divBdr>
            </w:div>
            <w:div w:id="691691018">
              <w:marLeft w:val="0"/>
              <w:marRight w:val="0"/>
              <w:marTop w:val="0"/>
              <w:marBottom w:val="0"/>
              <w:divBdr>
                <w:top w:val="none" w:sz="0" w:space="0" w:color="auto"/>
                <w:left w:val="none" w:sz="0" w:space="0" w:color="auto"/>
                <w:bottom w:val="none" w:sz="0" w:space="0" w:color="auto"/>
                <w:right w:val="none" w:sz="0" w:space="0" w:color="auto"/>
              </w:divBdr>
            </w:div>
            <w:div w:id="1375277480">
              <w:marLeft w:val="0"/>
              <w:marRight w:val="0"/>
              <w:marTop w:val="0"/>
              <w:marBottom w:val="0"/>
              <w:divBdr>
                <w:top w:val="none" w:sz="0" w:space="0" w:color="auto"/>
                <w:left w:val="none" w:sz="0" w:space="0" w:color="auto"/>
                <w:bottom w:val="none" w:sz="0" w:space="0" w:color="auto"/>
                <w:right w:val="none" w:sz="0" w:space="0" w:color="auto"/>
              </w:divBdr>
            </w:div>
            <w:div w:id="1826819378">
              <w:marLeft w:val="0"/>
              <w:marRight w:val="0"/>
              <w:marTop w:val="0"/>
              <w:marBottom w:val="0"/>
              <w:divBdr>
                <w:top w:val="none" w:sz="0" w:space="0" w:color="auto"/>
                <w:left w:val="none" w:sz="0" w:space="0" w:color="auto"/>
                <w:bottom w:val="none" w:sz="0" w:space="0" w:color="auto"/>
                <w:right w:val="none" w:sz="0" w:space="0" w:color="auto"/>
              </w:divBdr>
            </w:div>
            <w:div w:id="906918470">
              <w:marLeft w:val="0"/>
              <w:marRight w:val="0"/>
              <w:marTop w:val="0"/>
              <w:marBottom w:val="0"/>
              <w:divBdr>
                <w:top w:val="none" w:sz="0" w:space="0" w:color="auto"/>
                <w:left w:val="none" w:sz="0" w:space="0" w:color="auto"/>
                <w:bottom w:val="none" w:sz="0" w:space="0" w:color="auto"/>
                <w:right w:val="none" w:sz="0" w:space="0" w:color="auto"/>
              </w:divBdr>
            </w:div>
            <w:div w:id="1791122079">
              <w:marLeft w:val="0"/>
              <w:marRight w:val="0"/>
              <w:marTop w:val="0"/>
              <w:marBottom w:val="0"/>
              <w:divBdr>
                <w:top w:val="none" w:sz="0" w:space="0" w:color="auto"/>
                <w:left w:val="none" w:sz="0" w:space="0" w:color="auto"/>
                <w:bottom w:val="none" w:sz="0" w:space="0" w:color="auto"/>
                <w:right w:val="none" w:sz="0" w:space="0" w:color="auto"/>
              </w:divBdr>
            </w:div>
            <w:div w:id="794174871">
              <w:marLeft w:val="0"/>
              <w:marRight w:val="0"/>
              <w:marTop w:val="0"/>
              <w:marBottom w:val="0"/>
              <w:divBdr>
                <w:top w:val="none" w:sz="0" w:space="0" w:color="auto"/>
                <w:left w:val="none" w:sz="0" w:space="0" w:color="auto"/>
                <w:bottom w:val="none" w:sz="0" w:space="0" w:color="auto"/>
                <w:right w:val="none" w:sz="0" w:space="0" w:color="auto"/>
              </w:divBdr>
            </w:div>
            <w:div w:id="640160640">
              <w:marLeft w:val="0"/>
              <w:marRight w:val="0"/>
              <w:marTop w:val="0"/>
              <w:marBottom w:val="0"/>
              <w:divBdr>
                <w:top w:val="none" w:sz="0" w:space="0" w:color="auto"/>
                <w:left w:val="none" w:sz="0" w:space="0" w:color="auto"/>
                <w:bottom w:val="none" w:sz="0" w:space="0" w:color="auto"/>
                <w:right w:val="none" w:sz="0" w:space="0" w:color="auto"/>
              </w:divBdr>
            </w:div>
            <w:div w:id="352419501">
              <w:marLeft w:val="0"/>
              <w:marRight w:val="0"/>
              <w:marTop w:val="0"/>
              <w:marBottom w:val="0"/>
              <w:divBdr>
                <w:top w:val="none" w:sz="0" w:space="0" w:color="auto"/>
                <w:left w:val="none" w:sz="0" w:space="0" w:color="auto"/>
                <w:bottom w:val="none" w:sz="0" w:space="0" w:color="auto"/>
                <w:right w:val="none" w:sz="0" w:space="0" w:color="auto"/>
              </w:divBdr>
            </w:div>
            <w:div w:id="1908761650">
              <w:marLeft w:val="0"/>
              <w:marRight w:val="0"/>
              <w:marTop w:val="0"/>
              <w:marBottom w:val="0"/>
              <w:divBdr>
                <w:top w:val="none" w:sz="0" w:space="0" w:color="auto"/>
                <w:left w:val="none" w:sz="0" w:space="0" w:color="auto"/>
                <w:bottom w:val="none" w:sz="0" w:space="0" w:color="auto"/>
                <w:right w:val="none" w:sz="0" w:space="0" w:color="auto"/>
              </w:divBdr>
            </w:div>
            <w:div w:id="1811632935">
              <w:marLeft w:val="0"/>
              <w:marRight w:val="0"/>
              <w:marTop w:val="0"/>
              <w:marBottom w:val="0"/>
              <w:divBdr>
                <w:top w:val="none" w:sz="0" w:space="0" w:color="auto"/>
                <w:left w:val="none" w:sz="0" w:space="0" w:color="auto"/>
                <w:bottom w:val="none" w:sz="0" w:space="0" w:color="auto"/>
                <w:right w:val="none" w:sz="0" w:space="0" w:color="auto"/>
              </w:divBdr>
            </w:div>
            <w:div w:id="653293613">
              <w:marLeft w:val="0"/>
              <w:marRight w:val="0"/>
              <w:marTop w:val="0"/>
              <w:marBottom w:val="0"/>
              <w:divBdr>
                <w:top w:val="none" w:sz="0" w:space="0" w:color="auto"/>
                <w:left w:val="none" w:sz="0" w:space="0" w:color="auto"/>
                <w:bottom w:val="none" w:sz="0" w:space="0" w:color="auto"/>
                <w:right w:val="none" w:sz="0" w:space="0" w:color="auto"/>
              </w:divBdr>
            </w:div>
            <w:div w:id="2028020839">
              <w:marLeft w:val="0"/>
              <w:marRight w:val="0"/>
              <w:marTop w:val="0"/>
              <w:marBottom w:val="0"/>
              <w:divBdr>
                <w:top w:val="none" w:sz="0" w:space="0" w:color="auto"/>
                <w:left w:val="none" w:sz="0" w:space="0" w:color="auto"/>
                <w:bottom w:val="none" w:sz="0" w:space="0" w:color="auto"/>
                <w:right w:val="none" w:sz="0" w:space="0" w:color="auto"/>
              </w:divBdr>
            </w:div>
            <w:div w:id="504784628">
              <w:marLeft w:val="0"/>
              <w:marRight w:val="0"/>
              <w:marTop w:val="0"/>
              <w:marBottom w:val="0"/>
              <w:divBdr>
                <w:top w:val="none" w:sz="0" w:space="0" w:color="auto"/>
                <w:left w:val="none" w:sz="0" w:space="0" w:color="auto"/>
                <w:bottom w:val="none" w:sz="0" w:space="0" w:color="auto"/>
                <w:right w:val="none" w:sz="0" w:space="0" w:color="auto"/>
              </w:divBdr>
            </w:div>
            <w:div w:id="867915553">
              <w:marLeft w:val="0"/>
              <w:marRight w:val="0"/>
              <w:marTop w:val="0"/>
              <w:marBottom w:val="0"/>
              <w:divBdr>
                <w:top w:val="none" w:sz="0" w:space="0" w:color="auto"/>
                <w:left w:val="none" w:sz="0" w:space="0" w:color="auto"/>
                <w:bottom w:val="none" w:sz="0" w:space="0" w:color="auto"/>
                <w:right w:val="none" w:sz="0" w:space="0" w:color="auto"/>
              </w:divBdr>
            </w:div>
            <w:div w:id="903830844">
              <w:marLeft w:val="0"/>
              <w:marRight w:val="0"/>
              <w:marTop w:val="0"/>
              <w:marBottom w:val="0"/>
              <w:divBdr>
                <w:top w:val="none" w:sz="0" w:space="0" w:color="auto"/>
                <w:left w:val="none" w:sz="0" w:space="0" w:color="auto"/>
                <w:bottom w:val="none" w:sz="0" w:space="0" w:color="auto"/>
                <w:right w:val="none" w:sz="0" w:space="0" w:color="auto"/>
              </w:divBdr>
            </w:div>
            <w:div w:id="2037921982">
              <w:marLeft w:val="0"/>
              <w:marRight w:val="0"/>
              <w:marTop w:val="0"/>
              <w:marBottom w:val="0"/>
              <w:divBdr>
                <w:top w:val="none" w:sz="0" w:space="0" w:color="auto"/>
                <w:left w:val="none" w:sz="0" w:space="0" w:color="auto"/>
                <w:bottom w:val="none" w:sz="0" w:space="0" w:color="auto"/>
                <w:right w:val="none" w:sz="0" w:space="0" w:color="auto"/>
              </w:divBdr>
            </w:div>
            <w:div w:id="1806848621">
              <w:marLeft w:val="0"/>
              <w:marRight w:val="0"/>
              <w:marTop w:val="0"/>
              <w:marBottom w:val="0"/>
              <w:divBdr>
                <w:top w:val="none" w:sz="0" w:space="0" w:color="auto"/>
                <w:left w:val="none" w:sz="0" w:space="0" w:color="auto"/>
                <w:bottom w:val="none" w:sz="0" w:space="0" w:color="auto"/>
                <w:right w:val="none" w:sz="0" w:space="0" w:color="auto"/>
              </w:divBdr>
            </w:div>
            <w:div w:id="1027564613">
              <w:marLeft w:val="0"/>
              <w:marRight w:val="0"/>
              <w:marTop w:val="0"/>
              <w:marBottom w:val="0"/>
              <w:divBdr>
                <w:top w:val="none" w:sz="0" w:space="0" w:color="auto"/>
                <w:left w:val="none" w:sz="0" w:space="0" w:color="auto"/>
                <w:bottom w:val="none" w:sz="0" w:space="0" w:color="auto"/>
                <w:right w:val="none" w:sz="0" w:space="0" w:color="auto"/>
              </w:divBdr>
            </w:div>
            <w:div w:id="1302736492">
              <w:marLeft w:val="0"/>
              <w:marRight w:val="0"/>
              <w:marTop w:val="0"/>
              <w:marBottom w:val="0"/>
              <w:divBdr>
                <w:top w:val="none" w:sz="0" w:space="0" w:color="auto"/>
                <w:left w:val="none" w:sz="0" w:space="0" w:color="auto"/>
                <w:bottom w:val="none" w:sz="0" w:space="0" w:color="auto"/>
                <w:right w:val="none" w:sz="0" w:space="0" w:color="auto"/>
              </w:divBdr>
            </w:div>
            <w:div w:id="1850678411">
              <w:marLeft w:val="0"/>
              <w:marRight w:val="0"/>
              <w:marTop w:val="0"/>
              <w:marBottom w:val="0"/>
              <w:divBdr>
                <w:top w:val="none" w:sz="0" w:space="0" w:color="auto"/>
                <w:left w:val="none" w:sz="0" w:space="0" w:color="auto"/>
                <w:bottom w:val="none" w:sz="0" w:space="0" w:color="auto"/>
                <w:right w:val="none" w:sz="0" w:space="0" w:color="auto"/>
              </w:divBdr>
            </w:div>
            <w:div w:id="2138601956">
              <w:marLeft w:val="0"/>
              <w:marRight w:val="0"/>
              <w:marTop w:val="0"/>
              <w:marBottom w:val="0"/>
              <w:divBdr>
                <w:top w:val="none" w:sz="0" w:space="0" w:color="auto"/>
                <w:left w:val="none" w:sz="0" w:space="0" w:color="auto"/>
                <w:bottom w:val="none" w:sz="0" w:space="0" w:color="auto"/>
                <w:right w:val="none" w:sz="0" w:space="0" w:color="auto"/>
              </w:divBdr>
            </w:div>
            <w:div w:id="1423259037">
              <w:marLeft w:val="0"/>
              <w:marRight w:val="0"/>
              <w:marTop w:val="0"/>
              <w:marBottom w:val="0"/>
              <w:divBdr>
                <w:top w:val="none" w:sz="0" w:space="0" w:color="auto"/>
                <w:left w:val="none" w:sz="0" w:space="0" w:color="auto"/>
                <w:bottom w:val="none" w:sz="0" w:space="0" w:color="auto"/>
                <w:right w:val="none" w:sz="0" w:space="0" w:color="auto"/>
              </w:divBdr>
            </w:div>
            <w:div w:id="1763641922">
              <w:marLeft w:val="0"/>
              <w:marRight w:val="0"/>
              <w:marTop w:val="0"/>
              <w:marBottom w:val="0"/>
              <w:divBdr>
                <w:top w:val="none" w:sz="0" w:space="0" w:color="auto"/>
                <w:left w:val="none" w:sz="0" w:space="0" w:color="auto"/>
                <w:bottom w:val="none" w:sz="0" w:space="0" w:color="auto"/>
                <w:right w:val="none" w:sz="0" w:space="0" w:color="auto"/>
              </w:divBdr>
            </w:div>
            <w:div w:id="176310296">
              <w:marLeft w:val="0"/>
              <w:marRight w:val="0"/>
              <w:marTop w:val="0"/>
              <w:marBottom w:val="0"/>
              <w:divBdr>
                <w:top w:val="none" w:sz="0" w:space="0" w:color="auto"/>
                <w:left w:val="none" w:sz="0" w:space="0" w:color="auto"/>
                <w:bottom w:val="none" w:sz="0" w:space="0" w:color="auto"/>
                <w:right w:val="none" w:sz="0" w:space="0" w:color="auto"/>
              </w:divBdr>
            </w:div>
            <w:div w:id="1629235606">
              <w:marLeft w:val="0"/>
              <w:marRight w:val="0"/>
              <w:marTop w:val="0"/>
              <w:marBottom w:val="0"/>
              <w:divBdr>
                <w:top w:val="none" w:sz="0" w:space="0" w:color="auto"/>
                <w:left w:val="none" w:sz="0" w:space="0" w:color="auto"/>
                <w:bottom w:val="none" w:sz="0" w:space="0" w:color="auto"/>
                <w:right w:val="none" w:sz="0" w:space="0" w:color="auto"/>
              </w:divBdr>
            </w:div>
            <w:div w:id="1664121109">
              <w:marLeft w:val="0"/>
              <w:marRight w:val="0"/>
              <w:marTop w:val="0"/>
              <w:marBottom w:val="0"/>
              <w:divBdr>
                <w:top w:val="none" w:sz="0" w:space="0" w:color="auto"/>
                <w:left w:val="none" w:sz="0" w:space="0" w:color="auto"/>
                <w:bottom w:val="none" w:sz="0" w:space="0" w:color="auto"/>
                <w:right w:val="none" w:sz="0" w:space="0" w:color="auto"/>
              </w:divBdr>
            </w:div>
            <w:div w:id="1095322735">
              <w:marLeft w:val="0"/>
              <w:marRight w:val="0"/>
              <w:marTop w:val="0"/>
              <w:marBottom w:val="0"/>
              <w:divBdr>
                <w:top w:val="none" w:sz="0" w:space="0" w:color="auto"/>
                <w:left w:val="none" w:sz="0" w:space="0" w:color="auto"/>
                <w:bottom w:val="none" w:sz="0" w:space="0" w:color="auto"/>
                <w:right w:val="none" w:sz="0" w:space="0" w:color="auto"/>
              </w:divBdr>
            </w:div>
            <w:div w:id="1623532493">
              <w:marLeft w:val="0"/>
              <w:marRight w:val="0"/>
              <w:marTop w:val="0"/>
              <w:marBottom w:val="0"/>
              <w:divBdr>
                <w:top w:val="none" w:sz="0" w:space="0" w:color="auto"/>
                <w:left w:val="none" w:sz="0" w:space="0" w:color="auto"/>
                <w:bottom w:val="none" w:sz="0" w:space="0" w:color="auto"/>
                <w:right w:val="none" w:sz="0" w:space="0" w:color="auto"/>
              </w:divBdr>
            </w:div>
            <w:div w:id="1902982490">
              <w:marLeft w:val="0"/>
              <w:marRight w:val="0"/>
              <w:marTop w:val="0"/>
              <w:marBottom w:val="0"/>
              <w:divBdr>
                <w:top w:val="none" w:sz="0" w:space="0" w:color="auto"/>
                <w:left w:val="none" w:sz="0" w:space="0" w:color="auto"/>
                <w:bottom w:val="none" w:sz="0" w:space="0" w:color="auto"/>
                <w:right w:val="none" w:sz="0" w:space="0" w:color="auto"/>
              </w:divBdr>
            </w:div>
            <w:div w:id="1489905728">
              <w:marLeft w:val="0"/>
              <w:marRight w:val="0"/>
              <w:marTop w:val="0"/>
              <w:marBottom w:val="0"/>
              <w:divBdr>
                <w:top w:val="none" w:sz="0" w:space="0" w:color="auto"/>
                <w:left w:val="none" w:sz="0" w:space="0" w:color="auto"/>
                <w:bottom w:val="none" w:sz="0" w:space="0" w:color="auto"/>
                <w:right w:val="none" w:sz="0" w:space="0" w:color="auto"/>
              </w:divBdr>
            </w:div>
            <w:div w:id="1156414640">
              <w:marLeft w:val="0"/>
              <w:marRight w:val="0"/>
              <w:marTop w:val="0"/>
              <w:marBottom w:val="0"/>
              <w:divBdr>
                <w:top w:val="none" w:sz="0" w:space="0" w:color="auto"/>
                <w:left w:val="none" w:sz="0" w:space="0" w:color="auto"/>
                <w:bottom w:val="none" w:sz="0" w:space="0" w:color="auto"/>
                <w:right w:val="none" w:sz="0" w:space="0" w:color="auto"/>
              </w:divBdr>
            </w:div>
            <w:div w:id="623535744">
              <w:marLeft w:val="0"/>
              <w:marRight w:val="0"/>
              <w:marTop w:val="0"/>
              <w:marBottom w:val="0"/>
              <w:divBdr>
                <w:top w:val="none" w:sz="0" w:space="0" w:color="auto"/>
                <w:left w:val="none" w:sz="0" w:space="0" w:color="auto"/>
                <w:bottom w:val="none" w:sz="0" w:space="0" w:color="auto"/>
                <w:right w:val="none" w:sz="0" w:space="0" w:color="auto"/>
              </w:divBdr>
            </w:div>
            <w:div w:id="1543397720">
              <w:marLeft w:val="0"/>
              <w:marRight w:val="0"/>
              <w:marTop w:val="0"/>
              <w:marBottom w:val="0"/>
              <w:divBdr>
                <w:top w:val="none" w:sz="0" w:space="0" w:color="auto"/>
                <w:left w:val="none" w:sz="0" w:space="0" w:color="auto"/>
                <w:bottom w:val="none" w:sz="0" w:space="0" w:color="auto"/>
                <w:right w:val="none" w:sz="0" w:space="0" w:color="auto"/>
              </w:divBdr>
            </w:div>
            <w:div w:id="151065573">
              <w:marLeft w:val="0"/>
              <w:marRight w:val="0"/>
              <w:marTop w:val="0"/>
              <w:marBottom w:val="0"/>
              <w:divBdr>
                <w:top w:val="none" w:sz="0" w:space="0" w:color="auto"/>
                <w:left w:val="none" w:sz="0" w:space="0" w:color="auto"/>
                <w:bottom w:val="none" w:sz="0" w:space="0" w:color="auto"/>
                <w:right w:val="none" w:sz="0" w:space="0" w:color="auto"/>
              </w:divBdr>
            </w:div>
            <w:div w:id="1030104938">
              <w:marLeft w:val="0"/>
              <w:marRight w:val="0"/>
              <w:marTop w:val="0"/>
              <w:marBottom w:val="0"/>
              <w:divBdr>
                <w:top w:val="none" w:sz="0" w:space="0" w:color="auto"/>
                <w:left w:val="none" w:sz="0" w:space="0" w:color="auto"/>
                <w:bottom w:val="none" w:sz="0" w:space="0" w:color="auto"/>
                <w:right w:val="none" w:sz="0" w:space="0" w:color="auto"/>
              </w:divBdr>
            </w:div>
            <w:div w:id="242879216">
              <w:marLeft w:val="0"/>
              <w:marRight w:val="0"/>
              <w:marTop w:val="0"/>
              <w:marBottom w:val="0"/>
              <w:divBdr>
                <w:top w:val="none" w:sz="0" w:space="0" w:color="auto"/>
                <w:left w:val="none" w:sz="0" w:space="0" w:color="auto"/>
                <w:bottom w:val="none" w:sz="0" w:space="0" w:color="auto"/>
                <w:right w:val="none" w:sz="0" w:space="0" w:color="auto"/>
              </w:divBdr>
            </w:div>
            <w:div w:id="341199815">
              <w:marLeft w:val="0"/>
              <w:marRight w:val="0"/>
              <w:marTop w:val="0"/>
              <w:marBottom w:val="0"/>
              <w:divBdr>
                <w:top w:val="none" w:sz="0" w:space="0" w:color="auto"/>
                <w:left w:val="none" w:sz="0" w:space="0" w:color="auto"/>
                <w:bottom w:val="none" w:sz="0" w:space="0" w:color="auto"/>
                <w:right w:val="none" w:sz="0" w:space="0" w:color="auto"/>
              </w:divBdr>
            </w:div>
            <w:div w:id="753549277">
              <w:marLeft w:val="0"/>
              <w:marRight w:val="0"/>
              <w:marTop w:val="0"/>
              <w:marBottom w:val="0"/>
              <w:divBdr>
                <w:top w:val="none" w:sz="0" w:space="0" w:color="auto"/>
                <w:left w:val="none" w:sz="0" w:space="0" w:color="auto"/>
                <w:bottom w:val="none" w:sz="0" w:space="0" w:color="auto"/>
                <w:right w:val="none" w:sz="0" w:space="0" w:color="auto"/>
              </w:divBdr>
            </w:div>
            <w:div w:id="424888275">
              <w:marLeft w:val="0"/>
              <w:marRight w:val="0"/>
              <w:marTop w:val="0"/>
              <w:marBottom w:val="0"/>
              <w:divBdr>
                <w:top w:val="none" w:sz="0" w:space="0" w:color="auto"/>
                <w:left w:val="none" w:sz="0" w:space="0" w:color="auto"/>
                <w:bottom w:val="none" w:sz="0" w:space="0" w:color="auto"/>
                <w:right w:val="none" w:sz="0" w:space="0" w:color="auto"/>
              </w:divBdr>
            </w:div>
            <w:div w:id="2031760235">
              <w:marLeft w:val="0"/>
              <w:marRight w:val="0"/>
              <w:marTop w:val="0"/>
              <w:marBottom w:val="0"/>
              <w:divBdr>
                <w:top w:val="none" w:sz="0" w:space="0" w:color="auto"/>
                <w:left w:val="none" w:sz="0" w:space="0" w:color="auto"/>
                <w:bottom w:val="none" w:sz="0" w:space="0" w:color="auto"/>
                <w:right w:val="none" w:sz="0" w:space="0" w:color="auto"/>
              </w:divBdr>
            </w:div>
            <w:div w:id="660894726">
              <w:marLeft w:val="0"/>
              <w:marRight w:val="0"/>
              <w:marTop w:val="0"/>
              <w:marBottom w:val="0"/>
              <w:divBdr>
                <w:top w:val="none" w:sz="0" w:space="0" w:color="auto"/>
                <w:left w:val="none" w:sz="0" w:space="0" w:color="auto"/>
                <w:bottom w:val="none" w:sz="0" w:space="0" w:color="auto"/>
                <w:right w:val="none" w:sz="0" w:space="0" w:color="auto"/>
              </w:divBdr>
            </w:div>
            <w:div w:id="7398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5833">
      <w:bodyDiv w:val="1"/>
      <w:marLeft w:val="0"/>
      <w:marRight w:val="0"/>
      <w:marTop w:val="0"/>
      <w:marBottom w:val="0"/>
      <w:divBdr>
        <w:top w:val="none" w:sz="0" w:space="0" w:color="auto"/>
        <w:left w:val="none" w:sz="0" w:space="0" w:color="auto"/>
        <w:bottom w:val="none" w:sz="0" w:space="0" w:color="auto"/>
        <w:right w:val="none" w:sz="0" w:space="0" w:color="auto"/>
      </w:divBdr>
      <w:divsChild>
        <w:div w:id="357118807">
          <w:marLeft w:val="0"/>
          <w:marRight w:val="0"/>
          <w:marTop w:val="0"/>
          <w:marBottom w:val="0"/>
          <w:divBdr>
            <w:top w:val="none" w:sz="0" w:space="0" w:color="auto"/>
            <w:left w:val="none" w:sz="0" w:space="0" w:color="auto"/>
            <w:bottom w:val="none" w:sz="0" w:space="0" w:color="auto"/>
            <w:right w:val="none" w:sz="0" w:space="0" w:color="auto"/>
          </w:divBdr>
          <w:divsChild>
            <w:div w:id="334647358">
              <w:marLeft w:val="0"/>
              <w:marRight w:val="0"/>
              <w:marTop w:val="0"/>
              <w:marBottom w:val="0"/>
              <w:divBdr>
                <w:top w:val="none" w:sz="0" w:space="0" w:color="auto"/>
                <w:left w:val="none" w:sz="0" w:space="0" w:color="auto"/>
                <w:bottom w:val="none" w:sz="0" w:space="0" w:color="auto"/>
                <w:right w:val="none" w:sz="0" w:space="0" w:color="auto"/>
              </w:divBdr>
            </w:div>
            <w:div w:id="2130933732">
              <w:marLeft w:val="0"/>
              <w:marRight w:val="0"/>
              <w:marTop w:val="0"/>
              <w:marBottom w:val="0"/>
              <w:divBdr>
                <w:top w:val="none" w:sz="0" w:space="0" w:color="auto"/>
                <w:left w:val="none" w:sz="0" w:space="0" w:color="auto"/>
                <w:bottom w:val="none" w:sz="0" w:space="0" w:color="auto"/>
                <w:right w:val="none" w:sz="0" w:space="0" w:color="auto"/>
              </w:divBdr>
            </w:div>
            <w:div w:id="529607708">
              <w:marLeft w:val="0"/>
              <w:marRight w:val="0"/>
              <w:marTop w:val="0"/>
              <w:marBottom w:val="0"/>
              <w:divBdr>
                <w:top w:val="none" w:sz="0" w:space="0" w:color="auto"/>
                <w:left w:val="none" w:sz="0" w:space="0" w:color="auto"/>
                <w:bottom w:val="none" w:sz="0" w:space="0" w:color="auto"/>
                <w:right w:val="none" w:sz="0" w:space="0" w:color="auto"/>
              </w:divBdr>
            </w:div>
            <w:div w:id="1435591566">
              <w:marLeft w:val="0"/>
              <w:marRight w:val="0"/>
              <w:marTop w:val="0"/>
              <w:marBottom w:val="0"/>
              <w:divBdr>
                <w:top w:val="none" w:sz="0" w:space="0" w:color="auto"/>
                <w:left w:val="none" w:sz="0" w:space="0" w:color="auto"/>
                <w:bottom w:val="none" w:sz="0" w:space="0" w:color="auto"/>
                <w:right w:val="none" w:sz="0" w:space="0" w:color="auto"/>
              </w:divBdr>
            </w:div>
            <w:div w:id="1874343057">
              <w:marLeft w:val="0"/>
              <w:marRight w:val="0"/>
              <w:marTop w:val="0"/>
              <w:marBottom w:val="0"/>
              <w:divBdr>
                <w:top w:val="none" w:sz="0" w:space="0" w:color="auto"/>
                <w:left w:val="none" w:sz="0" w:space="0" w:color="auto"/>
                <w:bottom w:val="none" w:sz="0" w:space="0" w:color="auto"/>
                <w:right w:val="none" w:sz="0" w:space="0" w:color="auto"/>
              </w:divBdr>
            </w:div>
            <w:div w:id="1040280584">
              <w:marLeft w:val="0"/>
              <w:marRight w:val="0"/>
              <w:marTop w:val="0"/>
              <w:marBottom w:val="0"/>
              <w:divBdr>
                <w:top w:val="none" w:sz="0" w:space="0" w:color="auto"/>
                <w:left w:val="none" w:sz="0" w:space="0" w:color="auto"/>
                <w:bottom w:val="none" w:sz="0" w:space="0" w:color="auto"/>
                <w:right w:val="none" w:sz="0" w:space="0" w:color="auto"/>
              </w:divBdr>
            </w:div>
            <w:div w:id="489173426">
              <w:marLeft w:val="0"/>
              <w:marRight w:val="0"/>
              <w:marTop w:val="0"/>
              <w:marBottom w:val="0"/>
              <w:divBdr>
                <w:top w:val="none" w:sz="0" w:space="0" w:color="auto"/>
                <w:left w:val="none" w:sz="0" w:space="0" w:color="auto"/>
                <w:bottom w:val="none" w:sz="0" w:space="0" w:color="auto"/>
                <w:right w:val="none" w:sz="0" w:space="0" w:color="auto"/>
              </w:divBdr>
            </w:div>
            <w:div w:id="293605064">
              <w:marLeft w:val="0"/>
              <w:marRight w:val="0"/>
              <w:marTop w:val="0"/>
              <w:marBottom w:val="0"/>
              <w:divBdr>
                <w:top w:val="none" w:sz="0" w:space="0" w:color="auto"/>
                <w:left w:val="none" w:sz="0" w:space="0" w:color="auto"/>
                <w:bottom w:val="none" w:sz="0" w:space="0" w:color="auto"/>
                <w:right w:val="none" w:sz="0" w:space="0" w:color="auto"/>
              </w:divBdr>
            </w:div>
            <w:div w:id="308366718">
              <w:marLeft w:val="0"/>
              <w:marRight w:val="0"/>
              <w:marTop w:val="0"/>
              <w:marBottom w:val="0"/>
              <w:divBdr>
                <w:top w:val="none" w:sz="0" w:space="0" w:color="auto"/>
                <w:left w:val="none" w:sz="0" w:space="0" w:color="auto"/>
                <w:bottom w:val="none" w:sz="0" w:space="0" w:color="auto"/>
                <w:right w:val="none" w:sz="0" w:space="0" w:color="auto"/>
              </w:divBdr>
            </w:div>
            <w:div w:id="1962571053">
              <w:marLeft w:val="0"/>
              <w:marRight w:val="0"/>
              <w:marTop w:val="0"/>
              <w:marBottom w:val="0"/>
              <w:divBdr>
                <w:top w:val="none" w:sz="0" w:space="0" w:color="auto"/>
                <w:left w:val="none" w:sz="0" w:space="0" w:color="auto"/>
                <w:bottom w:val="none" w:sz="0" w:space="0" w:color="auto"/>
                <w:right w:val="none" w:sz="0" w:space="0" w:color="auto"/>
              </w:divBdr>
            </w:div>
            <w:div w:id="1632898578">
              <w:marLeft w:val="0"/>
              <w:marRight w:val="0"/>
              <w:marTop w:val="0"/>
              <w:marBottom w:val="0"/>
              <w:divBdr>
                <w:top w:val="none" w:sz="0" w:space="0" w:color="auto"/>
                <w:left w:val="none" w:sz="0" w:space="0" w:color="auto"/>
                <w:bottom w:val="none" w:sz="0" w:space="0" w:color="auto"/>
                <w:right w:val="none" w:sz="0" w:space="0" w:color="auto"/>
              </w:divBdr>
            </w:div>
            <w:div w:id="1529291379">
              <w:marLeft w:val="0"/>
              <w:marRight w:val="0"/>
              <w:marTop w:val="0"/>
              <w:marBottom w:val="0"/>
              <w:divBdr>
                <w:top w:val="none" w:sz="0" w:space="0" w:color="auto"/>
                <w:left w:val="none" w:sz="0" w:space="0" w:color="auto"/>
                <w:bottom w:val="none" w:sz="0" w:space="0" w:color="auto"/>
                <w:right w:val="none" w:sz="0" w:space="0" w:color="auto"/>
              </w:divBdr>
            </w:div>
            <w:div w:id="7790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2527">
      <w:bodyDiv w:val="1"/>
      <w:marLeft w:val="0"/>
      <w:marRight w:val="0"/>
      <w:marTop w:val="0"/>
      <w:marBottom w:val="0"/>
      <w:divBdr>
        <w:top w:val="none" w:sz="0" w:space="0" w:color="auto"/>
        <w:left w:val="none" w:sz="0" w:space="0" w:color="auto"/>
        <w:bottom w:val="none" w:sz="0" w:space="0" w:color="auto"/>
        <w:right w:val="none" w:sz="0" w:space="0" w:color="auto"/>
      </w:divBdr>
      <w:divsChild>
        <w:div w:id="50690198">
          <w:marLeft w:val="0"/>
          <w:marRight w:val="0"/>
          <w:marTop w:val="0"/>
          <w:marBottom w:val="0"/>
          <w:divBdr>
            <w:top w:val="none" w:sz="0" w:space="0" w:color="auto"/>
            <w:left w:val="none" w:sz="0" w:space="0" w:color="auto"/>
            <w:bottom w:val="none" w:sz="0" w:space="0" w:color="auto"/>
            <w:right w:val="none" w:sz="0" w:space="0" w:color="auto"/>
          </w:divBdr>
          <w:divsChild>
            <w:div w:id="410082537">
              <w:marLeft w:val="0"/>
              <w:marRight w:val="0"/>
              <w:marTop w:val="0"/>
              <w:marBottom w:val="0"/>
              <w:divBdr>
                <w:top w:val="none" w:sz="0" w:space="0" w:color="auto"/>
                <w:left w:val="none" w:sz="0" w:space="0" w:color="auto"/>
                <w:bottom w:val="none" w:sz="0" w:space="0" w:color="auto"/>
                <w:right w:val="none" w:sz="0" w:space="0" w:color="auto"/>
              </w:divBdr>
            </w:div>
            <w:div w:id="171720642">
              <w:marLeft w:val="0"/>
              <w:marRight w:val="0"/>
              <w:marTop w:val="0"/>
              <w:marBottom w:val="0"/>
              <w:divBdr>
                <w:top w:val="none" w:sz="0" w:space="0" w:color="auto"/>
                <w:left w:val="none" w:sz="0" w:space="0" w:color="auto"/>
                <w:bottom w:val="none" w:sz="0" w:space="0" w:color="auto"/>
                <w:right w:val="none" w:sz="0" w:space="0" w:color="auto"/>
              </w:divBdr>
            </w:div>
            <w:div w:id="238255249">
              <w:marLeft w:val="0"/>
              <w:marRight w:val="0"/>
              <w:marTop w:val="0"/>
              <w:marBottom w:val="0"/>
              <w:divBdr>
                <w:top w:val="none" w:sz="0" w:space="0" w:color="auto"/>
                <w:left w:val="none" w:sz="0" w:space="0" w:color="auto"/>
                <w:bottom w:val="none" w:sz="0" w:space="0" w:color="auto"/>
                <w:right w:val="none" w:sz="0" w:space="0" w:color="auto"/>
              </w:divBdr>
            </w:div>
            <w:div w:id="1994749297">
              <w:marLeft w:val="0"/>
              <w:marRight w:val="0"/>
              <w:marTop w:val="0"/>
              <w:marBottom w:val="0"/>
              <w:divBdr>
                <w:top w:val="none" w:sz="0" w:space="0" w:color="auto"/>
                <w:left w:val="none" w:sz="0" w:space="0" w:color="auto"/>
                <w:bottom w:val="none" w:sz="0" w:space="0" w:color="auto"/>
                <w:right w:val="none" w:sz="0" w:space="0" w:color="auto"/>
              </w:divBdr>
            </w:div>
            <w:div w:id="347756409">
              <w:marLeft w:val="0"/>
              <w:marRight w:val="0"/>
              <w:marTop w:val="0"/>
              <w:marBottom w:val="0"/>
              <w:divBdr>
                <w:top w:val="none" w:sz="0" w:space="0" w:color="auto"/>
                <w:left w:val="none" w:sz="0" w:space="0" w:color="auto"/>
                <w:bottom w:val="none" w:sz="0" w:space="0" w:color="auto"/>
                <w:right w:val="none" w:sz="0" w:space="0" w:color="auto"/>
              </w:divBdr>
            </w:div>
            <w:div w:id="1729110449">
              <w:marLeft w:val="0"/>
              <w:marRight w:val="0"/>
              <w:marTop w:val="0"/>
              <w:marBottom w:val="0"/>
              <w:divBdr>
                <w:top w:val="none" w:sz="0" w:space="0" w:color="auto"/>
                <w:left w:val="none" w:sz="0" w:space="0" w:color="auto"/>
                <w:bottom w:val="none" w:sz="0" w:space="0" w:color="auto"/>
                <w:right w:val="none" w:sz="0" w:space="0" w:color="auto"/>
              </w:divBdr>
            </w:div>
            <w:div w:id="560756630">
              <w:marLeft w:val="0"/>
              <w:marRight w:val="0"/>
              <w:marTop w:val="0"/>
              <w:marBottom w:val="0"/>
              <w:divBdr>
                <w:top w:val="none" w:sz="0" w:space="0" w:color="auto"/>
                <w:left w:val="none" w:sz="0" w:space="0" w:color="auto"/>
                <w:bottom w:val="none" w:sz="0" w:space="0" w:color="auto"/>
                <w:right w:val="none" w:sz="0" w:space="0" w:color="auto"/>
              </w:divBdr>
            </w:div>
            <w:div w:id="1629512780">
              <w:marLeft w:val="0"/>
              <w:marRight w:val="0"/>
              <w:marTop w:val="0"/>
              <w:marBottom w:val="0"/>
              <w:divBdr>
                <w:top w:val="none" w:sz="0" w:space="0" w:color="auto"/>
                <w:left w:val="none" w:sz="0" w:space="0" w:color="auto"/>
                <w:bottom w:val="none" w:sz="0" w:space="0" w:color="auto"/>
                <w:right w:val="none" w:sz="0" w:space="0" w:color="auto"/>
              </w:divBdr>
            </w:div>
            <w:div w:id="1535002684">
              <w:marLeft w:val="0"/>
              <w:marRight w:val="0"/>
              <w:marTop w:val="0"/>
              <w:marBottom w:val="0"/>
              <w:divBdr>
                <w:top w:val="none" w:sz="0" w:space="0" w:color="auto"/>
                <w:left w:val="none" w:sz="0" w:space="0" w:color="auto"/>
                <w:bottom w:val="none" w:sz="0" w:space="0" w:color="auto"/>
                <w:right w:val="none" w:sz="0" w:space="0" w:color="auto"/>
              </w:divBdr>
            </w:div>
            <w:div w:id="1438332904">
              <w:marLeft w:val="0"/>
              <w:marRight w:val="0"/>
              <w:marTop w:val="0"/>
              <w:marBottom w:val="0"/>
              <w:divBdr>
                <w:top w:val="none" w:sz="0" w:space="0" w:color="auto"/>
                <w:left w:val="none" w:sz="0" w:space="0" w:color="auto"/>
                <w:bottom w:val="none" w:sz="0" w:space="0" w:color="auto"/>
                <w:right w:val="none" w:sz="0" w:space="0" w:color="auto"/>
              </w:divBdr>
            </w:div>
            <w:div w:id="1445269776">
              <w:marLeft w:val="0"/>
              <w:marRight w:val="0"/>
              <w:marTop w:val="0"/>
              <w:marBottom w:val="0"/>
              <w:divBdr>
                <w:top w:val="none" w:sz="0" w:space="0" w:color="auto"/>
                <w:left w:val="none" w:sz="0" w:space="0" w:color="auto"/>
                <w:bottom w:val="none" w:sz="0" w:space="0" w:color="auto"/>
                <w:right w:val="none" w:sz="0" w:space="0" w:color="auto"/>
              </w:divBdr>
            </w:div>
            <w:div w:id="447431923">
              <w:marLeft w:val="0"/>
              <w:marRight w:val="0"/>
              <w:marTop w:val="0"/>
              <w:marBottom w:val="0"/>
              <w:divBdr>
                <w:top w:val="none" w:sz="0" w:space="0" w:color="auto"/>
                <w:left w:val="none" w:sz="0" w:space="0" w:color="auto"/>
                <w:bottom w:val="none" w:sz="0" w:space="0" w:color="auto"/>
                <w:right w:val="none" w:sz="0" w:space="0" w:color="auto"/>
              </w:divBdr>
            </w:div>
            <w:div w:id="1257208682">
              <w:marLeft w:val="0"/>
              <w:marRight w:val="0"/>
              <w:marTop w:val="0"/>
              <w:marBottom w:val="0"/>
              <w:divBdr>
                <w:top w:val="none" w:sz="0" w:space="0" w:color="auto"/>
                <w:left w:val="none" w:sz="0" w:space="0" w:color="auto"/>
                <w:bottom w:val="none" w:sz="0" w:space="0" w:color="auto"/>
                <w:right w:val="none" w:sz="0" w:space="0" w:color="auto"/>
              </w:divBdr>
            </w:div>
            <w:div w:id="1151752840">
              <w:marLeft w:val="0"/>
              <w:marRight w:val="0"/>
              <w:marTop w:val="0"/>
              <w:marBottom w:val="0"/>
              <w:divBdr>
                <w:top w:val="none" w:sz="0" w:space="0" w:color="auto"/>
                <w:left w:val="none" w:sz="0" w:space="0" w:color="auto"/>
                <w:bottom w:val="none" w:sz="0" w:space="0" w:color="auto"/>
                <w:right w:val="none" w:sz="0" w:space="0" w:color="auto"/>
              </w:divBdr>
            </w:div>
            <w:div w:id="993216027">
              <w:marLeft w:val="0"/>
              <w:marRight w:val="0"/>
              <w:marTop w:val="0"/>
              <w:marBottom w:val="0"/>
              <w:divBdr>
                <w:top w:val="none" w:sz="0" w:space="0" w:color="auto"/>
                <w:left w:val="none" w:sz="0" w:space="0" w:color="auto"/>
                <w:bottom w:val="none" w:sz="0" w:space="0" w:color="auto"/>
                <w:right w:val="none" w:sz="0" w:space="0" w:color="auto"/>
              </w:divBdr>
            </w:div>
            <w:div w:id="338776727">
              <w:marLeft w:val="0"/>
              <w:marRight w:val="0"/>
              <w:marTop w:val="0"/>
              <w:marBottom w:val="0"/>
              <w:divBdr>
                <w:top w:val="none" w:sz="0" w:space="0" w:color="auto"/>
                <w:left w:val="none" w:sz="0" w:space="0" w:color="auto"/>
                <w:bottom w:val="none" w:sz="0" w:space="0" w:color="auto"/>
                <w:right w:val="none" w:sz="0" w:space="0" w:color="auto"/>
              </w:divBdr>
            </w:div>
            <w:div w:id="25175874">
              <w:marLeft w:val="0"/>
              <w:marRight w:val="0"/>
              <w:marTop w:val="0"/>
              <w:marBottom w:val="0"/>
              <w:divBdr>
                <w:top w:val="none" w:sz="0" w:space="0" w:color="auto"/>
                <w:left w:val="none" w:sz="0" w:space="0" w:color="auto"/>
                <w:bottom w:val="none" w:sz="0" w:space="0" w:color="auto"/>
                <w:right w:val="none" w:sz="0" w:space="0" w:color="auto"/>
              </w:divBdr>
            </w:div>
            <w:div w:id="466170677">
              <w:marLeft w:val="0"/>
              <w:marRight w:val="0"/>
              <w:marTop w:val="0"/>
              <w:marBottom w:val="0"/>
              <w:divBdr>
                <w:top w:val="none" w:sz="0" w:space="0" w:color="auto"/>
                <w:left w:val="none" w:sz="0" w:space="0" w:color="auto"/>
                <w:bottom w:val="none" w:sz="0" w:space="0" w:color="auto"/>
                <w:right w:val="none" w:sz="0" w:space="0" w:color="auto"/>
              </w:divBdr>
            </w:div>
            <w:div w:id="76751121">
              <w:marLeft w:val="0"/>
              <w:marRight w:val="0"/>
              <w:marTop w:val="0"/>
              <w:marBottom w:val="0"/>
              <w:divBdr>
                <w:top w:val="none" w:sz="0" w:space="0" w:color="auto"/>
                <w:left w:val="none" w:sz="0" w:space="0" w:color="auto"/>
                <w:bottom w:val="none" w:sz="0" w:space="0" w:color="auto"/>
                <w:right w:val="none" w:sz="0" w:space="0" w:color="auto"/>
              </w:divBdr>
            </w:div>
            <w:div w:id="318965063">
              <w:marLeft w:val="0"/>
              <w:marRight w:val="0"/>
              <w:marTop w:val="0"/>
              <w:marBottom w:val="0"/>
              <w:divBdr>
                <w:top w:val="none" w:sz="0" w:space="0" w:color="auto"/>
                <w:left w:val="none" w:sz="0" w:space="0" w:color="auto"/>
                <w:bottom w:val="none" w:sz="0" w:space="0" w:color="auto"/>
                <w:right w:val="none" w:sz="0" w:space="0" w:color="auto"/>
              </w:divBdr>
            </w:div>
            <w:div w:id="1953589858">
              <w:marLeft w:val="0"/>
              <w:marRight w:val="0"/>
              <w:marTop w:val="0"/>
              <w:marBottom w:val="0"/>
              <w:divBdr>
                <w:top w:val="none" w:sz="0" w:space="0" w:color="auto"/>
                <w:left w:val="none" w:sz="0" w:space="0" w:color="auto"/>
                <w:bottom w:val="none" w:sz="0" w:space="0" w:color="auto"/>
                <w:right w:val="none" w:sz="0" w:space="0" w:color="auto"/>
              </w:divBdr>
            </w:div>
            <w:div w:id="1250849553">
              <w:marLeft w:val="0"/>
              <w:marRight w:val="0"/>
              <w:marTop w:val="0"/>
              <w:marBottom w:val="0"/>
              <w:divBdr>
                <w:top w:val="none" w:sz="0" w:space="0" w:color="auto"/>
                <w:left w:val="none" w:sz="0" w:space="0" w:color="auto"/>
                <w:bottom w:val="none" w:sz="0" w:space="0" w:color="auto"/>
                <w:right w:val="none" w:sz="0" w:space="0" w:color="auto"/>
              </w:divBdr>
            </w:div>
            <w:div w:id="1935091754">
              <w:marLeft w:val="0"/>
              <w:marRight w:val="0"/>
              <w:marTop w:val="0"/>
              <w:marBottom w:val="0"/>
              <w:divBdr>
                <w:top w:val="none" w:sz="0" w:space="0" w:color="auto"/>
                <w:left w:val="none" w:sz="0" w:space="0" w:color="auto"/>
                <w:bottom w:val="none" w:sz="0" w:space="0" w:color="auto"/>
                <w:right w:val="none" w:sz="0" w:space="0" w:color="auto"/>
              </w:divBdr>
            </w:div>
            <w:div w:id="1891116126">
              <w:marLeft w:val="0"/>
              <w:marRight w:val="0"/>
              <w:marTop w:val="0"/>
              <w:marBottom w:val="0"/>
              <w:divBdr>
                <w:top w:val="none" w:sz="0" w:space="0" w:color="auto"/>
                <w:left w:val="none" w:sz="0" w:space="0" w:color="auto"/>
                <w:bottom w:val="none" w:sz="0" w:space="0" w:color="auto"/>
                <w:right w:val="none" w:sz="0" w:space="0" w:color="auto"/>
              </w:divBdr>
            </w:div>
            <w:div w:id="1162966993">
              <w:marLeft w:val="0"/>
              <w:marRight w:val="0"/>
              <w:marTop w:val="0"/>
              <w:marBottom w:val="0"/>
              <w:divBdr>
                <w:top w:val="none" w:sz="0" w:space="0" w:color="auto"/>
                <w:left w:val="none" w:sz="0" w:space="0" w:color="auto"/>
                <w:bottom w:val="none" w:sz="0" w:space="0" w:color="auto"/>
                <w:right w:val="none" w:sz="0" w:space="0" w:color="auto"/>
              </w:divBdr>
            </w:div>
            <w:div w:id="682320869">
              <w:marLeft w:val="0"/>
              <w:marRight w:val="0"/>
              <w:marTop w:val="0"/>
              <w:marBottom w:val="0"/>
              <w:divBdr>
                <w:top w:val="none" w:sz="0" w:space="0" w:color="auto"/>
                <w:left w:val="none" w:sz="0" w:space="0" w:color="auto"/>
                <w:bottom w:val="none" w:sz="0" w:space="0" w:color="auto"/>
                <w:right w:val="none" w:sz="0" w:space="0" w:color="auto"/>
              </w:divBdr>
            </w:div>
            <w:div w:id="1915777302">
              <w:marLeft w:val="0"/>
              <w:marRight w:val="0"/>
              <w:marTop w:val="0"/>
              <w:marBottom w:val="0"/>
              <w:divBdr>
                <w:top w:val="none" w:sz="0" w:space="0" w:color="auto"/>
                <w:left w:val="none" w:sz="0" w:space="0" w:color="auto"/>
                <w:bottom w:val="none" w:sz="0" w:space="0" w:color="auto"/>
                <w:right w:val="none" w:sz="0" w:space="0" w:color="auto"/>
              </w:divBdr>
            </w:div>
            <w:div w:id="2071269592">
              <w:marLeft w:val="0"/>
              <w:marRight w:val="0"/>
              <w:marTop w:val="0"/>
              <w:marBottom w:val="0"/>
              <w:divBdr>
                <w:top w:val="none" w:sz="0" w:space="0" w:color="auto"/>
                <w:left w:val="none" w:sz="0" w:space="0" w:color="auto"/>
                <w:bottom w:val="none" w:sz="0" w:space="0" w:color="auto"/>
                <w:right w:val="none" w:sz="0" w:space="0" w:color="auto"/>
              </w:divBdr>
            </w:div>
            <w:div w:id="829059074">
              <w:marLeft w:val="0"/>
              <w:marRight w:val="0"/>
              <w:marTop w:val="0"/>
              <w:marBottom w:val="0"/>
              <w:divBdr>
                <w:top w:val="none" w:sz="0" w:space="0" w:color="auto"/>
                <w:left w:val="none" w:sz="0" w:space="0" w:color="auto"/>
                <w:bottom w:val="none" w:sz="0" w:space="0" w:color="auto"/>
                <w:right w:val="none" w:sz="0" w:space="0" w:color="auto"/>
              </w:divBdr>
            </w:div>
            <w:div w:id="749693623">
              <w:marLeft w:val="0"/>
              <w:marRight w:val="0"/>
              <w:marTop w:val="0"/>
              <w:marBottom w:val="0"/>
              <w:divBdr>
                <w:top w:val="none" w:sz="0" w:space="0" w:color="auto"/>
                <w:left w:val="none" w:sz="0" w:space="0" w:color="auto"/>
                <w:bottom w:val="none" w:sz="0" w:space="0" w:color="auto"/>
                <w:right w:val="none" w:sz="0" w:space="0" w:color="auto"/>
              </w:divBdr>
            </w:div>
            <w:div w:id="264457478">
              <w:marLeft w:val="0"/>
              <w:marRight w:val="0"/>
              <w:marTop w:val="0"/>
              <w:marBottom w:val="0"/>
              <w:divBdr>
                <w:top w:val="none" w:sz="0" w:space="0" w:color="auto"/>
                <w:left w:val="none" w:sz="0" w:space="0" w:color="auto"/>
                <w:bottom w:val="none" w:sz="0" w:space="0" w:color="auto"/>
                <w:right w:val="none" w:sz="0" w:space="0" w:color="auto"/>
              </w:divBdr>
            </w:div>
            <w:div w:id="1889342606">
              <w:marLeft w:val="0"/>
              <w:marRight w:val="0"/>
              <w:marTop w:val="0"/>
              <w:marBottom w:val="0"/>
              <w:divBdr>
                <w:top w:val="none" w:sz="0" w:space="0" w:color="auto"/>
                <w:left w:val="none" w:sz="0" w:space="0" w:color="auto"/>
                <w:bottom w:val="none" w:sz="0" w:space="0" w:color="auto"/>
                <w:right w:val="none" w:sz="0" w:space="0" w:color="auto"/>
              </w:divBdr>
            </w:div>
            <w:div w:id="743338112">
              <w:marLeft w:val="0"/>
              <w:marRight w:val="0"/>
              <w:marTop w:val="0"/>
              <w:marBottom w:val="0"/>
              <w:divBdr>
                <w:top w:val="none" w:sz="0" w:space="0" w:color="auto"/>
                <w:left w:val="none" w:sz="0" w:space="0" w:color="auto"/>
                <w:bottom w:val="none" w:sz="0" w:space="0" w:color="auto"/>
                <w:right w:val="none" w:sz="0" w:space="0" w:color="auto"/>
              </w:divBdr>
            </w:div>
            <w:div w:id="2099673096">
              <w:marLeft w:val="0"/>
              <w:marRight w:val="0"/>
              <w:marTop w:val="0"/>
              <w:marBottom w:val="0"/>
              <w:divBdr>
                <w:top w:val="none" w:sz="0" w:space="0" w:color="auto"/>
                <w:left w:val="none" w:sz="0" w:space="0" w:color="auto"/>
                <w:bottom w:val="none" w:sz="0" w:space="0" w:color="auto"/>
                <w:right w:val="none" w:sz="0" w:space="0" w:color="auto"/>
              </w:divBdr>
            </w:div>
            <w:div w:id="2028484490">
              <w:marLeft w:val="0"/>
              <w:marRight w:val="0"/>
              <w:marTop w:val="0"/>
              <w:marBottom w:val="0"/>
              <w:divBdr>
                <w:top w:val="none" w:sz="0" w:space="0" w:color="auto"/>
                <w:left w:val="none" w:sz="0" w:space="0" w:color="auto"/>
                <w:bottom w:val="none" w:sz="0" w:space="0" w:color="auto"/>
                <w:right w:val="none" w:sz="0" w:space="0" w:color="auto"/>
              </w:divBdr>
            </w:div>
            <w:div w:id="1414929715">
              <w:marLeft w:val="0"/>
              <w:marRight w:val="0"/>
              <w:marTop w:val="0"/>
              <w:marBottom w:val="0"/>
              <w:divBdr>
                <w:top w:val="none" w:sz="0" w:space="0" w:color="auto"/>
                <w:left w:val="none" w:sz="0" w:space="0" w:color="auto"/>
                <w:bottom w:val="none" w:sz="0" w:space="0" w:color="auto"/>
                <w:right w:val="none" w:sz="0" w:space="0" w:color="auto"/>
              </w:divBdr>
            </w:div>
            <w:div w:id="1160776921">
              <w:marLeft w:val="0"/>
              <w:marRight w:val="0"/>
              <w:marTop w:val="0"/>
              <w:marBottom w:val="0"/>
              <w:divBdr>
                <w:top w:val="none" w:sz="0" w:space="0" w:color="auto"/>
                <w:left w:val="none" w:sz="0" w:space="0" w:color="auto"/>
                <w:bottom w:val="none" w:sz="0" w:space="0" w:color="auto"/>
                <w:right w:val="none" w:sz="0" w:space="0" w:color="auto"/>
              </w:divBdr>
            </w:div>
            <w:div w:id="2011447833">
              <w:marLeft w:val="0"/>
              <w:marRight w:val="0"/>
              <w:marTop w:val="0"/>
              <w:marBottom w:val="0"/>
              <w:divBdr>
                <w:top w:val="none" w:sz="0" w:space="0" w:color="auto"/>
                <w:left w:val="none" w:sz="0" w:space="0" w:color="auto"/>
                <w:bottom w:val="none" w:sz="0" w:space="0" w:color="auto"/>
                <w:right w:val="none" w:sz="0" w:space="0" w:color="auto"/>
              </w:divBdr>
            </w:div>
            <w:div w:id="1183587366">
              <w:marLeft w:val="0"/>
              <w:marRight w:val="0"/>
              <w:marTop w:val="0"/>
              <w:marBottom w:val="0"/>
              <w:divBdr>
                <w:top w:val="none" w:sz="0" w:space="0" w:color="auto"/>
                <w:left w:val="none" w:sz="0" w:space="0" w:color="auto"/>
                <w:bottom w:val="none" w:sz="0" w:space="0" w:color="auto"/>
                <w:right w:val="none" w:sz="0" w:space="0" w:color="auto"/>
              </w:divBdr>
            </w:div>
            <w:div w:id="2049455010">
              <w:marLeft w:val="0"/>
              <w:marRight w:val="0"/>
              <w:marTop w:val="0"/>
              <w:marBottom w:val="0"/>
              <w:divBdr>
                <w:top w:val="none" w:sz="0" w:space="0" w:color="auto"/>
                <w:left w:val="none" w:sz="0" w:space="0" w:color="auto"/>
                <w:bottom w:val="none" w:sz="0" w:space="0" w:color="auto"/>
                <w:right w:val="none" w:sz="0" w:space="0" w:color="auto"/>
              </w:divBdr>
            </w:div>
            <w:div w:id="1672878804">
              <w:marLeft w:val="0"/>
              <w:marRight w:val="0"/>
              <w:marTop w:val="0"/>
              <w:marBottom w:val="0"/>
              <w:divBdr>
                <w:top w:val="none" w:sz="0" w:space="0" w:color="auto"/>
                <w:left w:val="none" w:sz="0" w:space="0" w:color="auto"/>
                <w:bottom w:val="none" w:sz="0" w:space="0" w:color="auto"/>
                <w:right w:val="none" w:sz="0" w:space="0" w:color="auto"/>
              </w:divBdr>
            </w:div>
            <w:div w:id="1030301887">
              <w:marLeft w:val="0"/>
              <w:marRight w:val="0"/>
              <w:marTop w:val="0"/>
              <w:marBottom w:val="0"/>
              <w:divBdr>
                <w:top w:val="none" w:sz="0" w:space="0" w:color="auto"/>
                <w:left w:val="none" w:sz="0" w:space="0" w:color="auto"/>
                <w:bottom w:val="none" w:sz="0" w:space="0" w:color="auto"/>
                <w:right w:val="none" w:sz="0" w:space="0" w:color="auto"/>
              </w:divBdr>
            </w:div>
            <w:div w:id="858278775">
              <w:marLeft w:val="0"/>
              <w:marRight w:val="0"/>
              <w:marTop w:val="0"/>
              <w:marBottom w:val="0"/>
              <w:divBdr>
                <w:top w:val="none" w:sz="0" w:space="0" w:color="auto"/>
                <w:left w:val="none" w:sz="0" w:space="0" w:color="auto"/>
                <w:bottom w:val="none" w:sz="0" w:space="0" w:color="auto"/>
                <w:right w:val="none" w:sz="0" w:space="0" w:color="auto"/>
              </w:divBdr>
            </w:div>
            <w:div w:id="971598825">
              <w:marLeft w:val="0"/>
              <w:marRight w:val="0"/>
              <w:marTop w:val="0"/>
              <w:marBottom w:val="0"/>
              <w:divBdr>
                <w:top w:val="none" w:sz="0" w:space="0" w:color="auto"/>
                <w:left w:val="none" w:sz="0" w:space="0" w:color="auto"/>
                <w:bottom w:val="none" w:sz="0" w:space="0" w:color="auto"/>
                <w:right w:val="none" w:sz="0" w:space="0" w:color="auto"/>
              </w:divBdr>
            </w:div>
            <w:div w:id="1827936668">
              <w:marLeft w:val="0"/>
              <w:marRight w:val="0"/>
              <w:marTop w:val="0"/>
              <w:marBottom w:val="0"/>
              <w:divBdr>
                <w:top w:val="none" w:sz="0" w:space="0" w:color="auto"/>
                <w:left w:val="none" w:sz="0" w:space="0" w:color="auto"/>
                <w:bottom w:val="none" w:sz="0" w:space="0" w:color="auto"/>
                <w:right w:val="none" w:sz="0" w:space="0" w:color="auto"/>
              </w:divBdr>
            </w:div>
            <w:div w:id="31655810">
              <w:marLeft w:val="0"/>
              <w:marRight w:val="0"/>
              <w:marTop w:val="0"/>
              <w:marBottom w:val="0"/>
              <w:divBdr>
                <w:top w:val="none" w:sz="0" w:space="0" w:color="auto"/>
                <w:left w:val="none" w:sz="0" w:space="0" w:color="auto"/>
                <w:bottom w:val="none" w:sz="0" w:space="0" w:color="auto"/>
                <w:right w:val="none" w:sz="0" w:space="0" w:color="auto"/>
              </w:divBdr>
            </w:div>
            <w:div w:id="203443157">
              <w:marLeft w:val="0"/>
              <w:marRight w:val="0"/>
              <w:marTop w:val="0"/>
              <w:marBottom w:val="0"/>
              <w:divBdr>
                <w:top w:val="none" w:sz="0" w:space="0" w:color="auto"/>
                <w:left w:val="none" w:sz="0" w:space="0" w:color="auto"/>
                <w:bottom w:val="none" w:sz="0" w:space="0" w:color="auto"/>
                <w:right w:val="none" w:sz="0" w:space="0" w:color="auto"/>
              </w:divBdr>
            </w:div>
            <w:div w:id="1361318718">
              <w:marLeft w:val="0"/>
              <w:marRight w:val="0"/>
              <w:marTop w:val="0"/>
              <w:marBottom w:val="0"/>
              <w:divBdr>
                <w:top w:val="none" w:sz="0" w:space="0" w:color="auto"/>
                <w:left w:val="none" w:sz="0" w:space="0" w:color="auto"/>
                <w:bottom w:val="none" w:sz="0" w:space="0" w:color="auto"/>
                <w:right w:val="none" w:sz="0" w:space="0" w:color="auto"/>
              </w:divBdr>
            </w:div>
            <w:div w:id="1006246824">
              <w:marLeft w:val="0"/>
              <w:marRight w:val="0"/>
              <w:marTop w:val="0"/>
              <w:marBottom w:val="0"/>
              <w:divBdr>
                <w:top w:val="none" w:sz="0" w:space="0" w:color="auto"/>
                <w:left w:val="none" w:sz="0" w:space="0" w:color="auto"/>
                <w:bottom w:val="none" w:sz="0" w:space="0" w:color="auto"/>
                <w:right w:val="none" w:sz="0" w:space="0" w:color="auto"/>
              </w:divBdr>
            </w:div>
            <w:div w:id="491411956">
              <w:marLeft w:val="0"/>
              <w:marRight w:val="0"/>
              <w:marTop w:val="0"/>
              <w:marBottom w:val="0"/>
              <w:divBdr>
                <w:top w:val="none" w:sz="0" w:space="0" w:color="auto"/>
                <w:left w:val="none" w:sz="0" w:space="0" w:color="auto"/>
                <w:bottom w:val="none" w:sz="0" w:space="0" w:color="auto"/>
                <w:right w:val="none" w:sz="0" w:space="0" w:color="auto"/>
              </w:divBdr>
            </w:div>
            <w:div w:id="243758379">
              <w:marLeft w:val="0"/>
              <w:marRight w:val="0"/>
              <w:marTop w:val="0"/>
              <w:marBottom w:val="0"/>
              <w:divBdr>
                <w:top w:val="none" w:sz="0" w:space="0" w:color="auto"/>
                <w:left w:val="none" w:sz="0" w:space="0" w:color="auto"/>
                <w:bottom w:val="none" w:sz="0" w:space="0" w:color="auto"/>
                <w:right w:val="none" w:sz="0" w:space="0" w:color="auto"/>
              </w:divBdr>
            </w:div>
            <w:div w:id="376858810">
              <w:marLeft w:val="0"/>
              <w:marRight w:val="0"/>
              <w:marTop w:val="0"/>
              <w:marBottom w:val="0"/>
              <w:divBdr>
                <w:top w:val="none" w:sz="0" w:space="0" w:color="auto"/>
                <w:left w:val="none" w:sz="0" w:space="0" w:color="auto"/>
                <w:bottom w:val="none" w:sz="0" w:space="0" w:color="auto"/>
                <w:right w:val="none" w:sz="0" w:space="0" w:color="auto"/>
              </w:divBdr>
            </w:div>
            <w:div w:id="1051806225">
              <w:marLeft w:val="0"/>
              <w:marRight w:val="0"/>
              <w:marTop w:val="0"/>
              <w:marBottom w:val="0"/>
              <w:divBdr>
                <w:top w:val="none" w:sz="0" w:space="0" w:color="auto"/>
                <w:left w:val="none" w:sz="0" w:space="0" w:color="auto"/>
                <w:bottom w:val="none" w:sz="0" w:space="0" w:color="auto"/>
                <w:right w:val="none" w:sz="0" w:space="0" w:color="auto"/>
              </w:divBdr>
            </w:div>
            <w:div w:id="11496128">
              <w:marLeft w:val="0"/>
              <w:marRight w:val="0"/>
              <w:marTop w:val="0"/>
              <w:marBottom w:val="0"/>
              <w:divBdr>
                <w:top w:val="none" w:sz="0" w:space="0" w:color="auto"/>
                <w:left w:val="none" w:sz="0" w:space="0" w:color="auto"/>
                <w:bottom w:val="none" w:sz="0" w:space="0" w:color="auto"/>
                <w:right w:val="none" w:sz="0" w:space="0" w:color="auto"/>
              </w:divBdr>
            </w:div>
            <w:div w:id="1975594361">
              <w:marLeft w:val="0"/>
              <w:marRight w:val="0"/>
              <w:marTop w:val="0"/>
              <w:marBottom w:val="0"/>
              <w:divBdr>
                <w:top w:val="none" w:sz="0" w:space="0" w:color="auto"/>
                <w:left w:val="none" w:sz="0" w:space="0" w:color="auto"/>
                <w:bottom w:val="none" w:sz="0" w:space="0" w:color="auto"/>
                <w:right w:val="none" w:sz="0" w:space="0" w:color="auto"/>
              </w:divBdr>
            </w:div>
            <w:div w:id="578252434">
              <w:marLeft w:val="0"/>
              <w:marRight w:val="0"/>
              <w:marTop w:val="0"/>
              <w:marBottom w:val="0"/>
              <w:divBdr>
                <w:top w:val="none" w:sz="0" w:space="0" w:color="auto"/>
                <w:left w:val="none" w:sz="0" w:space="0" w:color="auto"/>
                <w:bottom w:val="none" w:sz="0" w:space="0" w:color="auto"/>
                <w:right w:val="none" w:sz="0" w:space="0" w:color="auto"/>
              </w:divBdr>
            </w:div>
            <w:div w:id="269315293">
              <w:marLeft w:val="0"/>
              <w:marRight w:val="0"/>
              <w:marTop w:val="0"/>
              <w:marBottom w:val="0"/>
              <w:divBdr>
                <w:top w:val="none" w:sz="0" w:space="0" w:color="auto"/>
                <w:left w:val="none" w:sz="0" w:space="0" w:color="auto"/>
                <w:bottom w:val="none" w:sz="0" w:space="0" w:color="auto"/>
                <w:right w:val="none" w:sz="0" w:space="0" w:color="auto"/>
              </w:divBdr>
            </w:div>
            <w:div w:id="14237576">
              <w:marLeft w:val="0"/>
              <w:marRight w:val="0"/>
              <w:marTop w:val="0"/>
              <w:marBottom w:val="0"/>
              <w:divBdr>
                <w:top w:val="none" w:sz="0" w:space="0" w:color="auto"/>
                <w:left w:val="none" w:sz="0" w:space="0" w:color="auto"/>
                <w:bottom w:val="none" w:sz="0" w:space="0" w:color="auto"/>
                <w:right w:val="none" w:sz="0" w:space="0" w:color="auto"/>
              </w:divBdr>
            </w:div>
            <w:div w:id="1315571697">
              <w:marLeft w:val="0"/>
              <w:marRight w:val="0"/>
              <w:marTop w:val="0"/>
              <w:marBottom w:val="0"/>
              <w:divBdr>
                <w:top w:val="none" w:sz="0" w:space="0" w:color="auto"/>
                <w:left w:val="none" w:sz="0" w:space="0" w:color="auto"/>
                <w:bottom w:val="none" w:sz="0" w:space="0" w:color="auto"/>
                <w:right w:val="none" w:sz="0" w:space="0" w:color="auto"/>
              </w:divBdr>
            </w:div>
            <w:div w:id="776021433">
              <w:marLeft w:val="0"/>
              <w:marRight w:val="0"/>
              <w:marTop w:val="0"/>
              <w:marBottom w:val="0"/>
              <w:divBdr>
                <w:top w:val="none" w:sz="0" w:space="0" w:color="auto"/>
                <w:left w:val="none" w:sz="0" w:space="0" w:color="auto"/>
                <w:bottom w:val="none" w:sz="0" w:space="0" w:color="auto"/>
                <w:right w:val="none" w:sz="0" w:space="0" w:color="auto"/>
              </w:divBdr>
            </w:div>
            <w:div w:id="1091044105">
              <w:marLeft w:val="0"/>
              <w:marRight w:val="0"/>
              <w:marTop w:val="0"/>
              <w:marBottom w:val="0"/>
              <w:divBdr>
                <w:top w:val="none" w:sz="0" w:space="0" w:color="auto"/>
                <w:left w:val="none" w:sz="0" w:space="0" w:color="auto"/>
                <w:bottom w:val="none" w:sz="0" w:space="0" w:color="auto"/>
                <w:right w:val="none" w:sz="0" w:space="0" w:color="auto"/>
              </w:divBdr>
            </w:div>
            <w:div w:id="2051954101">
              <w:marLeft w:val="0"/>
              <w:marRight w:val="0"/>
              <w:marTop w:val="0"/>
              <w:marBottom w:val="0"/>
              <w:divBdr>
                <w:top w:val="none" w:sz="0" w:space="0" w:color="auto"/>
                <w:left w:val="none" w:sz="0" w:space="0" w:color="auto"/>
                <w:bottom w:val="none" w:sz="0" w:space="0" w:color="auto"/>
                <w:right w:val="none" w:sz="0" w:space="0" w:color="auto"/>
              </w:divBdr>
            </w:div>
            <w:div w:id="314992480">
              <w:marLeft w:val="0"/>
              <w:marRight w:val="0"/>
              <w:marTop w:val="0"/>
              <w:marBottom w:val="0"/>
              <w:divBdr>
                <w:top w:val="none" w:sz="0" w:space="0" w:color="auto"/>
                <w:left w:val="none" w:sz="0" w:space="0" w:color="auto"/>
                <w:bottom w:val="none" w:sz="0" w:space="0" w:color="auto"/>
                <w:right w:val="none" w:sz="0" w:space="0" w:color="auto"/>
              </w:divBdr>
            </w:div>
            <w:div w:id="3170809">
              <w:marLeft w:val="0"/>
              <w:marRight w:val="0"/>
              <w:marTop w:val="0"/>
              <w:marBottom w:val="0"/>
              <w:divBdr>
                <w:top w:val="none" w:sz="0" w:space="0" w:color="auto"/>
                <w:left w:val="none" w:sz="0" w:space="0" w:color="auto"/>
                <w:bottom w:val="none" w:sz="0" w:space="0" w:color="auto"/>
                <w:right w:val="none" w:sz="0" w:space="0" w:color="auto"/>
              </w:divBdr>
            </w:div>
            <w:div w:id="1061909604">
              <w:marLeft w:val="0"/>
              <w:marRight w:val="0"/>
              <w:marTop w:val="0"/>
              <w:marBottom w:val="0"/>
              <w:divBdr>
                <w:top w:val="none" w:sz="0" w:space="0" w:color="auto"/>
                <w:left w:val="none" w:sz="0" w:space="0" w:color="auto"/>
                <w:bottom w:val="none" w:sz="0" w:space="0" w:color="auto"/>
                <w:right w:val="none" w:sz="0" w:space="0" w:color="auto"/>
              </w:divBdr>
            </w:div>
            <w:div w:id="1234050906">
              <w:marLeft w:val="0"/>
              <w:marRight w:val="0"/>
              <w:marTop w:val="0"/>
              <w:marBottom w:val="0"/>
              <w:divBdr>
                <w:top w:val="none" w:sz="0" w:space="0" w:color="auto"/>
                <w:left w:val="none" w:sz="0" w:space="0" w:color="auto"/>
                <w:bottom w:val="none" w:sz="0" w:space="0" w:color="auto"/>
                <w:right w:val="none" w:sz="0" w:space="0" w:color="auto"/>
              </w:divBdr>
            </w:div>
            <w:div w:id="1663661265">
              <w:marLeft w:val="0"/>
              <w:marRight w:val="0"/>
              <w:marTop w:val="0"/>
              <w:marBottom w:val="0"/>
              <w:divBdr>
                <w:top w:val="none" w:sz="0" w:space="0" w:color="auto"/>
                <w:left w:val="none" w:sz="0" w:space="0" w:color="auto"/>
                <w:bottom w:val="none" w:sz="0" w:space="0" w:color="auto"/>
                <w:right w:val="none" w:sz="0" w:space="0" w:color="auto"/>
              </w:divBdr>
            </w:div>
            <w:div w:id="870609746">
              <w:marLeft w:val="0"/>
              <w:marRight w:val="0"/>
              <w:marTop w:val="0"/>
              <w:marBottom w:val="0"/>
              <w:divBdr>
                <w:top w:val="none" w:sz="0" w:space="0" w:color="auto"/>
                <w:left w:val="none" w:sz="0" w:space="0" w:color="auto"/>
                <w:bottom w:val="none" w:sz="0" w:space="0" w:color="auto"/>
                <w:right w:val="none" w:sz="0" w:space="0" w:color="auto"/>
              </w:divBdr>
            </w:div>
            <w:div w:id="1097672064">
              <w:marLeft w:val="0"/>
              <w:marRight w:val="0"/>
              <w:marTop w:val="0"/>
              <w:marBottom w:val="0"/>
              <w:divBdr>
                <w:top w:val="none" w:sz="0" w:space="0" w:color="auto"/>
                <w:left w:val="none" w:sz="0" w:space="0" w:color="auto"/>
                <w:bottom w:val="none" w:sz="0" w:space="0" w:color="auto"/>
                <w:right w:val="none" w:sz="0" w:space="0" w:color="auto"/>
              </w:divBdr>
            </w:div>
            <w:div w:id="863401842">
              <w:marLeft w:val="0"/>
              <w:marRight w:val="0"/>
              <w:marTop w:val="0"/>
              <w:marBottom w:val="0"/>
              <w:divBdr>
                <w:top w:val="none" w:sz="0" w:space="0" w:color="auto"/>
                <w:left w:val="none" w:sz="0" w:space="0" w:color="auto"/>
                <w:bottom w:val="none" w:sz="0" w:space="0" w:color="auto"/>
                <w:right w:val="none" w:sz="0" w:space="0" w:color="auto"/>
              </w:divBdr>
            </w:div>
            <w:div w:id="1922566077">
              <w:marLeft w:val="0"/>
              <w:marRight w:val="0"/>
              <w:marTop w:val="0"/>
              <w:marBottom w:val="0"/>
              <w:divBdr>
                <w:top w:val="none" w:sz="0" w:space="0" w:color="auto"/>
                <w:left w:val="none" w:sz="0" w:space="0" w:color="auto"/>
                <w:bottom w:val="none" w:sz="0" w:space="0" w:color="auto"/>
                <w:right w:val="none" w:sz="0" w:space="0" w:color="auto"/>
              </w:divBdr>
            </w:div>
            <w:div w:id="1620263323">
              <w:marLeft w:val="0"/>
              <w:marRight w:val="0"/>
              <w:marTop w:val="0"/>
              <w:marBottom w:val="0"/>
              <w:divBdr>
                <w:top w:val="none" w:sz="0" w:space="0" w:color="auto"/>
                <w:left w:val="none" w:sz="0" w:space="0" w:color="auto"/>
                <w:bottom w:val="none" w:sz="0" w:space="0" w:color="auto"/>
                <w:right w:val="none" w:sz="0" w:space="0" w:color="auto"/>
              </w:divBdr>
            </w:div>
            <w:div w:id="1723365654">
              <w:marLeft w:val="0"/>
              <w:marRight w:val="0"/>
              <w:marTop w:val="0"/>
              <w:marBottom w:val="0"/>
              <w:divBdr>
                <w:top w:val="none" w:sz="0" w:space="0" w:color="auto"/>
                <w:left w:val="none" w:sz="0" w:space="0" w:color="auto"/>
                <w:bottom w:val="none" w:sz="0" w:space="0" w:color="auto"/>
                <w:right w:val="none" w:sz="0" w:space="0" w:color="auto"/>
              </w:divBdr>
            </w:div>
            <w:div w:id="1593005843">
              <w:marLeft w:val="0"/>
              <w:marRight w:val="0"/>
              <w:marTop w:val="0"/>
              <w:marBottom w:val="0"/>
              <w:divBdr>
                <w:top w:val="none" w:sz="0" w:space="0" w:color="auto"/>
                <w:left w:val="none" w:sz="0" w:space="0" w:color="auto"/>
                <w:bottom w:val="none" w:sz="0" w:space="0" w:color="auto"/>
                <w:right w:val="none" w:sz="0" w:space="0" w:color="auto"/>
              </w:divBdr>
            </w:div>
            <w:div w:id="253780152">
              <w:marLeft w:val="0"/>
              <w:marRight w:val="0"/>
              <w:marTop w:val="0"/>
              <w:marBottom w:val="0"/>
              <w:divBdr>
                <w:top w:val="none" w:sz="0" w:space="0" w:color="auto"/>
                <w:left w:val="none" w:sz="0" w:space="0" w:color="auto"/>
                <w:bottom w:val="none" w:sz="0" w:space="0" w:color="auto"/>
                <w:right w:val="none" w:sz="0" w:space="0" w:color="auto"/>
              </w:divBdr>
            </w:div>
            <w:div w:id="218440823">
              <w:marLeft w:val="0"/>
              <w:marRight w:val="0"/>
              <w:marTop w:val="0"/>
              <w:marBottom w:val="0"/>
              <w:divBdr>
                <w:top w:val="none" w:sz="0" w:space="0" w:color="auto"/>
                <w:left w:val="none" w:sz="0" w:space="0" w:color="auto"/>
                <w:bottom w:val="none" w:sz="0" w:space="0" w:color="auto"/>
                <w:right w:val="none" w:sz="0" w:space="0" w:color="auto"/>
              </w:divBdr>
            </w:div>
            <w:div w:id="2131779837">
              <w:marLeft w:val="0"/>
              <w:marRight w:val="0"/>
              <w:marTop w:val="0"/>
              <w:marBottom w:val="0"/>
              <w:divBdr>
                <w:top w:val="none" w:sz="0" w:space="0" w:color="auto"/>
                <w:left w:val="none" w:sz="0" w:space="0" w:color="auto"/>
                <w:bottom w:val="none" w:sz="0" w:space="0" w:color="auto"/>
                <w:right w:val="none" w:sz="0" w:space="0" w:color="auto"/>
              </w:divBdr>
            </w:div>
            <w:div w:id="1640694364">
              <w:marLeft w:val="0"/>
              <w:marRight w:val="0"/>
              <w:marTop w:val="0"/>
              <w:marBottom w:val="0"/>
              <w:divBdr>
                <w:top w:val="none" w:sz="0" w:space="0" w:color="auto"/>
                <w:left w:val="none" w:sz="0" w:space="0" w:color="auto"/>
                <w:bottom w:val="none" w:sz="0" w:space="0" w:color="auto"/>
                <w:right w:val="none" w:sz="0" w:space="0" w:color="auto"/>
              </w:divBdr>
            </w:div>
            <w:div w:id="80299311">
              <w:marLeft w:val="0"/>
              <w:marRight w:val="0"/>
              <w:marTop w:val="0"/>
              <w:marBottom w:val="0"/>
              <w:divBdr>
                <w:top w:val="none" w:sz="0" w:space="0" w:color="auto"/>
                <w:left w:val="none" w:sz="0" w:space="0" w:color="auto"/>
                <w:bottom w:val="none" w:sz="0" w:space="0" w:color="auto"/>
                <w:right w:val="none" w:sz="0" w:space="0" w:color="auto"/>
              </w:divBdr>
            </w:div>
            <w:div w:id="1065253911">
              <w:marLeft w:val="0"/>
              <w:marRight w:val="0"/>
              <w:marTop w:val="0"/>
              <w:marBottom w:val="0"/>
              <w:divBdr>
                <w:top w:val="none" w:sz="0" w:space="0" w:color="auto"/>
                <w:left w:val="none" w:sz="0" w:space="0" w:color="auto"/>
                <w:bottom w:val="none" w:sz="0" w:space="0" w:color="auto"/>
                <w:right w:val="none" w:sz="0" w:space="0" w:color="auto"/>
              </w:divBdr>
            </w:div>
            <w:div w:id="924798333">
              <w:marLeft w:val="0"/>
              <w:marRight w:val="0"/>
              <w:marTop w:val="0"/>
              <w:marBottom w:val="0"/>
              <w:divBdr>
                <w:top w:val="none" w:sz="0" w:space="0" w:color="auto"/>
                <w:left w:val="none" w:sz="0" w:space="0" w:color="auto"/>
                <w:bottom w:val="none" w:sz="0" w:space="0" w:color="auto"/>
                <w:right w:val="none" w:sz="0" w:space="0" w:color="auto"/>
              </w:divBdr>
            </w:div>
            <w:div w:id="1509635786">
              <w:marLeft w:val="0"/>
              <w:marRight w:val="0"/>
              <w:marTop w:val="0"/>
              <w:marBottom w:val="0"/>
              <w:divBdr>
                <w:top w:val="none" w:sz="0" w:space="0" w:color="auto"/>
                <w:left w:val="none" w:sz="0" w:space="0" w:color="auto"/>
                <w:bottom w:val="none" w:sz="0" w:space="0" w:color="auto"/>
                <w:right w:val="none" w:sz="0" w:space="0" w:color="auto"/>
              </w:divBdr>
            </w:div>
            <w:div w:id="142895253">
              <w:marLeft w:val="0"/>
              <w:marRight w:val="0"/>
              <w:marTop w:val="0"/>
              <w:marBottom w:val="0"/>
              <w:divBdr>
                <w:top w:val="none" w:sz="0" w:space="0" w:color="auto"/>
                <w:left w:val="none" w:sz="0" w:space="0" w:color="auto"/>
                <w:bottom w:val="none" w:sz="0" w:space="0" w:color="auto"/>
                <w:right w:val="none" w:sz="0" w:space="0" w:color="auto"/>
              </w:divBdr>
            </w:div>
            <w:div w:id="837696816">
              <w:marLeft w:val="0"/>
              <w:marRight w:val="0"/>
              <w:marTop w:val="0"/>
              <w:marBottom w:val="0"/>
              <w:divBdr>
                <w:top w:val="none" w:sz="0" w:space="0" w:color="auto"/>
                <w:left w:val="none" w:sz="0" w:space="0" w:color="auto"/>
                <w:bottom w:val="none" w:sz="0" w:space="0" w:color="auto"/>
                <w:right w:val="none" w:sz="0" w:space="0" w:color="auto"/>
              </w:divBdr>
            </w:div>
            <w:div w:id="1685087008">
              <w:marLeft w:val="0"/>
              <w:marRight w:val="0"/>
              <w:marTop w:val="0"/>
              <w:marBottom w:val="0"/>
              <w:divBdr>
                <w:top w:val="none" w:sz="0" w:space="0" w:color="auto"/>
                <w:left w:val="none" w:sz="0" w:space="0" w:color="auto"/>
                <w:bottom w:val="none" w:sz="0" w:space="0" w:color="auto"/>
                <w:right w:val="none" w:sz="0" w:space="0" w:color="auto"/>
              </w:divBdr>
            </w:div>
            <w:div w:id="1896813084">
              <w:marLeft w:val="0"/>
              <w:marRight w:val="0"/>
              <w:marTop w:val="0"/>
              <w:marBottom w:val="0"/>
              <w:divBdr>
                <w:top w:val="none" w:sz="0" w:space="0" w:color="auto"/>
                <w:left w:val="none" w:sz="0" w:space="0" w:color="auto"/>
                <w:bottom w:val="none" w:sz="0" w:space="0" w:color="auto"/>
                <w:right w:val="none" w:sz="0" w:space="0" w:color="auto"/>
              </w:divBdr>
            </w:div>
            <w:div w:id="1419598043">
              <w:marLeft w:val="0"/>
              <w:marRight w:val="0"/>
              <w:marTop w:val="0"/>
              <w:marBottom w:val="0"/>
              <w:divBdr>
                <w:top w:val="none" w:sz="0" w:space="0" w:color="auto"/>
                <w:left w:val="none" w:sz="0" w:space="0" w:color="auto"/>
                <w:bottom w:val="none" w:sz="0" w:space="0" w:color="auto"/>
                <w:right w:val="none" w:sz="0" w:space="0" w:color="auto"/>
              </w:divBdr>
            </w:div>
            <w:div w:id="2037659344">
              <w:marLeft w:val="0"/>
              <w:marRight w:val="0"/>
              <w:marTop w:val="0"/>
              <w:marBottom w:val="0"/>
              <w:divBdr>
                <w:top w:val="none" w:sz="0" w:space="0" w:color="auto"/>
                <w:left w:val="none" w:sz="0" w:space="0" w:color="auto"/>
                <w:bottom w:val="none" w:sz="0" w:space="0" w:color="auto"/>
                <w:right w:val="none" w:sz="0" w:space="0" w:color="auto"/>
              </w:divBdr>
            </w:div>
            <w:div w:id="1439911490">
              <w:marLeft w:val="0"/>
              <w:marRight w:val="0"/>
              <w:marTop w:val="0"/>
              <w:marBottom w:val="0"/>
              <w:divBdr>
                <w:top w:val="none" w:sz="0" w:space="0" w:color="auto"/>
                <w:left w:val="none" w:sz="0" w:space="0" w:color="auto"/>
                <w:bottom w:val="none" w:sz="0" w:space="0" w:color="auto"/>
                <w:right w:val="none" w:sz="0" w:space="0" w:color="auto"/>
              </w:divBdr>
            </w:div>
            <w:div w:id="1691373074">
              <w:marLeft w:val="0"/>
              <w:marRight w:val="0"/>
              <w:marTop w:val="0"/>
              <w:marBottom w:val="0"/>
              <w:divBdr>
                <w:top w:val="none" w:sz="0" w:space="0" w:color="auto"/>
                <w:left w:val="none" w:sz="0" w:space="0" w:color="auto"/>
                <w:bottom w:val="none" w:sz="0" w:space="0" w:color="auto"/>
                <w:right w:val="none" w:sz="0" w:space="0" w:color="auto"/>
              </w:divBdr>
            </w:div>
            <w:div w:id="468859213">
              <w:marLeft w:val="0"/>
              <w:marRight w:val="0"/>
              <w:marTop w:val="0"/>
              <w:marBottom w:val="0"/>
              <w:divBdr>
                <w:top w:val="none" w:sz="0" w:space="0" w:color="auto"/>
                <w:left w:val="none" w:sz="0" w:space="0" w:color="auto"/>
                <w:bottom w:val="none" w:sz="0" w:space="0" w:color="auto"/>
                <w:right w:val="none" w:sz="0" w:space="0" w:color="auto"/>
              </w:divBdr>
            </w:div>
            <w:div w:id="1430278456">
              <w:marLeft w:val="0"/>
              <w:marRight w:val="0"/>
              <w:marTop w:val="0"/>
              <w:marBottom w:val="0"/>
              <w:divBdr>
                <w:top w:val="none" w:sz="0" w:space="0" w:color="auto"/>
                <w:left w:val="none" w:sz="0" w:space="0" w:color="auto"/>
                <w:bottom w:val="none" w:sz="0" w:space="0" w:color="auto"/>
                <w:right w:val="none" w:sz="0" w:space="0" w:color="auto"/>
              </w:divBdr>
            </w:div>
            <w:div w:id="1653370961">
              <w:marLeft w:val="0"/>
              <w:marRight w:val="0"/>
              <w:marTop w:val="0"/>
              <w:marBottom w:val="0"/>
              <w:divBdr>
                <w:top w:val="none" w:sz="0" w:space="0" w:color="auto"/>
                <w:left w:val="none" w:sz="0" w:space="0" w:color="auto"/>
                <w:bottom w:val="none" w:sz="0" w:space="0" w:color="auto"/>
                <w:right w:val="none" w:sz="0" w:space="0" w:color="auto"/>
              </w:divBdr>
            </w:div>
            <w:div w:id="2142576897">
              <w:marLeft w:val="0"/>
              <w:marRight w:val="0"/>
              <w:marTop w:val="0"/>
              <w:marBottom w:val="0"/>
              <w:divBdr>
                <w:top w:val="none" w:sz="0" w:space="0" w:color="auto"/>
                <w:left w:val="none" w:sz="0" w:space="0" w:color="auto"/>
                <w:bottom w:val="none" w:sz="0" w:space="0" w:color="auto"/>
                <w:right w:val="none" w:sz="0" w:space="0" w:color="auto"/>
              </w:divBdr>
            </w:div>
            <w:div w:id="708919290">
              <w:marLeft w:val="0"/>
              <w:marRight w:val="0"/>
              <w:marTop w:val="0"/>
              <w:marBottom w:val="0"/>
              <w:divBdr>
                <w:top w:val="none" w:sz="0" w:space="0" w:color="auto"/>
                <w:left w:val="none" w:sz="0" w:space="0" w:color="auto"/>
                <w:bottom w:val="none" w:sz="0" w:space="0" w:color="auto"/>
                <w:right w:val="none" w:sz="0" w:space="0" w:color="auto"/>
              </w:divBdr>
            </w:div>
            <w:div w:id="1990286030">
              <w:marLeft w:val="0"/>
              <w:marRight w:val="0"/>
              <w:marTop w:val="0"/>
              <w:marBottom w:val="0"/>
              <w:divBdr>
                <w:top w:val="none" w:sz="0" w:space="0" w:color="auto"/>
                <w:left w:val="none" w:sz="0" w:space="0" w:color="auto"/>
                <w:bottom w:val="none" w:sz="0" w:space="0" w:color="auto"/>
                <w:right w:val="none" w:sz="0" w:space="0" w:color="auto"/>
              </w:divBdr>
            </w:div>
            <w:div w:id="722555772">
              <w:marLeft w:val="0"/>
              <w:marRight w:val="0"/>
              <w:marTop w:val="0"/>
              <w:marBottom w:val="0"/>
              <w:divBdr>
                <w:top w:val="none" w:sz="0" w:space="0" w:color="auto"/>
                <w:left w:val="none" w:sz="0" w:space="0" w:color="auto"/>
                <w:bottom w:val="none" w:sz="0" w:space="0" w:color="auto"/>
                <w:right w:val="none" w:sz="0" w:space="0" w:color="auto"/>
              </w:divBdr>
            </w:div>
            <w:div w:id="1445416467">
              <w:marLeft w:val="0"/>
              <w:marRight w:val="0"/>
              <w:marTop w:val="0"/>
              <w:marBottom w:val="0"/>
              <w:divBdr>
                <w:top w:val="none" w:sz="0" w:space="0" w:color="auto"/>
                <w:left w:val="none" w:sz="0" w:space="0" w:color="auto"/>
                <w:bottom w:val="none" w:sz="0" w:space="0" w:color="auto"/>
                <w:right w:val="none" w:sz="0" w:space="0" w:color="auto"/>
              </w:divBdr>
            </w:div>
            <w:div w:id="1405104832">
              <w:marLeft w:val="0"/>
              <w:marRight w:val="0"/>
              <w:marTop w:val="0"/>
              <w:marBottom w:val="0"/>
              <w:divBdr>
                <w:top w:val="none" w:sz="0" w:space="0" w:color="auto"/>
                <w:left w:val="none" w:sz="0" w:space="0" w:color="auto"/>
                <w:bottom w:val="none" w:sz="0" w:space="0" w:color="auto"/>
                <w:right w:val="none" w:sz="0" w:space="0" w:color="auto"/>
              </w:divBdr>
            </w:div>
            <w:div w:id="106773863">
              <w:marLeft w:val="0"/>
              <w:marRight w:val="0"/>
              <w:marTop w:val="0"/>
              <w:marBottom w:val="0"/>
              <w:divBdr>
                <w:top w:val="none" w:sz="0" w:space="0" w:color="auto"/>
                <w:left w:val="none" w:sz="0" w:space="0" w:color="auto"/>
                <w:bottom w:val="none" w:sz="0" w:space="0" w:color="auto"/>
                <w:right w:val="none" w:sz="0" w:space="0" w:color="auto"/>
              </w:divBdr>
            </w:div>
            <w:div w:id="791510858">
              <w:marLeft w:val="0"/>
              <w:marRight w:val="0"/>
              <w:marTop w:val="0"/>
              <w:marBottom w:val="0"/>
              <w:divBdr>
                <w:top w:val="none" w:sz="0" w:space="0" w:color="auto"/>
                <w:left w:val="none" w:sz="0" w:space="0" w:color="auto"/>
                <w:bottom w:val="none" w:sz="0" w:space="0" w:color="auto"/>
                <w:right w:val="none" w:sz="0" w:space="0" w:color="auto"/>
              </w:divBdr>
            </w:div>
            <w:div w:id="1509716189">
              <w:marLeft w:val="0"/>
              <w:marRight w:val="0"/>
              <w:marTop w:val="0"/>
              <w:marBottom w:val="0"/>
              <w:divBdr>
                <w:top w:val="none" w:sz="0" w:space="0" w:color="auto"/>
                <w:left w:val="none" w:sz="0" w:space="0" w:color="auto"/>
                <w:bottom w:val="none" w:sz="0" w:space="0" w:color="auto"/>
                <w:right w:val="none" w:sz="0" w:space="0" w:color="auto"/>
              </w:divBdr>
            </w:div>
            <w:div w:id="2021271627">
              <w:marLeft w:val="0"/>
              <w:marRight w:val="0"/>
              <w:marTop w:val="0"/>
              <w:marBottom w:val="0"/>
              <w:divBdr>
                <w:top w:val="none" w:sz="0" w:space="0" w:color="auto"/>
                <w:left w:val="none" w:sz="0" w:space="0" w:color="auto"/>
                <w:bottom w:val="none" w:sz="0" w:space="0" w:color="auto"/>
                <w:right w:val="none" w:sz="0" w:space="0" w:color="auto"/>
              </w:divBdr>
            </w:div>
            <w:div w:id="1621300338">
              <w:marLeft w:val="0"/>
              <w:marRight w:val="0"/>
              <w:marTop w:val="0"/>
              <w:marBottom w:val="0"/>
              <w:divBdr>
                <w:top w:val="none" w:sz="0" w:space="0" w:color="auto"/>
                <w:left w:val="none" w:sz="0" w:space="0" w:color="auto"/>
                <w:bottom w:val="none" w:sz="0" w:space="0" w:color="auto"/>
                <w:right w:val="none" w:sz="0" w:space="0" w:color="auto"/>
              </w:divBdr>
            </w:div>
            <w:div w:id="1608732386">
              <w:marLeft w:val="0"/>
              <w:marRight w:val="0"/>
              <w:marTop w:val="0"/>
              <w:marBottom w:val="0"/>
              <w:divBdr>
                <w:top w:val="none" w:sz="0" w:space="0" w:color="auto"/>
                <w:left w:val="none" w:sz="0" w:space="0" w:color="auto"/>
                <w:bottom w:val="none" w:sz="0" w:space="0" w:color="auto"/>
                <w:right w:val="none" w:sz="0" w:space="0" w:color="auto"/>
              </w:divBdr>
            </w:div>
            <w:div w:id="1270046335">
              <w:marLeft w:val="0"/>
              <w:marRight w:val="0"/>
              <w:marTop w:val="0"/>
              <w:marBottom w:val="0"/>
              <w:divBdr>
                <w:top w:val="none" w:sz="0" w:space="0" w:color="auto"/>
                <w:left w:val="none" w:sz="0" w:space="0" w:color="auto"/>
                <w:bottom w:val="none" w:sz="0" w:space="0" w:color="auto"/>
                <w:right w:val="none" w:sz="0" w:space="0" w:color="auto"/>
              </w:divBdr>
            </w:div>
            <w:div w:id="1658606579">
              <w:marLeft w:val="0"/>
              <w:marRight w:val="0"/>
              <w:marTop w:val="0"/>
              <w:marBottom w:val="0"/>
              <w:divBdr>
                <w:top w:val="none" w:sz="0" w:space="0" w:color="auto"/>
                <w:left w:val="none" w:sz="0" w:space="0" w:color="auto"/>
                <w:bottom w:val="none" w:sz="0" w:space="0" w:color="auto"/>
                <w:right w:val="none" w:sz="0" w:space="0" w:color="auto"/>
              </w:divBdr>
            </w:div>
            <w:div w:id="658772717">
              <w:marLeft w:val="0"/>
              <w:marRight w:val="0"/>
              <w:marTop w:val="0"/>
              <w:marBottom w:val="0"/>
              <w:divBdr>
                <w:top w:val="none" w:sz="0" w:space="0" w:color="auto"/>
                <w:left w:val="none" w:sz="0" w:space="0" w:color="auto"/>
                <w:bottom w:val="none" w:sz="0" w:space="0" w:color="auto"/>
                <w:right w:val="none" w:sz="0" w:space="0" w:color="auto"/>
              </w:divBdr>
            </w:div>
            <w:div w:id="198247945">
              <w:marLeft w:val="0"/>
              <w:marRight w:val="0"/>
              <w:marTop w:val="0"/>
              <w:marBottom w:val="0"/>
              <w:divBdr>
                <w:top w:val="none" w:sz="0" w:space="0" w:color="auto"/>
                <w:left w:val="none" w:sz="0" w:space="0" w:color="auto"/>
                <w:bottom w:val="none" w:sz="0" w:space="0" w:color="auto"/>
                <w:right w:val="none" w:sz="0" w:space="0" w:color="auto"/>
              </w:divBdr>
            </w:div>
            <w:div w:id="375855148">
              <w:marLeft w:val="0"/>
              <w:marRight w:val="0"/>
              <w:marTop w:val="0"/>
              <w:marBottom w:val="0"/>
              <w:divBdr>
                <w:top w:val="none" w:sz="0" w:space="0" w:color="auto"/>
                <w:left w:val="none" w:sz="0" w:space="0" w:color="auto"/>
                <w:bottom w:val="none" w:sz="0" w:space="0" w:color="auto"/>
                <w:right w:val="none" w:sz="0" w:space="0" w:color="auto"/>
              </w:divBdr>
            </w:div>
            <w:div w:id="1421219014">
              <w:marLeft w:val="0"/>
              <w:marRight w:val="0"/>
              <w:marTop w:val="0"/>
              <w:marBottom w:val="0"/>
              <w:divBdr>
                <w:top w:val="none" w:sz="0" w:space="0" w:color="auto"/>
                <w:left w:val="none" w:sz="0" w:space="0" w:color="auto"/>
                <w:bottom w:val="none" w:sz="0" w:space="0" w:color="auto"/>
                <w:right w:val="none" w:sz="0" w:space="0" w:color="auto"/>
              </w:divBdr>
            </w:div>
            <w:div w:id="45447874">
              <w:marLeft w:val="0"/>
              <w:marRight w:val="0"/>
              <w:marTop w:val="0"/>
              <w:marBottom w:val="0"/>
              <w:divBdr>
                <w:top w:val="none" w:sz="0" w:space="0" w:color="auto"/>
                <w:left w:val="none" w:sz="0" w:space="0" w:color="auto"/>
                <w:bottom w:val="none" w:sz="0" w:space="0" w:color="auto"/>
                <w:right w:val="none" w:sz="0" w:space="0" w:color="auto"/>
              </w:divBdr>
            </w:div>
            <w:div w:id="2141460297">
              <w:marLeft w:val="0"/>
              <w:marRight w:val="0"/>
              <w:marTop w:val="0"/>
              <w:marBottom w:val="0"/>
              <w:divBdr>
                <w:top w:val="none" w:sz="0" w:space="0" w:color="auto"/>
                <w:left w:val="none" w:sz="0" w:space="0" w:color="auto"/>
                <w:bottom w:val="none" w:sz="0" w:space="0" w:color="auto"/>
                <w:right w:val="none" w:sz="0" w:space="0" w:color="auto"/>
              </w:divBdr>
            </w:div>
            <w:div w:id="1247806393">
              <w:marLeft w:val="0"/>
              <w:marRight w:val="0"/>
              <w:marTop w:val="0"/>
              <w:marBottom w:val="0"/>
              <w:divBdr>
                <w:top w:val="none" w:sz="0" w:space="0" w:color="auto"/>
                <w:left w:val="none" w:sz="0" w:space="0" w:color="auto"/>
                <w:bottom w:val="none" w:sz="0" w:space="0" w:color="auto"/>
                <w:right w:val="none" w:sz="0" w:space="0" w:color="auto"/>
              </w:divBdr>
            </w:div>
            <w:div w:id="1629894348">
              <w:marLeft w:val="0"/>
              <w:marRight w:val="0"/>
              <w:marTop w:val="0"/>
              <w:marBottom w:val="0"/>
              <w:divBdr>
                <w:top w:val="none" w:sz="0" w:space="0" w:color="auto"/>
                <w:left w:val="none" w:sz="0" w:space="0" w:color="auto"/>
                <w:bottom w:val="none" w:sz="0" w:space="0" w:color="auto"/>
                <w:right w:val="none" w:sz="0" w:space="0" w:color="auto"/>
              </w:divBdr>
            </w:div>
            <w:div w:id="1078676998">
              <w:marLeft w:val="0"/>
              <w:marRight w:val="0"/>
              <w:marTop w:val="0"/>
              <w:marBottom w:val="0"/>
              <w:divBdr>
                <w:top w:val="none" w:sz="0" w:space="0" w:color="auto"/>
                <w:left w:val="none" w:sz="0" w:space="0" w:color="auto"/>
                <w:bottom w:val="none" w:sz="0" w:space="0" w:color="auto"/>
                <w:right w:val="none" w:sz="0" w:space="0" w:color="auto"/>
              </w:divBdr>
            </w:div>
            <w:div w:id="1408531149">
              <w:marLeft w:val="0"/>
              <w:marRight w:val="0"/>
              <w:marTop w:val="0"/>
              <w:marBottom w:val="0"/>
              <w:divBdr>
                <w:top w:val="none" w:sz="0" w:space="0" w:color="auto"/>
                <w:left w:val="none" w:sz="0" w:space="0" w:color="auto"/>
                <w:bottom w:val="none" w:sz="0" w:space="0" w:color="auto"/>
                <w:right w:val="none" w:sz="0" w:space="0" w:color="auto"/>
              </w:divBdr>
            </w:div>
            <w:div w:id="1059598083">
              <w:marLeft w:val="0"/>
              <w:marRight w:val="0"/>
              <w:marTop w:val="0"/>
              <w:marBottom w:val="0"/>
              <w:divBdr>
                <w:top w:val="none" w:sz="0" w:space="0" w:color="auto"/>
                <w:left w:val="none" w:sz="0" w:space="0" w:color="auto"/>
                <w:bottom w:val="none" w:sz="0" w:space="0" w:color="auto"/>
                <w:right w:val="none" w:sz="0" w:space="0" w:color="auto"/>
              </w:divBdr>
            </w:div>
            <w:div w:id="467892248">
              <w:marLeft w:val="0"/>
              <w:marRight w:val="0"/>
              <w:marTop w:val="0"/>
              <w:marBottom w:val="0"/>
              <w:divBdr>
                <w:top w:val="none" w:sz="0" w:space="0" w:color="auto"/>
                <w:left w:val="none" w:sz="0" w:space="0" w:color="auto"/>
                <w:bottom w:val="none" w:sz="0" w:space="0" w:color="auto"/>
                <w:right w:val="none" w:sz="0" w:space="0" w:color="auto"/>
              </w:divBdr>
            </w:div>
            <w:div w:id="1445341141">
              <w:marLeft w:val="0"/>
              <w:marRight w:val="0"/>
              <w:marTop w:val="0"/>
              <w:marBottom w:val="0"/>
              <w:divBdr>
                <w:top w:val="none" w:sz="0" w:space="0" w:color="auto"/>
                <w:left w:val="none" w:sz="0" w:space="0" w:color="auto"/>
                <w:bottom w:val="none" w:sz="0" w:space="0" w:color="auto"/>
                <w:right w:val="none" w:sz="0" w:space="0" w:color="auto"/>
              </w:divBdr>
            </w:div>
            <w:div w:id="645596339">
              <w:marLeft w:val="0"/>
              <w:marRight w:val="0"/>
              <w:marTop w:val="0"/>
              <w:marBottom w:val="0"/>
              <w:divBdr>
                <w:top w:val="none" w:sz="0" w:space="0" w:color="auto"/>
                <w:left w:val="none" w:sz="0" w:space="0" w:color="auto"/>
                <w:bottom w:val="none" w:sz="0" w:space="0" w:color="auto"/>
                <w:right w:val="none" w:sz="0" w:space="0" w:color="auto"/>
              </w:divBdr>
            </w:div>
            <w:div w:id="1439332951">
              <w:marLeft w:val="0"/>
              <w:marRight w:val="0"/>
              <w:marTop w:val="0"/>
              <w:marBottom w:val="0"/>
              <w:divBdr>
                <w:top w:val="none" w:sz="0" w:space="0" w:color="auto"/>
                <w:left w:val="none" w:sz="0" w:space="0" w:color="auto"/>
                <w:bottom w:val="none" w:sz="0" w:space="0" w:color="auto"/>
                <w:right w:val="none" w:sz="0" w:space="0" w:color="auto"/>
              </w:divBdr>
            </w:div>
            <w:div w:id="428086419">
              <w:marLeft w:val="0"/>
              <w:marRight w:val="0"/>
              <w:marTop w:val="0"/>
              <w:marBottom w:val="0"/>
              <w:divBdr>
                <w:top w:val="none" w:sz="0" w:space="0" w:color="auto"/>
                <w:left w:val="none" w:sz="0" w:space="0" w:color="auto"/>
                <w:bottom w:val="none" w:sz="0" w:space="0" w:color="auto"/>
                <w:right w:val="none" w:sz="0" w:space="0" w:color="auto"/>
              </w:divBdr>
            </w:div>
            <w:div w:id="1185284329">
              <w:marLeft w:val="0"/>
              <w:marRight w:val="0"/>
              <w:marTop w:val="0"/>
              <w:marBottom w:val="0"/>
              <w:divBdr>
                <w:top w:val="none" w:sz="0" w:space="0" w:color="auto"/>
                <w:left w:val="none" w:sz="0" w:space="0" w:color="auto"/>
                <w:bottom w:val="none" w:sz="0" w:space="0" w:color="auto"/>
                <w:right w:val="none" w:sz="0" w:space="0" w:color="auto"/>
              </w:divBdr>
            </w:div>
            <w:div w:id="2070495888">
              <w:marLeft w:val="0"/>
              <w:marRight w:val="0"/>
              <w:marTop w:val="0"/>
              <w:marBottom w:val="0"/>
              <w:divBdr>
                <w:top w:val="none" w:sz="0" w:space="0" w:color="auto"/>
                <w:left w:val="none" w:sz="0" w:space="0" w:color="auto"/>
                <w:bottom w:val="none" w:sz="0" w:space="0" w:color="auto"/>
                <w:right w:val="none" w:sz="0" w:space="0" w:color="auto"/>
              </w:divBdr>
            </w:div>
            <w:div w:id="898320062">
              <w:marLeft w:val="0"/>
              <w:marRight w:val="0"/>
              <w:marTop w:val="0"/>
              <w:marBottom w:val="0"/>
              <w:divBdr>
                <w:top w:val="none" w:sz="0" w:space="0" w:color="auto"/>
                <w:left w:val="none" w:sz="0" w:space="0" w:color="auto"/>
                <w:bottom w:val="none" w:sz="0" w:space="0" w:color="auto"/>
                <w:right w:val="none" w:sz="0" w:space="0" w:color="auto"/>
              </w:divBdr>
            </w:div>
            <w:div w:id="170461445">
              <w:marLeft w:val="0"/>
              <w:marRight w:val="0"/>
              <w:marTop w:val="0"/>
              <w:marBottom w:val="0"/>
              <w:divBdr>
                <w:top w:val="none" w:sz="0" w:space="0" w:color="auto"/>
                <w:left w:val="none" w:sz="0" w:space="0" w:color="auto"/>
                <w:bottom w:val="none" w:sz="0" w:space="0" w:color="auto"/>
                <w:right w:val="none" w:sz="0" w:space="0" w:color="auto"/>
              </w:divBdr>
            </w:div>
            <w:div w:id="563300085">
              <w:marLeft w:val="0"/>
              <w:marRight w:val="0"/>
              <w:marTop w:val="0"/>
              <w:marBottom w:val="0"/>
              <w:divBdr>
                <w:top w:val="none" w:sz="0" w:space="0" w:color="auto"/>
                <w:left w:val="none" w:sz="0" w:space="0" w:color="auto"/>
                <w:bottom w:val="none" w:sz="0" w:space="0" w:color="auto"/>
                <w:right w:val="none" w:sz="0" w:space="0" w:color="auto"/>
              </w:divBdr>
            </w:div>
            <w:div w:id="1284119616">
              <w:marLeft w:val="0"/>
              <w:marRight w:val="0"/>
              <w:marTop w:val="0"/>
              <w:marBottom w:val="0"/>
              <w:divBdr>
                <w:top w:val="none" w:sz="0" w:space="0" w:color="auto"/>
                <w:left w:val="none" w:sz="0" w:space="0" w:color="auto"/>
                <w:bottom w:val="none" w:sz="0" w:space="0" w:color="auto"/>
                <w:right w:val="none" w:sz="0" w:space="0" w:color="auto"/>
              </w:divBdr>
            </w:div>
            <w:div w:id="1166558938">
              <w:marLeft w:val="0"/>
              <w:marRight w:val="0"/>
              <w:marTop w:val="0"/>
              <w:marBottom w:val="0"/>
              <w:divBdr>
                <w:top w:val="none" w:sz="0" w:space="0" w:color="auto"/>
                <w:left w:val="none" w:sz="0" w:space="0" w:color="auto"/>
                <w:bottom w:val="none" w:sz="0" w:space="0" w:color="auto"/>
                <w:right w:val="none" w:sz="0" w:space="0" w:color="auto"/>
              </w:divBdr>
            </w:div>
            <w:div w:id="758717365">
              <w:marLeft w:val="0"/>
              <w:marRight w:val="0"/>
              <w:marTop w:val="0"/>
              <w:marBottom w:val="0"/>
              <w:divBdr>
                <w:top w:val="none" w:sz="0" w:space="0" w:color="auto"/>
                <w:left w:val="none" w:sz="0" w:space="0" w:color="auto"/>
                <w:bottom w:val="none" w:sz="0" w:space="0" w:color="auto"/>
                <w:right w:val="none" w:sz="0" w:space="0" w:color="auto"/>
              </w:divBdr>
            </w:div>
            <w:div w:id="2086683420">
              <w:marLeft w:val="0"/>
              <w:marRight w:val="0"/>
              <w:marTop w:val="0"/>
              <w:marBottom w:val="0"/>
              <w:divBdr>
                <w:top w:val="none" w:sz="0" w:space="0" w:color="auto"/>
                <w:left w:val="none" w:sz="0" w:space="0" w:color="auto"/>
                <w:bottom w:val="none" w:sz="0" w:space="0" w:color="auto"/>
                <w:right w:val="none" w:sz="0" w:space="0" w:color="auto"/>
              </w:divBdr>
            </w:div>
            <w:div w:id="454563837">
              <w:marLeft w:val="0"/>
              <w:marRight w:val="0"/>
              <w:marTop w:val="0"/>
              <w:marBottom w:val="0"/>
              <w:divBdr>
                <w:top w:val="none" w:sz="0" w:space="0" w:color="auto"/>
                <w:left w:val="none" w:sz="0" w:space="0" w:color="auto"/>
                <w:bottom w:val="none" w:sz="0" w:space="0" w:color="auto"/>
                <w:right w:val="none" w:sz="0" w:space="0" w:color="auto"/>
              </w:divBdr>
            </w:div>
            <w:div w:id="1487167144">
              <w:marLeft w:val="0"/>
              <w:marRight w:val="0"/>
              <w:marTop w:val="0"/>
              <w:marBottom w:val="0"/>
              <w:divBdr>
                <w:top w:val="none" w:sz="0" w:space="0" w:color="auto"/>
                <w:left w:val="none" w:sz="0" w:space="0" w:color="auto"/>
                <w:bottom w:val="none" w:sz="0" w:space="0" w:color="auto"/>
                <w:right w:val="none" w:sz="0" w:space="0" w:color="auto"/>
              </w:divBdr>
            </w:div>
            <w:div w:id="1755013572">
              <w:marLeft w:val="0"/>
              <w:marRight w:val="0"/>
              <w:marTop w:val="0"/>
              <w:marBottom w:val="0"/>
              <w:divBdr>
                <w:top w:val="none" w:sz="0" w:space="0" w:color="auto"/>
                <w:left w:val="none" w:sz="0" w:space="0" w:color="auto"/>
                <w:bottom w:val="none" w:sz="0" w:space="0" w:color="auto"/>
                <w:right w:val="none" w:sz="0" w:space="0" w:color="auto"/>
              </w:divBdr>
            </w:div>
            <w:div w:id="1171946426">
              <w:marLeft w:val="0"/>
              <w:marRight w:val="0"/>
              <w:marTop w:val="0"/>
              <w:marBottom w:val="0"/>
              <w:divBdr>
                <w:top w:val="none" w:sz="0" w:space="0" w:color="auto"/>
                <w:left w:val="none" w:sz="0" w:space="0" w:color="auto"/>
                <w:bottom w:val="none" w:sz="0" w:space="0" w:color="auto"/>
                <w:right w:val="none" w:sz="0" w:space="0" w:color="auto"/>
              </w:divBdr>
            </w:div>
            <w:div w:id="1133981606">
              <w:marLeft w:val="0"/>
              <w:marRight w:val="0"/>
              <w:marTop w:val="0"/>
              <w:marBottom w:val="0"/>
              <w:divBdr>
                <w:top w:val="none" w:sz="0" w:space="0" w:color="auto"/>
                <w:left w:val="none" w:sz="0" w:space="0" w:color="auto"/>
                <w:bottom w:val="none" w:sz="0" w:space="0" w:color="auto"/>
                <w:right w:val="none" w:sz="0" w:space="0" w:color="auto"/>
              </w:divBdr>
            </w:div>
            <w:div w:id="2004165230">
              <w:marLeft w:val="0"/>
              <w:marRight w:val="0"/>
              <w:marTop w:val="0"/>
              <w:marBottom w:val="0"/>
              <w:divBdr>
                <w:top w:val="none" w:sz="0" w:space="0" w:color="auto"/>
                <w:left w:val="none" w:sz="0" w:space="0" w:color="auto"/>
                <w:bottom w:val="none" w:sz="0" w:space="0" w:color="auto"/>
                <w:right w:val="none" w:sz="0" w:space="0" w:color="auto"/>
              </w:divBdr>
            </w:div>
            <w:div w:id="1875773261">
              <w:marLeft w:val="0"/>
              <w:marRight w:val="0"/>
              <w:marTop w:val="0"/>
              <w:marBottom w:val="0"/>
              <w:divBdr>
                <w:top w:val="none" w:sz="0" w:space="0" w:color="auto"/>
                <w:left w:val="none" w:sz="0" w:space="0" w:color="auto"/>
                <w:bottom w:val="none" w:sz="0" w:space="0" w:color="auto"/>
                <w:right w:val="none" w:sz="0" w:space="0" w:color="auto"/>
              </w:divBdr>
            </w:div>
            <w:div w:id="527257222">
              <w:marLeft w:val="0"/>
              <w:marRight w:val="0"/>
              <w:marTop w:val="0"/>
              <w:marBottom w:val="0"/>
              <w:divBdr>
                <w:top w:val="none" w:sz="0" w:space="0" w:color="auto"/>
                <w:left w:val="none" w:sz="0" w:space="0" w:color="auto"/>
                <w:bottom w:val="none" w:sz="0" w:space="0" w:color="auto"/>
                <w:right w:val="none" w:sz="0" w:space="0" w:color="auto"/>
              </w:divBdr>
            </w:div>
            <w:div w:id="197737878">
              <w:marLeft w:val="0"/>
              <w:marRight w:val="0"/>
              <w:marTop w:val="0"/>
              <w:marBottom w:val="0"/>
              <w:divBdr>
                <w:top w:val="none" w:sz="0" w:space="0" w:color="auto"/>
                <w:left w:val="none" w:sz="0" w:space="0" w:color="auto"/>
                <w:bottom w:val="none" w:sz="0" w:space="0" w:color="auto"/>
                <w:right w:val="none" w:sz="0" w:space="0" w:color="auto"/>
              </w:divBdr>
            </w:div>
            <w:div w:id="963657172">
              <w:marLeft w:val="0"/>
              <w:marRight w:val="0"/>
              <w:marTop w:val="0"/>
              <w:marBottom w:val="0"/>
              <w:divBdr>
                <w:top w:val="none" w:sz="0" w:space="0" w:color="auto"/>
                <w:left w:val="none" w:sz="0" w:space="0" w:color="auto"/>
                <w:bottom w:val="none" w:sz="0" w:space="0" w:color="auto"/>
                <w:right w:val="none" w:sz="0" w:space="0" w:color="auto"/>
              </w:divBdr>
            </w:div>
            <w:div w:id="358049446">
              <w:marLeft w:val="0"/>
              <w:marRight w:val="0"/>
              <w:marTop w:val="0"/>
              <w:marBottom w:val="0"/>
              <w:divBdr>
                <w:top w:val="none" w:sz="0" w:space="0" w:color="auto"/>
                <w:left w:val="none" w:sz="0" w:space="0" w:color="auto"/>
                <w:bottom w:val="none" w:sz="0" w:space="0" w:color="auto"/>
                <w:right w:val="none" w:sz="0" w:space="0" w:color="auto"/>
              </w:divBdr>
            </w:div>
            <w:div w:id="350835152">
              <w:marLeft w:val="0"/>
              <w:marRight w:val="0"/>
              <w:marTop w:val="0"/>
              <w:marBottom w:val="0"/>
              <w:divBdr>
                <w:top w:val="none" w:sz="0" w:space="0" w:color="auto"/>
                <w:left w:val="none" w:sz="0" w:space="0" w:color="auto"/>
                <w:bottom w:val="none" w:sz="0" w:space="0" w:color="auto"/>
                <w:right w:val="none" w:sz="0" w:space="0" w:color="auto"/>
              </w:divBdr>
            </w:div>
            <w:div w:id="707265452">
              <w:marLeft w:val="0"/>
              <w:marRight w:val="0"/>
              <w:marTop w:val="0"/>
              <w:marBottom w:val="0"/>
              <w:divBdr>
                <w:top w:val="none" w:sz="0" w:space="0" w:color="auto"/>
                <w:left w:val="none" w:sz="0" w:space="0" w:color="auto"/>
                <w:bottom w:val="none" w:sz="0" w:space="0" w:color="auto"/>
                <w:right w:val="none" w:sz="0" w:space="0" w:color="auto"/>
              </w:divBdr>
            </w:div>
            <w:div w:id="1503398362">
              <w:marLeft w:val="0"/>
              <w:marRight w:val="0"/>
              <w:marTop w:val="0"/>
              <w:marBottom w:val="0"/>
              <w:divBdr>
                <w:top w:val="none" w:sz="0" w:space="0" w:color="auto"/>
                <w:left w:val="none" w:sz="0" w:space="0" w:color="auto"/>
                <w:bottom w:val="none" w:sz="0" w:space="0" w:color="auto"/>
                <w:right w:val="none" w:sz="0" w:space="0" w:color="auto"/>
              </w:divBdr>
            </w:div>
            <w:div w:id="1851870789">
              <w:marLeft w:val="0"/>
              <w:marRight w:val="0"/>
              <w:marTop w:val="0"/>
              <w:marBottom w:val="0"/>
              <w:divBdr>
                <w:top w:val="none" w:sz="0" w:space="0" w:color="auto"/>
                <w:left w:val="none" w:sz="0" w:space="0" w:color="auto"/>
                <w:bottom w:val="none" w:sz="0" w:space="0" w:color="auto"/>
                <w:right w:val="none" w:sz="0" w:space="0" w:color="auto"/>
              </w:divBdr>
            </w:div>
            <w:div w:id="971523708">
              <w:marLeft w:val="0"/>
              <w:marRight w:val="0"/>
              <w:marTop w:val="0"/>
              <w:marBottom w:val="0"/>
              <w:divBdr>
                <w:top w:val="none" w:sz="0" w:space="0" w:color="auto"/>
                <w:left w:val="none" w:sz="0" w:space="0" w:color="auto"/>
                <w:bottom w:val="none" w:sz="0" w:space="0" w:color="auto"/>
                <w:right w:val="none" w:sz="0" w:space="0" w:color="auto"/>
              </w:divBdr>
            </w:div>
            <w:div w:id="844326418">
              <w:marLeft w:val="0"/>
              <w:marRight w:val="0"/>
              <w:marTop w:val="0"/>
              <w:marBottom w:val="0"/>
              <w:divBdr>
                <w:top w:val="none" w:sz="0" w:space="0" w:color="auto"/>
                <w:left w:val="none" w:sz="0" w:space="0" w:color="auto"/>
                <w:bottom w:val="none" w:sz="0" w:space="0" w:color="auto"/>
                <w:right w:val="none" w:sz="0" w:space="0" w:color="auto"/>
              </w:divBdr>
            </w:div>
            <w:div w:id="1511212732">
              <w:marLeft w:val="0"/>
              <w:marRight w:val="0"/>
              <w:marTop w:val="0"/>
              <w:marBottom w:val="0"/>
              <w:divBdr>
                <w:top w:val="none" w:sz="0" w:space="0" w:color="auto"/>
                <w:left w:val="none" w:sz="0" w:space="0" w:color="auto"/>
                <w:bottom w:val="none" w:sz="0" w:space="0" w:color="auto"/>
                <w:right w:val="none" w:sz="0" w:space="0" w:color="auto"/>
              </w:divBdr>
            </w:div>
            <w:div w:id="1103644854">
              <w:marLeft w:val="0"/>
              <w:marRight w:val="0"/>
              <w:marTop w:val="0"/>
              <w:marBottom w:val="0"/>
              <w:divBdr>
                <w:top w:val="none" w:sz="0" w:space="0" w:color="auto"/>
                <w:left w:val="none" w:sz="0" w:space="0" w:color="auto"/>
                <w:bottom w:val="none" w:sz="0" w:space="0" w:color="auto"/>
                <w:right w:val="none" w:sz="0" w:space="0" w:color="auto"/>
              </w:divBdr>
            </w:div>
            <w:div w:id="115101291">
              <w:marLeft w:val="0"/>
              <w:marRight w:val="0"/>
              <w:marTop w:val="0"/>
              <w:marBottom w:val="0"/>
              <w:divBdr>
                <w:top w:val="none" w:sz="0" w:space="0" w:color="auto"/>
                <w:left w:val="none" w:sz="0" w:space="0" w:color="auto"/>
                <w:bottom w:val="none" w:sz="0" w:space="0" w:color="auto"/>
                <w:right w:val="none" w:sz="0" w:space="0" w:color="auto"/>
              </w:divBdr>
            </w:div>
            <w:div w:id="2091267813">
              <w:marLeft w:val="0"/>
              <w:marRight w:val="0"/>
              <w:marTop w:val="0"/>
              <w:marBottom w:val="0"/>
              <w:divBdr>
                <w:top w:val="none" w:sz="0" w:space="0" w:color="auto"/>
                <w:left w:val="none" w:sz="0" w:space="0" w:color="auto"/>
                <w:bottom w:val="none" w:sz="0" w:space="0" w:color="auto"/>
                <w:right w:val="none" w:sz="0" w:space="0" w:color="auto"/>
              </w:divBdr>
            </w:div>
            <w:div w:id="1984193586">
              <w:marLeft w:val="0"/>
              <w:marRight w:val="0"/>
              <w:marTop w:val="0"/>
              <w:marBottom w:val="0"/>
              <w:divBdr>
                <w:top w:val="none" w:sz="0" w:space="0" w:color="auto"/>
                <w:left w:val="none" w:sz="0" w:space="0" w:color="auto"/>
                <w:bottom w:val="none" w:sz="0" w:space="0" w:color="auto"/>
                <w:right w:val="none" w:sz="0" w:space="0" w:color="auto"/>
              </w:divBdr>
            </w:div>
            <w:div w:id="1976139185">
              <w:marLeft w:val="0"/>
              <w:marRight w:val="0"/>
              <w:marTop w:val="0"/>
              <w:marBottom w:val="0"/>
              <w:divBdr>
                <w:top w:val="none" w:sz="0" w:space="0" w:color="auto"/>
                <w:left w:val="none" w:sz="0" w:space="0" w:color="auto"/>
                <w:bottom w:val="none" w:sz="0" w:space="0" w:color="auto"/>
                <w:right w:val="none" w:sz="0" w:space="0" w:color="auto"/>
              </w:divBdr>
            </w:div>
            <w:div w:id="676736553">
              <w:marLeft w:val="0"/>
              <w:marRight w:val="0"/>
              <w:marTop w:val="0"/>
              <w:marBottom w:val="0"/>
              <w:divBdr>
                <w:top w:val="none" w:sz="0" w:space="0" w:color="auto"/>
                <w:left w:val="none" w:sz="0" w:space="0" w:color="auto"/>
                <w:bottom w:val="none" w:sz="0" w:space="0" w:color="auto"/>
                <w:right w:val="none" w:sz="0" w:space="0" w:color="auto"/>
              </w:divBdr>
            </w:div>
            <w:div w:id="1708136312">
              <w:marLeft w:val="0"/>
              <w:marRight w:val="0"/>
              <w:marTop w:val="0"/>
              <w:marBottom w:val="0"/>
              <w:divBdr>
                <w:top w:val="none" w:sz="0" w:space="0" w:color="auto"/>
                <w:left w:val="none" w:sz="0" w:space="0" w:color="auto"/>
                <w:bottom w:val="none" w:sz="0" w:space="0" w:color="auto"/>
                <w:right w:val="none" w:sz="0" w:space="0" w:color="auto"/>
              </w:divBdr>
            </w:div>
            <w:div w:id="2012950546">
              <w:marLeft w:val="0"/>
              <w:marRight w:val="0"/>
              <w:marTop w:val="0"/>
              <w:marBottom w:val="0"/>
              <w:divBdr>
                <w:top w:val="none" w:sz="0" w:space="0" w:color="auto"/>
                <w:left w:val="none" w:sz="0" w:space="0" w:color="auto"/>
                <w:bottom w:val="none" w:sz="0" w:space="0" w:color="auto"/>
                <w:right w:val="none" w:sz="0" w:space="0" w:color="auto"/>
              </w:divBdr>
            </w:div>
            <w:div w:id="831487100">
              <w:marLeft w:val="0"/>
              <w:marRight w:val="0"/>
              <w:marTop w:val="0"/>
              <w:marBottom w:val="0"/>
              <w:divBdr>
                <w:top w:val="none" w:sz="0" w:space="0" w:color="auto"/>
                <w:left w:val="none" w:sz="0" w:space="0" w:color="auto"/>
                <w:bottom w:val="none" w:sz="0" w:space="0" w:color="auto"/>
                <w:right w:val="none" w:sz="0" w:space="0" w:color="auto"/>
              </w:divBdr>
            </w:div>
            <w:div w:id="1617636873">
              <w:marLeft w:val="0"/>
              <w:marRight w:val="0"/>
              <w:marTop w:val="0"/>
              <w:marBottom w:val="0"/>
              <w:divBdr>
                <w:top w:val="none" w:sz="0" w:space="0" w:color="auto"/>
                <w:left w:val="none" w:sz="0" w:space="0" w:color="auto"/>
                <w:bottom w:val="none" w:sz="0" w:space="0" w:color="auto"/>
                <w:right w:val="none" w:sz="0" w:space="0" w:color="auto"/>
              </w:divBdr>
            </w:div>
            <w:div w:id="815530925">
              <w:marLeft w:val="0"/>
              <w:marRight w:val="0"/>
              <w:marTop w:val="0"/>
              <w:marBottom w:val="0"/>
              <w:divBdr>
                <w:top w:val="none" w:sz="0" w:space="0" w:color="auto"/>
                <w:left w:val="none" w:sz="0" w:space="0" w:color="auto"/>
                <w:bottom w:val="none" w:sz="0" w:space="0" w:color="auto"/>
                <w:right w:val="none" w:sz="0" w:space="0" w:color="auto"/>
              </w:divBdr>
            </w:div>
            <w:div w:id="233781977">
              <w:marLeft w:val="0"/>
              <w:marRight w:val="0"/>
              <w:marTop w:val="0"/>
              <w:marBottom w:val="0"/>
              <w:divBdr>
                <w:top w:val="none" w:sz="0" w:space="0" w:color="auto"/>
                <w:left w:val="none" w:sz="0" w:space="0" w:color="auto"/>
                <w:bottom w:val="none" w:sz="0" w:space="0" w:color="auto"/>
                <w:right w:val="none" w:sz="0" w:space="0" w:color="auto"/>
              </w:divBdr>
            </w:div>
            <w:div w:id="995767624">
              <w:marLeft w:val="0"/>
              <w:marRight w:val="0"/>
              <w:marTop w:val="0"/>
              <w:marBottom w:val="0"/>
              <w:divBdr>
                <w:top w:val="none" w:sz="0" w:space="0" w:color="auto"/>
                <w:left w:val="none" w:sz="0" w:space="0" w:color="auto"/>
                <w:bottom w:val="none" w:sz="0" w:space="0" w:color="auto"/>
                <w:right w:val="none" w:sz="0" w:space="0" w:color="auto"/>
              </w:divBdr>
            </w:div>
            <w:div w:id="693463700">
              <w:marLeft w:val="0"/>
              <w:marRight w:val="0"/>
              <w:marTop w:val="0"/>
              <w:marBottom w:val="0"/>
              <w:divBdr>
                <w:top w:val="none" w:sz="0" w:space="0" w:color="auto"/>
                <w:left w:val="none" w:sz="0" w:space="0" w:color="auto"/>
                <w:bottom w:val="none" w:sz="0" w:space="0" w:color="auto"/>
                <w:right w:val="none" w:sz="0" w:space="0" w:color="auto"/>
              </w:divBdr>
            </w:div>
            <w:div w:id="1183011811">
              <w:marLeft w:val="0"/>
              <w:marRight w:val="0"/>
              <w:marTop w:val="0"/>
              <w:marBottom w:val="0"/>
              <w:divBdr>
                <w:top w:val="none" w:sz="0" w:space="0" w:color="auto"/>
                <w:left w:val="none" w:sz="0" w:space="0" w:color="auto"/>
                <w:bottom w:val="none" w:sz="0" w:space="0" w:color="auto"/>
                <w:right w:val="none" w:sz="0" w:space="0" w:color="auto"/>
              </w:divBdr>
            </w:div>
            <w:div w:id="976422555">
              <w:marLeft w:val="0"/>
              <w:marRight w:val="0"/>
              <w:marTop w:val="0"/>
              <w:marBottom w:val="0"/>
              <w:divBdr>
                <w:top w:val="none" w:sz="0" w:space="0" w:color="auto"/>
                <w:left w:val="none" w:sz="0" w:space="0" w:color="auto"/>
                <w:bottom w:val="none" w:sz="0" w:space="0" w:color="auto"/>
                <w:right w:val="none" w:sz="0" w:space="0" w:color="auto"/>
              </w:divBdr>
            </w:div>
            <w:div w:id="1931337">
              <w:marLeft w:val="0"/>
              <w:marRight w:val="0"/>
              <w:marTop w:val="0"/>
              <w:marBottom w:val="0"/>
              <w:divBdr>
                <w:top w:val="none" w:sz="0" w:space="0" w:color="auto"/>
                <w:left w:val="none" w:sz="0" w:space="0" w:color="auto"/>
                <w:bottom w:val="none" w:sz="0" w:space="0" w:color="auto"/>
                <w:right w:val="none" w:sz="0" w:space="0" w:color="auto"/>
              </w:divBdr>
            </w:div>
            <w:div w:id="647320675">
              <w:marLeft w:val="0"/>
              <w:marRight w:val="0"/>
              <w:marTop w:val="0"/>
              <w:marBottom w:val="0"/>
              <w:divBdr>
                <w:top w:val="none" w:sz="0" w:space="0" w:color="auto"/>
                <w:left w:val="none" w:sz="0" w:space="0" w:color="auto"/>
                <w:bottom w:val="none" w:sz="0" w:space="0" w:color="auto"/>
                <w:right w:val="none" w:sz="0" w:space="0" w:color="auto"/>
              </w:divBdr>
            </w:div>
            <w:div w:id="1968007087">
              <w:marLeft w:val="0"/>
              <w:marRight w:val="0"/>
              <w:marTop w:val="0"/>
              <w:marBottom w:val="0"/>
              <w:divBdr>
                <w:top w:val="none" w:sz="0" w:space="0" w:color="auto"/>
                <w:left w:val="none" w:sz="0" w:space="0" w:color="auto"/>
                <w:bottom w:val="none" w:sz="0" w:space="0" w:color="auto"/>
                <w:right w:val="none" w:sz="0" w:space="0" w:color="auto"/>
              </w:divBdr>
            </w:div>
            <w:div w:id="1412391190">
              <w:marLeft w:val="0"/>
              <w:marRight w:val="0"/>
              <w:marTop w:val="0"/>
              <w:marBottom w:val="0"/>
              <w:divBdr>
                <w:top w:val="none" w:sz="0" w:space="0" w:color="auto"/>
                <w:left w:val="none" w:sz="0" w:space="0" w:color="auto"/>
                <w:bottom w:val="none" w:sz="0" w:space="0" w:color="auto"/>
                <w:right w:val="none" w:sz="0" w:space="0" w:color="auto"/>
              </w:divBdr>
            </w:div>
            <w:div w:id="1072386409">
              <w:marLeft w:val="0"/>
              <w:marRight w:val="0"/>
              <w:marTop w:val="0"/>
              <w:marBottom w:val="0"/>
              <w:divBdr>
                <w:top w:val="none" w:sz="0" w:space="0" w:color="auto"/>
                <w:left w:val="none" w:sz="0" w:space="0" w:color="auto"/>
                <w:bottom w:val="none" w:sz="0" w:space="0" w:color="auto"/>
                <w:right w:val="none" w:sz="0" w:space="0" w:color="auto"/>
              </w:divBdr>
            </w:div>
            <w:div w:id="1080444599">
              <w:marLeft w:val="0"/>
              <w:marRight w:val="0"/>
              <w:marTop w:val="0"/>
              <w:marBottom w:val="0"/>
              <w:divBdr>
                <w:top w:val="none" w:sz="0" w:space="0" w:color="auto"/>
                <w:left w:val="none" w:sz="0" w:space="0" w:color="auto"/>
                <w:bottom w:val="none" w:sz="0" w:space="0" w:color="auto"/>
                <w:right w:val="none" w:sz="0" w:space="0" w:color="auto"/>
              </w:divBdr>
            </w:div>
            <w:div w:id="1793670474">
              <w:marLeft w:val="0"/>
              <w:marRight w:val="0"/>
              <w:marTop w:val="0"/>
              <w:marBottom w:val="0"/>
              <w:divBdr>
                <w:top w:val="none" w:sz="0" w:space="0" w:color="auto"/>
                <w:left w:val="none" w:sz="0" w:space="0" w:color="auto"/>
                <w:bottom w:val="none" w:sz="0" w:space="0" w:color="auto"/>
                <w:right w:val="none" w:sz="0" w:space="0" w:color="auto"/>
              </w:divBdr>
            </w:div>
            <w:div w:id="1482386855">
              <w:marLeft w:val="0"/>
              <w:marRight w:val="0"/>
              <w:marTop w:val="0"/>
              <w:marBottom w:val="0"/>
              <w:divBdr>
                <w:top w:val="none" w:sz="0" w:space="0" w:color="auto"/>
                <w:left w:val="none" w:sz="0" w:space="0" w:color="auto"/>
                <w:bottom w:val="none" w:sz="0" w:space="0" w:color="auto"/>
                <w:right w:val="none" w:sz="0" w:space="0" w:color="auto"/>
              </w:divBdr>
            </w:div>
            <w:div w:id="1481119230">
              <w:marLeft w:val="0"/>
              <w:marRight w:val="0"/>
              <w:marTop w:val="0"/>
              <w:marBottom w:val="0"/>
              <w:divBdr>
                <w:top w:val="none" w:sz="0" w:space="0" w:color="auto"/>
                <w:left w:val="none" w:sz="0" w:space="0" w:color="auto"/>
                <w:bottom w:val="none" w:sz="0" w:space="0" w:color="auto"/>
                <w:right w:val="none" w:sz="0" w:space="0" w:color="auto"/>
              </w:divBdr>
            </w:div>
            <w:div w:id="1264915500">
              <w:marLeft w:val="0"/>
              <w:marRight w:val="0"/>
              <w:marTop w:val="0"/>
              <w:marBottom w:val="0"/>
              <w:divBdr>
                <w:top w:val="none" w:sz="0" w:space="0" w:color="auto"/>
                <w:left w:val="none" w:sz="0" w:space="0" w:color="auto"/>
                <w:bottom w:val="none" w:sz="0" w:space="0" w:color="auto"/>
                <w:right w:val="none" w:sz="0" w:space="0" w:color="auto"/>
              </w:divBdr>
            </w:div>
            <w:div w:id="1817256888">
              <w:marLeft w:val="0"/>
              <w:marRight w:val="0"/>
              <w:marTop w:val="0"/>
              <w:marBottom w:val="0"/>
              <w:divBdr>
                <w:top w:val="none" w:sz="0" w:space="0" w:color="auto"/>
                <w:left w:val="none" w:sz="0" w:space="0" w:color="auto"/>
                <w:bottom w:val="none" w:sz="0" w:space="0" w:color="auto"/>
                <w:right w:val="none" w:sz="0" w:space="0" w:color="auto"/>
              </w:divBdr>
            </w:div>
            <w:div w:id="1701324331">
              <w:marLeft w:val="0"/>
              <w:marRight w:val="0"/>
              <w:marTop w:val="0"/>
              <w:marBottom w:val="0"/>
              <w:divBdr>
                <w:top w:val="none" w:sz="0" w:space="0" w:color="auto"/>
                <w:left w:val="none" w:sz="0" w:space="0" w:color="auto"/>
                <w:bottom w:val="none" w:sz="0" w:space="0" w:color="auto"/>
                <w:right w:val="none" w:sz="0" w:space="0" w:color="auto"/>
              </w:divBdr>
            </w:div>
            <w:div w:id="1638949522">
              <w:marLeft w:val="0"/>
              <w:marRight w:val="0"/>
              <w:marTop w:val="0"/>
              <w:marBottom w:val="0"/>
              <w:divBdr>
                <w:top w:val="none" w:sz="0" w:space="0" w:color="auto"/>
                <w:left w:val="none" w:sz="0" w:space="0" w:color="auto"/>
                <w:bottom w:val="none" w:sz="0" w:space="0" w:color="auto"/>
                <w:right w:val="none" w:sz="0" w:space="0" w:color="auto"/>
              </w:divBdr>
            </w:div>
            <w:div w:id="569735772">
              <w:marLeft w:val="0"/>
              <w:marRight w:val="0"/>
              <w:marTop w:val="0"/>
              <w:marBottom w:val="0"/>
              <w:divBdr>
                <w:top w:val="none" w:sz="0" w:space="0" w:color="auto"/>
                <w:left w:val="none" w:sz="0" w:space="0" w:color="auto"/>
                <w:bottom w:val="none" w:sz="0" w:space="0" w:color="auto"/>
                <w:right w:val="none" w:sz="0" w:space="0" w:color="auto"/>
              </w:divBdr>
            </w:div>
            <w:div w:id="1133140564">
              <w:marLeft w:val="0"/>
              <w:marRight w:val="0"/>
              <w:marTop w:val="0"/>
              <w:marBottom w:val="0"/>
              <w:divBdr>
                <w:top w:val="none" w:sz="0" w:space="0" w:color="auto"/>
                <w:left w:val="none" w:sz="0" w:space="0" w:color="auto"/>
                <w:bottom w:val="none" w:sz="0" w:space="0" w:color="auto"/>
                <w:right w:val="none" w:sz="0" w:space="0" w:color="auto"/>
              </w:divBdr>
            </w:div>
            <w:div w:id="2019697982">
              <w:marLeft w:val="0"/>
              <w:marRight w:val="0"/>
              <w:marTop w:val="0"/>
              <w:marBottom w:val="0"/>
              <w:divBdr>
                <w:top w:val="none" w:sz="0" w:space="0" w:color="auto"/>
                <w:left w:val="none" w:sz="0" w:space="0" w:color="auto"/>
                <w:bottom w:val="none" w:sz="0" w:space="0" w:color="auto"/>
                <w:right w:val="none" w:sz="0" w:space="0" w:color="auto"/>
              </w:divBdr>
            </w:div>
            <w:div w:id="1396391615">
              <w:marLeft w:val="0"/>
              <w:marRight w:val="0"/>
              <w:marTop w:val="0"/>
              <w:marBottom w:val="0"/>
              <w:divBdr>
                <w:top w:val="none" w:sz="0" w:space="0" w:color="auto"/>
                <w:left w:val="none" w:sz="0" w:space="0" w:color="auto"/>
                <w:bottom w:val="none" w:sz="0" w:space="0" w:color="auto"/>
                <w:right w:val="none" w:sz="0" w:space="0" w:color="auto"/>
              </w:divBdr>
            </w:div>
            <w:div w:id="1170103766">
              <w:marLeft w:val="0"/>
              <w:marRight w:val="0"/>
              <w:marTop w:val="0"/>
              <w:marBottom w:val="0"/>
              <w:divBdr>
                <w:top w:val="none" w:sz="0" w:space="0" w:color="auto"/>
                <w:left w:val="none" w:sz="0" w:space="0" w:color="auto"/>
                <w:bottom w:val="none" w:sz="0" w:space="0" w:color="auto"/>
                <w:right w:val="none" w:sz="0" w:space="0" w:color="auto"/>
              </w:divBdr>
            </w:div>
            <w:div w:id="251856764">
              <w:marLeft w:val="0"/>
              <w:marRight w:val="0"/>
              <w:marTop w:val="0"/>
              <w:marBottom w:val="0"/>
              <w:divBdr>
                <w:top w:val="none" w:sz="0" w:space="0" w:color="auto"/>
                <w:left w:val="none" w:sz="0" w:space="0" w:color="auto"/>
                <w:bottom w:val="none" w:sz="0" w:space="0" w:color="auto"/>
                <w:right w:val="none" w:sz="0" w:space="0" w:color="auto"/>
              </w:divBdr>
            </w:div>
            <w:div w:id="702949215">
              <w:marLeft w:val="0"/>
              <w:marRight w:val="0"/>
              <w:marTop w:val="0"/>
              <w:marBottom w:val="0"/>
              <w:divBdr>
                <w:top w:val="none" w:sz="0" w:space="0" w:color="auto"/>
                <w:left w:val="none" w:sz="0" w:space="0" w:color="auto"/>
                <w:bottom w:val="none" w:sz="0" w:space="0" w:color="auto"/>
                <w:right w:val="none" w:sz="0" w:space="0" w:color="auto"/>
              </w:divBdr>
            </w:div>
            <w:div w:id="56635635">
              <w:marLeft w:val="0"/>
              <w:marRight w:val="0"/>
              <w:marTop w:val="0"/>
              <w:marBottom w:val="0"/>
              <w:divBdr>
                <w:top w:val="none" w:sz="0" w:space="0" w:color="auto"/>
                <w:left w:val="none" w:sz="0" w:space="0" w:color="auto"/>
                <w:bottom w:val="none" w:sz="0" w:space="0" w:color="auto"/>
                <w:right w:val="none" w:sz="0" w:space="0" w:color="auto"/>
              </w:divBdr>
            </w:div>
            <w:div w:id="2029524985">
              <w:marLeft w:val="0"/>
              <w:marRight w:val="0"/>
              <w:marTop w:val="0"/>
              <w:marBottom w:val="0"/>
              <w:divBdr>
                <w:top w:val="none" w:sz="0" w:space="0" w:color="auto"/>
                <w:left w:val="none" w:sz="0" w:space="0" w:color="auto"/>
                <w:bottom w:val="none" w:sz="0" w:space="0" w:color="auto"/>
                <w:right w:val="none" w:sz="0" w:space="0" w:color="auto"/>
              </w:divBdr>
            </w:div>
            <w:div w:id="1079012443">
              <w:marLeft w:val="0"/>
              <w:marRight w:val="0"/>
              <w:marTop w:val="0"/>
              <w:marBottom w:val="0"/>
              <w:divBdr>
                <w:top w:val="none" w:sz="0" w:space="0" w:color="auto"/>
                <w:left w:val="none" w:sz="0" w:space="0" w:color="auto"/>
                <w:bottom w:val="none" w:sz="0" w:space="0" w:color="auto"/>
                <w:right w:val="none" w:sz="0" w:space="0" w:color="auto"/>
              </w:divBdr>
            </w:div>
            <w:div w:id="2132674052">
              <w:marLeft w:val="0"/>
              <w:marRight w:val="0"/>
              <w:marTop w:val="0"/>
              <w:marBottom w:val="0"/>
              <w:divBdr>
                <w:top w:val="none" w:sz="0" w:space="0" w:color="auto"/>
                <w:left w:val="none" w:sz="0" w:space="0" w:color="auto"/>
                <w:bottom w:val="none" w:sz="0" w:space="0" w:color="auto"/>
                <w:right w:val="none" w:sz="0" w:space="0" w:color="auto"/>
              </w:divBdr>
            </w:div>
            <w:div w:id="1234199561">
              <w:marLeft w:val="0"/>
              <w:marRight w:val="0"/>
              <w:marTop w:val="0"/>
              <w:marBottom w:val="0"/>
              <w:divBdr>
                <w:top w:val="none" w:sz="0" w:space="0" w:color="auto"/>
                <w:left w:val="none" w:sz="0" w:space="0" w:color="auto"/>
                <w:bottom w:val="none" w:sz="0" w:space="0" w:color="auto"/>
                <w:right w:val="none" w:sz="0" w:space="0" w:color="auto"/>
              </w:divBdr>
            </w:div>
            <w:div w:id="1662545248">
              <w:marLeft w:val="0"/>
              <w:marRight w:val="0"/>
              <w:marTop w:val="0"/>
              <w:marBottom w:val="0"/>
              <w:divBdr>
                <w:top w:val="none" w:sz="0" w:space="0" w:color="auto"/>
                <w:left w:val="none" w:sz="0" w:space="0" w:color="auto"/>
                <w:bottom w:val="none" w:sz="0" w:space="0" w:color="auto"/>
                <w:right w:val="none" w:sz="0" w:space="0" w:color="auto"/>
              </w:divBdr>
            </w:div>
            <w:div w:id="477498045">
              <w:marLeft w:val="0"/>
              <w:marRight w:val="0"/>
              <w:marTop w:val="0"/>
              <w:marBottom w:val="0"/>
              <w:divBdr>
                <w:top w:val="none" w:sz="0" w:space="0" w:color="auto"/>
                <w:left w:val="none" w:sz="0" w:space="0" w:color="auto"/>
                <w:bottom w:val="none" w:sz="0" w:space="0" w:color="auto"/>
                <w:right w:val="none" w:sz="0" w:space="0" w:color="auto"/>
              </w:divBdr>
            </w:div>
            <w:div w:id="1890454642">
              <w:marLeft w:val="0"/>
              <w:marRight w:val="0"/>
              <w:marTop w:val="0"/>
              <w:marBottom w:val="0"/>
              <w:divBdr>
                <w:top w:val="none" w:sz="0" w:space="0" w:color="auto"/>
                <w:left w:val="none" w:sz="0" w:space="0" w:color="auto"/>
                <w:bottom w:val="none" w:sz="0" w:space="0" w:color="auto"/>
                <w:right w:val="none" w:sz="0" w:space="0" w:color="auto"/>
              </w:divBdr>
            </w:div>
            <w:div w:id="1852598142">
              <w:marLeft w:val="0"/>
              <w:marRight w:val="0"/>
              <w:marTop w:val="0"/>
              <w:marBottom w:val="0"/>
              <w:divBdr>
                <w:top w:val="none" w:sz="0" w:space="0" w:color="auto"/>
                <w:left w:val="none" w:sz="0" w:space="0" w:color="auto"/>
                <w:bottom w:val="none" w:sz="0" w:space="0" w:color="auto"/>
                <w:right w:val="none" w:sz="0" w:space="0" w:color="auto"/>
              </w:divBdr>
            </w:div>
            <w:div w:id="2049989569">
              <w:marLeft w:val="0"/>
              <w:marRight w:val="0"/>
              <w:marTop w:val="0"/>
              <w:marBottom w:val="0"/>
              <w:divBdr>
                <w:top w:val="none" w:sz="0" w:space="0" w:color="auto"/>
                <w:left w:val="none" w:sz="0" w:space="0" w:color="auto"/>
                <w:bottom w:val="none" w:sz="0" w:space="0" w:color="auto"/>
                <w:right w:val="none" w:sz="0" w:space="0" w:color="auto"/>
              </w:divBdr>
            </w:div>
            <w:div w:id="663045508">
              <w:marLeft w:val="0"/>
              <w:marRight w:val="0"/>
              <w:marTop w:val="0"/>
              <w:marBottom w:val="0"/>
              <w:divBdr>
                <w:top w:val="none" w:sz="0" w:space="0" w:color="auto"/>
                <w:left w:val="none" w:sz="0" w:space="0" w:color="auto"/>
                <w:bottom w:val="none" w:sz="0" w:space="0" w:color="auto"/>
                <w:right w:val="none" w:sz="0" w:space="0" w:color="auto"/>
              </w:divBdr>
            </w:div>
            <w:div w:id="2103260401">
              <w:marLeft w:val="0"/>
              <w:marRight w:val="0"/>
              <w:marTop w:val="0"/>
              <w:marBottom w:val="0"/>
              <w:divBdr>
                <w:top w:val="none" w:sz="0" w:space="0" w:color="auto"/>
                <w:left w:val="none" w:sz="0" w:space="0" w:color="auto"/>
                <w:bottom w:val="none" w:sz="0" w:space="0" w:color="auto"/>
                <w:right w:val="none" w:sz="0" w:space="0" w:color="auto"/>
              </w:divBdr>
            </w:div>
            <w:div w:id="446972830">
              <w:marLeft w:val="0"/>
              <w:marRight w:val="0"/>
              <w:marTop w:val="0"/>
              <w:marBottom w:val="0"/>
              <w:divBdr>
                <w:top w:val="none" w:sz="0" w:space="0" w:color="auto"/>
                <w:left w:val="none" w:sz="0" w:space="0" w:color="auto"/>
                <w:bottom w:val="none" w:sz="0" w:space="0" w:color="auto"/>
                <w:right w:val="none" w:sz="0" w:space="0" w:color="auto"/>
              </w:divBdr>
            </w:div>
            <w:div w:id="520095002">
              <w:marLeft w:val="0"/>
              <w:marRight w:val="0"/>
              <w:marTop w:val="0"/>
              <w:marBottom w:val="0"/>
              <w:divBdr>
                <w:top w:val="none" w:sz="0" w:space="0" w:color="auto"/>
                <w:left w:val="none" w:sz="0" w:space="0" w:color="auto"/>
                <w:bottom w:val="none" w:sz="0" w:space="0" w:color="auto"/>
                <w:right w:val="none" w:sz="0" w:space="0" w:color="auto"/>
              </w:divBdr>
            </w:div>
            <w:div w:id="1106853538">
              <w:marLeft w:val="0"/>
              <w:marRight w:val="0"/>
              <w:marTop w:val="0"/>
              <w:marBottom w:val="0"/>
              <w:divBdr>
                <w:top w:val="none" w:sz="0" w:space="0" w:color="auto"/>
                <w:left w:val="none" w:sz="0" w:space="0" w:color="auto"/>
                <w:bottom w:val="none" w:sz="0" w:space="0" w:color="auto"/>
                <w:right w:val="none" w:sz="0" w:space="0" w:color="auto"/>
              </w:divBdr>
            </w:div>
            <w:div w:id="1925335969">
              <w:marLeft w:val="0"/>
              <w:marRight w:val="0"/>
              <w:marTop w:val="0"/>
              <w:marBottom w:val="0"/>
              <w:divBdr>
                <w:top w:val="none" w:sz="0" w:space="0" w:color="auto"/>
                <w:left w:val="none" w:sz="0" w:space="0" w:color="auto"/>
                <w:bottom w:val="none" w:sz="0" w:space="0" w:color="auto"/>
                <w:right w:val="none" w:sz="0" w:space="0" w:color="auto"/>
              </w:divBdr>
            </w:div>
            <w:div w:id="215823738">
              <w:marLeft w:val="0"/>
              <w:marRight w:val="0"/>
              <w:marTop w:val="0"/>
              <w:marBottom w:val="0"/>
              <w:divBdr>
                <w:top w:val="none" w:sz="0" w:space="0" w:color="auto"/>
                <w:left w:val="none" w:sz="0" w:space="0" w:color="auto"/>
                <w:bottom w:val="none" w:sz="0" w:space="0" w:color="auto"/>
                <w:right w:val="none" w:sz="0" w:space="0" w:color="auto"/>
              </w:divBdr>
            </w:div>
            <w:div w:id="624821493">
              <w:marLeft w:val="0"/>
              <w:marRight w:val="0"/>
              <w:marTop w:val="0"/>
              <w:marBottom w:val="0"/>
              <w:divBdr>
                <w:top w:val="none" w:sz="0" w:space="0" w:color="auto"/>
                <w:left w:val="none" w:sz="0" w:space="0" w:color="auto"/>
                <w:bottom w:val="none" w:sz="0" w:space="0" w:color="auto"/>
                <w:right w:val="none" w:sz="0" w:space="0" w:color="auto"/>
              </w:divBdr>
            </w:div>
            <w:div w:id="1097484716">
              <w:marLeft w:val="0"/>
              <w:marRight w:val="0"/>
              <w:marTop w:val="0"/>
              <w:marBottom w:val="0"/>
              <w:divBdr>
                <w:top w:val="none" w:sz="0" w:space="0" w:color="auto"/>
                <w:left w:val="none" w:sz="0" w:space="0" w:color="auto"/>
                <w:bottom w:val="none" w:sz="0" w:space="0" w:color="auto"/>
                <w:right w:val="none" w:sz="0" w:space="0" w:color="auto"/>
              </w:divBdr>
            </w:div>
            <w:div w:id="1704550894">
              <w:marLeft w:val="0"/>
              <w:marRight w:val="0"/>
              <w:marTop w:val="0"/>
              <w:marBottom w:val="0"/>
              <w:divBdr>
                <w:top w:val="none" w:sz="0" w:space="0" w:color="auto"/>
                <w:left w:val="none" w:sz="0" w:space="0" w:color="auto"/>
                <w:bottom w:val="none" w:sz="0" w:space="0" w:color="auto"/>
                <w:right w:val="none" w:sz="0" w:space="0" w:color="auto"/>
              </w:divBdr>
            </w:div>
            <w:div w:id="2053646492">
              <w:marLeft w:val="0"/>
              <w:marRight w:val="0"/>
              <w:marTop w:val="0"/>
              <w:marBottom w:val="0"/>
              <w:divBdr>
                <w:top w:val="none" w:sz="0" w:space="0" w:color="auto"/>
                <w:left w:val="none" w:sz="0" w:space="0" w:color="auto"/>
                <w:bottom w:val="none" w:sz="0" w:space="0" w:color="auto"/>
                <w:right w:val="none" w:sz="0" w:space="0" w:color="auto"/>
              </w:divBdr>
            </w:div>
            <w:div w:id="2115594408">
              <w:marLeft w:val="0"/>
              <w:marRight w:val="0"/>
              <w:marTop w:val="0"/>
              <w:marBottom w:val="0"/>
              <w:divBdr>
                <w:top w:val="none" w:sz="0" w:space="0" w:color="auto"/>
                <w:left w:val="none" w:sz="0" w:space="0" w:color="auto"/>
                <w:bottom w:val="none" w:sz="0" w:space="0" w:color="auto"/>
                <w:right w:val="none" w:sz="0" w:space="0" w:color="auto"/>
              </w:divBdr>
            </w:div>
            <w:div w:id="773791461">
              <w:marLeft w:val="0"/>
              <w:marRight w:val="0"/>
              <w:marTop w:val="0"/>
              <w:marBottom w:val="0"/>
              <w:divBdr>
                <w:top w:val="none" w:sz="0" w:space="0" w:color="auto"/>
                <w:left w:val="none" w:sz="0" w:space="0" w:color="auto"/>
                <w:bottom w:val="none" w:sz="0" w:space="0" w:color="auto"/>
                <w:right w:val="none" w:sz="0" w:space="0" w:color="auto"/>
              </w:divBdr>
            </w:div>
            <w:div w:id="982739862">
              <w:marLeft w:val="0"/>
              <w:marRight w:val="0"/>
              <w:marTop w:val="0"/>
              <w:marBottom w:val="0"/>
              <w:divBdr>
                <w:top w:val="none" w:sz="0" w:space="0" w:color="auto"/>
                <w:left w:val="none" w:sz="0" w:space="0" w:color="auto"/>
                <w:bottom w:val="none" w:sz="0" w:space="0" w:color="auto"/>
                <w:right w:val="none" w:sz="0" w:space="0" w:color="auto"/>
              </w:divBdr>
            </w:div>
            <w:div w:id="2076198918">
              <w:marLeft w:val="0"/>
              <w:marRight w:val="0"/>
              <w:marTop w:val="0"/>
              <w:marBottom w:val="0"/>
              <w:divBdr>
                <w:top w:val="none" w:sz="0" w:space="0" w:color="auto"/>
                <w:left w:val="none" w:sz="0" w:space="0" w:color="auto"/>
                <w:bottom w:val="none" w:sz="0" w:space="0" w:color="auto"/>
                <w:right w:val="none" w:sz="0" w:space="0" w:color="auto"/>
              </w:divBdr>
            </w:div>
            <w:div w:id="448666063">
              <w:marLeft w:val="0"/>
              <w:marRight w:val="0"/>
              <w:marTop w:val="0"/>
              <w:marBottom w:val="0"/>
              <w:divBdr>
                <w:top w:val="none" w:sz="0" w:space="0" w:color="auto"/>
                <w:left w:val="none" w:sz="0" w:space="0" w:color="auto"/>
                <w:bottom w:val="none" w:sz="0" w:space="0" w:color="auto"/>
                <w:right w:val="none" w:sz="0" w:space="0" w:color="auto"/>
              </w:divBdr>
            </w:div>
            <w:div w:id="534076308">
              <w:marLeft w:val="0"/>
              <w:marRight w:val="0"/>
              <w:marTop w:val="0"/>
              <w:marBottom w:val="0"/>
              <w:divBdr>
                <w:top w:val="none" w:sz="0" w:space="0" w:color="auto"/>
                <w:left w:val="none" w:sz="0" w:space="0" w:color="auto"/>
                <w:bottom w:val="none" w:sz="0" w:space="0" w:color="auto"/>
                <w:right w:val="none" w:sz="0" w:space="0" w:color="auto"/>
              </w:divBdr>
            </w:div>
            <w:div w:id="1588231226">
              <w:marLeft w:val="0"/>
              <w:marRight w:val="0"/>
              <w:marTop w:val="0"/>
              <w:marBottom w:val="0"/>
              <w:divBdr>
                <w:top w:val="none" w:sz="0" w:space="0" w:color="auto"/>
                <w:left w:val="none" w:sz="0" w:space="0" w:color="auto"/>
                <w:bottom w:val="none" w:sz="0" w:space="0" w:color="auto"/>
                <w:right w:val="none" w:sz="0" w:space="0" w:color="auto"/>
              </w:divBdr>
            </w:div>
            <w:div w:id="1800032135">
              <w:marLeft w:val="0"/>
              <w:marRight w:val="0"/>
              <w:marTop w:val="0"/>
              <w:marBottom w:val="0"/>
              <w:divBdr>
                <w:top w:val="none" w:sz="0" w:space="0" w:color="auto"/>
                <w:left w:val="none" w:sz="0" w:space="0" w:color="auto"/>
                <w:bottom w:val="none" w:sz="0" w:space="0" w:color="auto"/>
                <w:right w:val="none" w:sz="0" w:space="0" w:color="auto"/>
              </w:divBdr>
            </w:div>
            <w:div w:id="5309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344">
      <w:bodyDiv w:val="1"/>
      <w:marLeft w:val="0"/>
      <w:marRight w:val="0"/>
      <w:marTop w:val="0"/>
      <w:marBottom w:val="0"/>
      <w:divBdr>
        <w:top w:val="none" w:sz="0" w:space="0" w:color="auto"/>
        <w:left w:val="none" w:sz="0" w:space="0" w:color="auto"/>
        <w:bottom w:val="none" w:sz="0" w:space="0" w:color="auto"/>
        <w:right w:val="none" w:sz="0" w:space="0" w:color="auto"/>
      </w:divBdr>
      <w:divsChild>
        <w:div w:id="1268002784">
          <w:marLeft w:val="0"/>
          <w:marRight w:val="0"/>
          <w:marTop w:val="0"/>
          <w:marBottom w:val="0"/>
          <w:divBdr>
            <w:top w:val="none" w:sz="0" w:space="0" w:color="auto"/>
            <w:left w:val="none" w:sz="0" w:space="0" w:color="auto"/>
            <w:bottom w:val="none" w:sz="0" w:space="0" w:color="auto"/>
            <w:right w:val="none" w:sz="0" w:space="0" w:color="auto"/>
          </w:divBdr>
          <w:divsChild>
            <w:div w:id="595596975">
              <w:marLeft w:val="0"/>
              <w:marRight w:val="0"/>
              <w:marTop w:val="0"/>
              <w:marBottom w:val="0"/>
              <w:divBdr>
                <w:top w:val="none" w:sz="0" w:space="0" w:color="auto"/>
                <w:left w:val="none" w:sz="0" w:space="0" w:color="auto"/>
                <w:bottom w:val="none" w:sz="0" w:space="0" w:color="auto"/>
                <w:right w:val="none" w:sz="0" w:space="0" w:color="auto"/>
              </w:divBdr>
            </w:div>
            <w:div w:id="928777441">
              <w:marLeft w:val="0"/>
              <w:marRight w:val="0"/>
              <w:marTop w:val="0"/>
              <w:marBottom w:val="0"/>
              <w:divBdr>
                <w:top w:val="none" w:sz="0" w:space="0" w:color="auto"/>
                <w:left w:val="none" w:sz="0" w:space="0" w:color="auto"/>
                <w:bottom w:val="none" w:sz="0" w:space="0" w:color="auto"/>
                <w:right w:val="none" w:sz="0" w:space="0" w:color="auto"/>
              </w:divBdr>
            </w:div>
            <w:div w:id="626005769">
              <w:marLeft w:val="0"/>
              <w:marRight w:val="0"/>
              <w:marTop w:val="0"/>
              <w:marBottom w:val="0"/>
              <w:divBdr>
                <w:top w:val="none" w:sz="0" w:space="0" w:color="auto"/>
                <w:left w:val="none" w:sz="0" w:space="0" w:color="auto"/>
                <w:bottom w:val="none" w:sz="0" w:space="0" w:color="auto"/>
                <w:right w:val="none" w:sz="0" w:space="0" w:color="auto"/>
              </w:divBdr>
            </w:div>
            <w:div w:id="858659869">
              <w:marLeft w:val="0"/>
              <w:marRight w:val="0"/>
              <w:marTop w:val="0"/>
              <w:marBottom w:val="0"/>
              <w:divBdr>
                <w:top w:val="none" w:sz="0" w:space="0" w:color="auto"/>
                <w:left w:val="none" w:sz="0" w:space="0" w:color="auto"/>
                <w:bottom w:val="none" w:sz="0" w:space="0" w:color="auto"/>
                <w:right w:val="none" w:sz="0" w:space="0" w:color="auto"/>
              </w:divBdr>
            </w:div>
            <w:div w:id="512256986">
              <w:marLeft w:val="0"/>
              <w:marRight w:val="0"/>
              <w:marTop w:val="0"/>
              <w:marBottom w:val="0"/>
              <w:divBdr>
                <w:top w:val="none" w:sz="0" w:space="0" w:color="auto"/>
                <w:left w:val="none" w:sz="0" w:space="0" w:color="auto"/>
                <w:bottom w:val="none" w:sz="0" w:space="0" w:color="auto"/>
                <w:right w:val="none" w:sz="0" w:space="0" w:color="auto"/>
              </w:divBdr>
            </w:div>
            <w:div w:id="759331062">
              <w:marLeft w:val="0"/>
              <w:marRight w:val="0"/>
              <w:marTop w:val="0"/>
              <w:marBottom w:val="0"/>
              <w:divBdr>
                <w:top w:val="none" w:sz="0" w:space="0" w:color="auto"/>
                <w:left w:val="none" w:sz="0" w:space="0" w:color="auto"/>
                <w:bottom w:val="none" w:sz="0" w:space="0" w:color="auto"/>
                <w:right w:val="none" w:sz="0" w:space="0" w:color="auto"/>
              </w:divBdr>
            </w:div>
            <w:div w:id="832137459">
              <w:marLeft w:val="0"/>
              <w:marRight w:val="0"/>
              <w:marTop w:val="0"/>
              <w:marBottom w:val="0"/>
              <w:divBdr>
                <w:top w:val="none" w:sz="0" w:space="0" w:color="auto"/>
                <w:left w:val="none" w:sz="0" w:space="0" w:color="auto"/>
                <w:bottom w:val="none" w:sz="0" w:space="0" w:color="auto"/>
                <w:right w:val="none" w:sz="0" w:space="0" w:color="auto"/>
              </w:divBdr>
            </w:div>
            <w:div w:id="1306668356">
              <w:marLeft w:val="0"/>
              <w:marRight w:val="0"/>
              <w:marTop w:val="0"/>
              <w:marBottom w:val="0"/>
              <w:divBdr>
                <w:top w:val="none" w:sz="0" w:space="0" w:color="auto"/>
                <w:left w:val="none" w:sz="0" w:space="0" w:color="auto"/>
                <w:bottom w:val="none" w:sz="0" w:space="0" w:color="auto"/>
                <w:right w:val="none" w:sz="0" w:space="0" w:color="auto"/>
              </w:divBdr>
            </w:div>
            <w:div w:id="286473766">
              <w:marLeft w:val="0"/>
              <w:marRight w:val="0"/>
              <w:marTop w:val="0"/>
              <w:marBottom w:val="0"/>
              <w:divBdr>
                <w:top w:val="none" w:sz="0" w:space="0" w:color="auto"/>
                <w:left w:val="none" w:sz="0" w:space="0" w:color="auto"/>
                <w:bottom w:val="none" w:sz="0" w:space="0" w:color="auto"/>
                <w:right w:val="none" w:sz="0" w:space="0" w:color="auto"/>
              </w:divBdr>
            </w:div>
            <w:div w:id="1543639453">
              <w:marLeft w:val="0"/>
              <w:marRight w:val="0"/>
              <w:marTop w:val="0"/>
              <w:marBottom w:val="0"/>
              <w:divBdr>
                <w:top w:val="none" w:sz="0" w:space="0" w:color="auto"/>
                <w:left w:val="none" w:sz="0" w:space="0" w:color="auto"/>
                <w:bottom w:val="none" w:sz="0" w:space="0" w:color="auto"/>
                <w:right w:val="none" w:sz="0" w:space="0" w:color="auto"/>
              </w:divBdr>
            </w:div>
            <w:div w:id="1293830758">
              <w:marLeft w:val="0"/>
              <w:marRight w:val="0"/>
              <w:marTop w:val="0"/>
              <w:marBottom w:val="0"/>
              <w:divBdr>
                <w:top w:val="none" w:sz="0" w:space="0" w:color="auto"/>
                <w:left w:val="none" w:sz="0" w:space="0" w:color="auto"/>
                <w:bottom w:val="none" w:sz="0" w:space="0" w:color="auto"/>
                <w:right w:val="none" w:sz="0" w:space="0" w:color="auto"/>
              </w:divBdr>
            </w:div>
            <w:div w:id="1108431552">
              <w:marLeft w:val="0"/>
              <w:marRight w:val="0"/>
              <w:marTop w:val="0"/>
              <w:marBottom w:val="0"/>
              <w:divBdr>
                <w:top w:val="none" w:sz="0" w:space="0" w:color="auto"/>
                <w:left w:val="none" w:sz="0" w:space="0" w:color="auto"/>
                <w:bottom w:val="none" w:sz="0" w:space="0" w:color="auto"/>
                <w:right w:val="none" w:sz="0" w:space="0" w:color="auto"/>
              </w:divBdr>
            </w:div>
            <w:div w:id="517890494">
              <w:marLeft w:val="0"/>
              <w:marRight w:val="0"/>
              <w:marTop w:val="0"/>
              <w:marBottom w:val="0"/>
              <w:divBdr>
                <w:top w:val="none" w:sz="0" w:space="0" w:color="auto"/>
                <w:left w:val="none" w:sz="0" w:space="0" w:color="auto"/>
                <w:bottom w:val="none" w:sz="0" w:space="0" w:color="auto"/>
                <w:right w:val="none" w:sz="0" w:space="0" w:color="auto"/>
              </w:divBdr>
            </w:div>
            <w:div w:id="1773236215">
              <w:marLeft w:val="0"/>
              <w:marRight w:val="0"/>
              <w:marTop w:val="0"/>
              <w:marBottom w:val="0"/>
              <w:divBdr>
                <w:top w:val="none" w:sz="0" w:space="0" w:color="auto"/>
                <w:left w:val="none" w:sz="0" w:space="0" w:color="auto"/>
                <w:bottom w:val="none" w:sz="0" w:space="0" w:color="auto"/>
                <w:right w:val="none" w:sz="0" w:space="0" w:color="auto"/>
              </w:divBdr>
            </w:div>
            <w:div w:id="175314083">
              <w:marLeft w:val="0"/>
              <w:marRight w:val="0"/>
              <w:marTop w:val="0"/>
              <w:marBottom w:val="0"/>
              <w:divBdr>
                <w:top w:val="none" w:sz="0" w:space="0" w:color="auto"/>
                <w:left w:val="none" w:sz="0" w:space="0" w:color="auto"/>
                <w:bottom w:val="none" w:sz="0" w:space="0" w:color="auto"/>
                <w:right w:val="none" w:sz="0" w:space="0" w:color="auto"/>
              </w:divBdr>
            </w:div>
            <w:div w:id="1006862301">
              <w:marLeft w:val="0"/>
              <w:marRight w:val="0"/>
              <w:marTop w:val="0"/>
              <w:marBottom w:val="0"/>
              <w:divBdr>
                <w:top w:val="none" w:sz="0" w:space="0" w:color="auto"/>
                <w:left w:val="none" w:sz="0" w:space="0" w:color="auto"/>
                <w:bottom w:val="none" w:sz="0" w:space="0" w:color="auto"/>
                <w:right w:val="none" w:sz="0" w:space="0" w:color="auto"/>
              </w:divBdr>
            </w:div>
            <w:div w:id="1811097201">
              <w:marLeft w:val="0"/>
              <w:marRight w:val="0"/>
              <w:marTop w:val="0"/>
              <w:marBottom w:val="0"/>
              <w:divBdr>
                <w:top w:val="none" w:sz="0" w:space="0" w:color="auto"/>
                <w:left w:val="none" w:sz="0" w:space="0" w:color="auto"/>
                <w:bottom w:val="none" w:sz="0" w:space="0" w:color="auto"/>
                <w:right w:val="none" w:sz="0" w:space="0" w:color="auto"/>
              </w:divBdr>
            </w:div>
            <w:div w:id="1613245103">
              <w:marLeft w:val="0"/>
              <w:marRight w:val="0"/>
              <w:marTop w:val="0"/>
              <w:marBottom w:val="0"/>
              <w:divBdr>
                <w:top w:val="none" w:sz="0" w:space="0" w:color="auto"/>
                <w:left w:val="none" w:sz="0" w:space="0" w:color="auto"/>
                <w:bottom w:val="none" w:sz="0" w:space="0" w:color="auto"/>
                <w:right w:val="none" w:sz="0" w:space="0" w:color="auto"/>
              </w:divBdr>
            </w:div>
            <w:div w:id="2141801309">
              <w:marLeft w:val="0"/>
              <w:marRight w:val="0"/>
              <w:marTop w:val="0"/>
              <w:marBottom w:val="0"/>
              <w:divBdr>
                <w:top w:val="none" w:sz="0" w:space="0" w:color="auto"/>
                <w:left w:val="none" w:sz="0" w:space="0" w:color="auto"/>
                <w:bottom w:val="none" w:sz="0" w:space="0" w:color="auto"/>
                <w:right w:val="none" w:sz="0" w:space="0" w:color="auto"/>
              </w:divBdr>
            </w:div>
            <w:div w:id="1163813644">
              <w:marLeft w:val="0"/>
              <w:marRight w:val="0"/>
              <w:marTop w:val="0"/>
              <w:marBottom w:val="0"/>
              <w:divBdr>
                <w:top w:val="none" w:sz="0" w:space="0" w:color="auto"/>
                <w:left w:val="none" w:sz="0" w:space="0" w:color="auto"/>
                <w:bottom w:val="none" w:sz="0" w:space="0" w:color="auto"/>
                <w:right w:val="none" w:sz="0" w:space="0" w:color="auto"/>
              </w:divBdr>
            </w:div>
            <w:div w:id="1695617905">
              <w:marLeft w:val="0"/>
              <w:marRight w:val="0"/>
              <w:marTop w:val="0"/>
              <w:marBottom w:val="0"/>
              <w:divBdr>
                <w:top w:val="none" w:sz="0" w:space="0" w:color="auto"/>
                <w:left w:val="none" w:sz="0" w:space="0" w:color="auto"/>
                <w:bottom w:val="none" w:sz="0" w:space="0" w:color="auto"/>
                <w:right w:val="none" w:sz="0" w:space="0" w:color="auto"/>
              </w:divBdr>
            </w:div>
            <w:div w:id="1963606025">
              <w:marLeft w:val="0"/>
              <w:marRight w:val="0"/>
              <w:marTop w:val="0"/>
              <w:marBottom w:val="0"/>
              <w:divBdr>
                <w:top w:val="none" w:sz="0" w:space="0" w:color="auto"/>
                <w:left w:val="none" w:sz="0" w:space="0" w:color="auto"/>
                <w:bottom w:val="none" w:sz="0" w:space="0" w:color="auto"/>
                <w:right w:val="none" w:sz="0" w:space="0" w:color="auto"/>
              </w:divBdr>
            </w:div>
            <w:div w:id="989791068">
              <w:marLeft w:val="0"/>
              <w:marRight w:val="0"/>
              <w:marTop w:val="0"/>
              <w:marBottom w:val="0"/>
              <w:divBdr>
                <w:top w:val="none" w:sz="0" w:space="0" w:color="auto"/>
                <w:left w:val="none" w:sz="0" w:space="0" w:color="auto"/>
                <w:bottom w:val="none" w:sz="0" w:space="0" w:color="auto"/>
                <w:right w:val="none" w:sz="0" w:space="0" w:color="auto"/>
              </w:divBdr>
            </w:div>
            <w:div w:id="2046980293">
              <w:marLeft w:val="0"/>
              <w:marRight w:val="0"/>
              <w:marTop w:val="0"/>
              <w:marBottom w:val="0"/>
              <w:divBdr>
                <w:top w:val="none" w:sz="0" w:space="0" w:color="auto"/>
                <w:left w:val="none" w:sz="0" w:space="0" w:color="auto"/>
                <w:bottom w:val="none" w:sz="0" w:space="0" w:color="auto"/>
                <w:right w:val="none" w:sz="0" w:space="0" w:color="auto"/>
              </w:divBdr>
            </w:div>
            <w:div w:id="1762405407">
              <w:marLeft w:val="0"/>
              <w:marRight w:val="0"/>
              <w:marTop w:val="0"/>
              <w:marBottom w:val="0"/>
              <w:divBdr>
                <w:top w:val="none" w:sz="0" w:space="0" w:color="auto"/>
                <w:left w:val="none" w:sz="0" w:space="0" w:color="auto"/>
                <w:bottom w:val="none" w:sz="0" w:space="0" w:color="auto"/>
                <w:right w:val="none" w:sz="0" w:space="0" w:color="auto"/>
              </w:divBdr>
            </w:div>
            <w:div w:id="8907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2413">
      <w:bodyDiv w:val="1"/>
      <w:marLeft w:val="0"/>
      <w:marRight w:val="0"/>
      <w:marTop w:val="0"/>
      <w:marBottom w:val="0"/>
      <w:divBdr>
        <w:top w:val="none" w:sz="0" w:space="0" w:color="auto"/>
        <w:left w:val="none" w:sz="0" w:space="0" w:color="auto"/>
        <w:bottom w:val="none" w:sz="0" w:space="0" w:color="auto"/>
        <w:right w:val="none" w:sz="0" w:space="0" w:color="auto"/>
      </w:divBdr>
      <w:divsChild>
        <w:div w:id="1928609587">
          <w:marLeft w:val="0"/>
          <w:marRight w:val="0"/>
          <w:marTop w:val="0"/>
          <w:marBottom w:val="0"/>
          <w:divBdr>
            <w:top w:val="none" w:sz="0" w:space="0" w:color="auto"/>
            <w:left w:val="none" w:sz="0" w:space="0" w:color="auto"/>
            <w:bottom w:val="none" w:sz="0" w:space="0" w:color="auto"/>
            <w:right w:val="none" w:sz="0" w:space="0" w:color="auto"/>
          </w:divBdr>
          <w:divsChild>
            <w:div w:id="412094783">
              <w:marLeft w:val="0"/>
              <w:marRight w:val="0"/>
              <w:marTop w:val="0"/>
              <w:marBottom w:val="0"/>
              <w:divBdr>
                <w:top w:val="none" w:sz="0" w:space="0" w:color="auto"/>
                <w:left w:val="none" w:sz="0" w:space="0" w:color="auto"/>
                <w:bottom w:val="none" w:sz="0" w:space="0" w:color="auto"/>
                <w:right w:val="none" w:sz="0" w:space="0" w:color="auto"/>
              </w:divBdr>
            </w:div>
            <w:div w:id="935207930">
              <w:marLeft w:val="0"/>
              <w:marRight w:val="0"/>
              <w:marTop w:val="0"/>
              <w:marBottom w:val="0"/>
              <w:divBdr>
                <w:top w:val="none" w:sz="0" w:space="0" w:color="auto"/>
                <w:left w:val="none" w:sz="0" w:space="0" w:color="auto"/>
                <w:bottom w:val="none" w:sz="0" w:space="0" w:color="auto"/>
                <w:right w:val="none" w:sz="0" w:space="0" w:color="auto"/>
              </w:divBdr>
            </w:div>
            <w:div w:id="869949623">
              <w:marLeft w:val="0"/>
              <w:marRight w:val="0"/>
              <w:marTop w:val="0"/>
              <w:marBottom w:val="0"/>
              <w:divBdr>
                <w:top w:val="none" w:sz="0" w:space="0" w:color="auto"/>
                <w:left w:val="none" w:sz="0" w:space="0" w:color="auto"/>
                <w:bottom w:val="none" w:sz="0" w:space="0" w:color="auto"/>
                <w:right w:val="none" w:sz="0" w:space="0" w:color="auto"/>
              </w:divBdr>
            </w:div>
            <w:div w:id="35278810">
              <w:marLeft w:val="0"/>
              <w:marRight w:val="0"/>
              <w:marTop w:val="0"/>
              <w:marBottom w:val="0"/>
              <w:divBdr>
                <w:top w:val="none" w:sz="0" w:space="0" w:color="auto"/>
                <w:left w:val="none" w:sz="0" w:space="0" w:color="auto"/>
                <w:bottom w:val="none" w:sz="0" w:space="0" w:color="auto"/>
                <w:right w:val="none" w:sz="0" w:space="0" w:color="auto"/>
              </w:divBdr>
            </w:div>
            <w:div w:id="245042516">
              <w:marLeft w:val="0"/>
              <w:marRight w:val="0"/>
              <w:marTop w:val="0"/>
              <w:marBottom w:val="0"/>
              <w:divBdr>
                <w:top w:val="none" w:sz="0" w:space="0" w:color="auto"/>
                <w:left w:val="none" w:sz="0" w:space="0" w:color="auto"/>
                <w:bottom w:val="none" w:sz="0" w:space="0" w:color="auto"/>
                <w:right w:val="none" w:sz="0" w:space="0" w:color="auto"/>
              </w:divBdr>
            </w:div>
            <w:div w:id="1341931214">
              <w:marLeft w:val="0"/>
              <w:marRight w:val="0"/>
              <w:marTop w:val="0"/>
              <w:marBottom w:val="0"/>
              <w:divBdr>
                <w:top w:val="none" w:sz="0" w:space="0" w:color="auto"/>
                <w:left w:val="none" w:sz="0" w:space="0" w:color="auto"/>
                <w:bottom w:val="none" w:sz="0" w:space="0" w:color="auto"/>
                <w:right w:val="none" w:sz="0" w:space="0" w:color="auto"/>
              </w:divBdr>
            </w:div>
            <w:div w:id="1969895598">
              <w:marLeft w:val="0"/>
              <w:marRight w:val="0"/>
              <w:marTop w:val="0"/>
              <w:marBottom w:val="0"/>
              <w:divBdr>
                <w:top w:val="none" w:sz="0" w:space="0" w:color="auto"/>
                <w:left w:val="none" w:sz="0" w:space="0" w:color="auto"/>
                <w:bottom w:val="none" w:sz="0" w:space="0" w:color="auto"/>
                <w:right w:val="none" w:sz="0" w:space="0" w:color="auto"/>
              </w:divBdr>
            </w:div>
            <w:div w:id="35130894">
              <w:marLeft w:val="0"/>
              <w:marRight w:val="0"/>
              <w:marTop w:val="0"/>
              <w:marBottom w:val="0"/>
              <w:divBdr>
                <w:top w:val="none" w:sz="0" w:space="0" w:color="auto"/>
                <w:left w:val="none" w:sz="0" w:space="0" w:color="auto"/>
                <w:bottom w:val="none" w:sz="0" w:space="0" w:color="auto"/>
                <w:right w:val="none" w:sz="0" w:space="0" w:color="auto"/>
              </w:divBdr>
            </w:div>
            <w:div w:id="1113329127">
              <w:marLeft w:val="0"/>
              <w:marRight w:val="0"/>
              <w:marTop w:val="0"/>
              <w:marBottom w:val="0"/>
              <w:divBdr>
                <w:top w:val="none" w:sz="0" w:space="0" w:color="auto"/>
                <w:left w:val="none" w:sz="0" w:space="0" w:color="auto"/>
                <w:bottom w:val="none" w:sz="0" w:space="0" w:color="auto"/>
                <w:right w:val="none" w:sz="0" w:space="0" w:color="auto"/>
              </w:divBdr>
            </w:div>
            <w:div w:id="1767573539">
              <w:marLeft w:val="0"/>
              <w:marRight w:val="0"/>
              <w:marTop w:val="0"/>
              <w:marBottom w:val="0"/>
              <w:divBdr>
                <w:top w:val="none" w:sz="0" w:space="0" w:color="auto"/>
                <w:left w:val="none" w:sz="0" w:space="0" w:color="auto"/>
                <w:bottom w:val="none" w:sz="0" w:space="0" w:color="auto"/>
                <w:right w:val="none" w:sz="0" w:space="0" w:color="auto"/>
              </w:divBdr>
            </w:div>
            <w:div w:id="711881723">
              <w:marLeft w:val="0"/>
              <w:marRight w:val="0"/>
              <w:marTop w:val="0"/>
              <w:marBottom w:val="0"/>
              <w:divBdr>
                <w:top w:val="none" w:sz="0" w:space="0" w:color="auto"/>
                <w:left w:val="none" w:sz="0" w:space="0" w:color="auto"/>
                <w:bottom w:val="none" w:sz="0" w:space="0" w:color="auto"/>
                <w:right w:val="none" w:sz="0" w:space="0" w:color="auto"/>
              </w:divBdr>
            </w:div>
            <w:div w:id="547373613">
              <w:marLeft w:val="0"/>
              <w:marRight w:val="0"/>
              <w:marTop w:val="0"/>
              <w:marBottom w:val="0"/>
              <w:divBdr>
                <w:top w:val="none" w:sz="0" w:space="0" w:color="auto"/>
                <w:left w:val="none" w:sz="0" w:space="0" w:color="auto"/>
                <w:bottom w:val="none" w:sz="0" w:space="0" w:color="auto"/>
                <w:right w:val="none" w:sz="0" w:space="0" w:color="auto"/>
              </w:divBdr>
            </w:div>
            <w:div w:id="1621566567">
              <w:marLeft w:val="0"/>
              <w:marRight w:val="0"/>
              <w:marTop w:val="0"/>
              <w:marBottom w:val="0"/>
              <w:divBdr>
                <w:top w:val="none" w:sz="0" w:space="0" w:color="auto"/>
                <w:left w:val="none" w:sz="0" w:space="0" w:color="auto"/>
                <w:bottom w:val="none" w:sz="0" w:space="0" w:color="auto"/>
                <w:right w:val="none" w:sz="0" w:space="0" w:color="auto"/>
              </w:divBdr>
            </w:div>
            <w:div w:id="109203681">
              <w:marLeft w:val="0"/>
              <w:marRight w:val="0"/>
              <w:marTop w:val="0"/>
              <w:marBottom w:val="0"/>
              <w:divBdr>
                <w:top w:val="none" w:sz="0" w:space="0" w:color="auto"/>
                <w:left w:val="none" w:sz="0" w:space="0" w:color="auto"/>
                <w:bottom w:val="none" w:sz="0" w:space="0" w:color="auto"/>
                <w:right w:val="none" w:sz="0" w:space="0" w:color="auto"/>
              </w:divBdr>
            </w:div>
            <w:div w:id="1448937122">
              <w:marLeft w:val="0"/>
              <w:marRight w:val="0"/>
              <w:marTop w:val="0"/>
              <w:marBottom w:val="0"/>
              <w:divBdr>
                <w:top w:val="none" w:sz="0" w:space="0" w:color="auto"/>
                <w:left w:val="none" w:sz="0" w:space="0" w:color="auto"/>
                <w:bottom w:val="none" w:sz="0" w:space="0" w:color="auto"/>
                <w:right w:val="none" w:sz="0" w:space="0" w:color="auto"/>
              </w:divBdr>
            </w:div>
            <w:div w:id="1995066585">
              <w:marLeft w:val="0"/>
              <w:marRight w:val="0"/>
              <w:marTop w:val="0"/>
              <w:marBottom w:val="0"/>
              <w:divBdr>
                <w:top w:val="none" w:sz="0" w:space="0" w:color="auto"/>
                <w:left w:val="none" w:sz="0" w:space="0" w:color="auto"/>
                <w:bottom w:val="none" w:sz="0" w:space="0" w:color="auto"/>
                <w:right w:val="none" w:sz="0" w:space="0" w:color="auto"/>
              </w:divBdr>
            </w:div>
            <w:div w:id="795491070">
              <w:marLeft w:val="0"/>
              <w:marRight w:val="0"/>
              <w:marTop w:val="0"/>
              <w:marBottom w:val="0"/>
              <w:divBdr>
                <w:top w:val="none" w:sz="0" w:space="0" w:color="auto"/>
                <w:left w:val="none" w:sz="0" w:space="0" w:color="auto"/>
                <w:bottom w:val="none" w:sz="0" w:space="0" w:color="auto"/>
                <w:right w:val="none" w:sz="0" w:space="0" w:color="auto"/>
              </w:divBdr>
            </w:div>
            <w:div w:id="759063538">
              <w:marLeft w:val="0"/>
              <w:marRight w:val="0"/>
              <w:marTop w:val="0"/>
              <w:marBottom w:val="0"/>
              <w:divBdr>
                <w:top w:val="none" w:sz="0" w:space="0" w:color="auto"/>
                <w:left w:val="none" w:sz="0" w:space="0" w:color="auto"/>
                <w:bottom w:val="none" w:sz="0" w:space="0" w:color="auto"/>
                <w:right w:val="none" w:sz="0" w:space="0" w:color="auto"/>
              </w:divBdr>
            </w:div>
            <w:div w:id="1509320879">
              <w:marLeft w:val="0"/>
              <w:marRight w:val="0"/>
              <w:marTop w:val="0"/>
              <w:marBottom w:val="0"/>
              <w:divBdr>
                <w:top w:val="none" w:sz="0" w:space="0" w:color="auto"/>
                <w:left w:val="none" w:sz="0" w:space="0" w:color="auto"/>
                <w:bottom w:val="none" w:sz="0" w:space="0" w:color="auto"/>
                <w:right w:val="none" w:sz="0" w:space="0" w:color="auto"/>
              </w:divBdr>
            </w:div>
            <w:div w:id="926185409">
              <w:marLeft w:val="0"/>
              <w:marRight w:val="0"/>
              <w:marTop w:val="0"/>
              <w:marBottom w:val="0"/>
              <w:divBdr>
                <w:top w:val="none" w:sz="0" w:space="0" w:color="auto"/>
                <w:left w:val="none" w:sz="0" w:space="0" w:color="auto"/>
                <w:bottom w:val="none" w:sz="0" w:space="0" w:color="auto"/>
                <w:right w:val="none" w:sz="0" w:space="0" w:color="auto"/>
              </w:divBdr>
            </w:div>
            <w:div w:id="1537543029">
              <w:marLeft w:val="0"/>
              <w:marRight w:val="0"/>
              <w:marTop w:val="0"/>
              <w:marBottom w:val="0"/>
              <w:divBdr>
                <w:top w:val="none" w:sz="0" w:space="0" w:color="auto"/>
                <w:left w:val="none" w:sz="0" w:space="0" w:color="auto"/>
                <w:bottom w:val="none" w:sz="0" w:space="0" w:color="auto"/>
                <w:right w:val="none" w:sz="0" w:space="0" w:color="auto"/>
              </w:divBdr>
            </w:div>
            <w:div w:id="367487817">
              <w:marLeft w:val="0"/>
              <w:marRight w:val="0"/>
              <w:marTop w:val="0"/>
              <w:marBottom w:val="0"/>
              <w:divBdr>
                <w:top w:val="none" w:sz="0" w:space="0" w:color="auto"/>
                <w:left w:val="none" w:sz="0" w:space="0" w:color="auto"/>
                <w:bottom w:val="none" w:sz="0" w:space="0" w:color="auto"/>
                <w:right w:val="none" w:sz="0" w:space="0" w:color="auto"/>
              </w:divBdr>
            </w:div>
            <w:div w:id="1760635585">
              <w:marLeft w:val="0"/>
              <w:marRight w:val="0"/>
              <w:marTop w:val="0"/>
              <w:marBottom w:val="0"/>
              <w:divBdr>
                <w:top w:val="none" w:sz="0" w:space="0" w:color="auto"/>
                <w:left w:val="none" w:sz="0" w:space="0" w:color="auto"/>
                <w:bottom w:val="none" w:sz="0" w:space="0" w:color="auto"/>
                <w:right w:val="none" w:sz="0" w:space="0" w:color="auto"/>
              </w:divBdr>
            </w:div>
            <w:div w:id="1118990157">
              <w:marLeft w:val="0"/>
              <w:marRight w:val="0"/>
              <w:marTop w:val="0"/>
              <w:marBottom w:val="0"/>
              <w:divBdr>
                <w:top w:val="none" w:sz="0" w:space="0" w:color="auto"/>
                <w:left w:val="none" w:sz="0" w:space="0" w:color="auto"/>
                <w:bottom w:val="none" w:sz="0" w:space="0" w:color="auto"/>
                <w:right w:val="none" w:sz="0" w:space="0" w:color="auto"/>
              </w:divBdr>
            </w:div>
            <w:div w:id="1971862323">
              <w:marLeft w:val="0"/>
              <w:marRight w:val="0"/>
              <w:marTop w:val="0"/>
              <w:marBottom w:val="0"/>
              <w:divBdr>
                <w:top w:val="none" w:sz="0" w:space="0" w:color="auto"/>
                <w:left w:val="none" w:sz="0" w:space="0" w:color="auto"/>
                <w:bottom w:val="none" w:sz="0" w:space="0" w:color="auto"/>
                <w:right w:val="none" w:sz="0" w:space="0" w:color="auto"/>
              </w:divBdr>
            </w:div>
            <w:div w:id="713890202">
              <w:marLeft w:val="0"/>
              <w:marRight w:val="0"/>
              <w:marTop w:val="0"/>
              <w:marBottom w:val="0"/>
              <w:divBdr>
                <w:top w:val="none" w:sz="0" w:space="0" w:color="auto"/>
                <w:left w:val="none" w:sz="0" w:space="0" w:color="auto"/>
                <w:bottom w:val="none" w:sz="0" w:space="0" w:color="auto"/>
                <w:right w:val="none" w:sz="0" w:space="0" w:color="auto"/>
              </w:divBdr>
            </w:div>
            <w:div w:id="744687944">
              <w:marLeft w:val="0"/>
              <w:marRight w:val="0"/>
              <w:marTop w:val="0"/>
              <w:marBottom w:val="0"/>
              <w:divBdr>
                <w:top w:val="none" w:sz="0" w:space="0" w:color="auto"/>
                <w:left w:val="none" w:sz="0" w:space="0" w:color="auto"/>
                <w:bottom w:val="none" w:sz="0" w:space="0" w:color="auto"/>
                <w:right w:val="none" w:sz="0" w:space="0" w:color="auto"/>
              </w:divBdr>
            </w:div>
            <w:div w:id="390739125">
              <w:marLeft w:val="0"/>
              <w:marRight w:val="0"/>
              <w:marTop w:val="0"/>
              <w:marBottom w:val="0"/>
              <w:divBdr>
                <w:top w:val="none" w:sz="0" w:space="0" w:color="auto"/>
                <w:left w:val="none" w:sz="0" w:space="0" w:color="auto"/>
                <w:bottom w:val="none" w:sz="0" w:space="0" w:color="auto"/>
                <w:right w:val="none" w:sz="0" w:space="0" w:color="auto"/>
              </w:divBdr>
            </w:div>
            <w:div w:id="400175907">
              <w:marLeft w:val="0"/>
              <w:marRight w:val="0"/>
              <w:marTop w:val="0"/>
              <w:marBottom w:val="0"/>
              <w:divBdr>
                <w:top w:val="none" w:sz="0" w:space="0" w:color="auto"/>
                <w:left w:val="none" w:sz="0" w:space="0" w:color="auto"/>
                <w:bottom w:val="none" w:sz="0" w:space="0" w:color="auto"/>
                <w:right w:val="none" w:sz="0" w:space="0" w:color="auto"/>
              </w:divBdr>
            </w:div>
            <w:div w:id="15137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01505">
      <w:bodyDiv w:val="1"/>
      <w:marLeft w:val="0"/>
      <w:marRight w:val="0"/>
      <w:marTop w:val="0"/>
      <w:marBottom w:val="0"/>
      <w:divBdr>
        <w:top w:val="none" w:sz="0" w:space="0" w:color="auto"/>
        <w:left w:val="none" w:sz="0" w:space="0" w:color="auto"/>
        <w:bottom w:val="none" w:sz="0" w:space="0" w:color="auto"/>
        <w:right w:val="none" w:sz="0" w:space="0" w:color="auto"/>
      </w:divBdr>
      <w:divsChild>
        <w:div w:id="2058121432">
          <w:marLeft w:val="0"/>
          <w:marRight w:val="0"/>
          <w:marTop w:val="0"/>
          <w:marBottom w:val="0"/>
          <w:divBdr>
            <w:top w:val="none" w:sz="0" w:space="0" w:color="auto"/>
            <w:left w:val="none" w:sz="0" w:space="0" w:color="auto"/>
            <w:bottom w:val="none" w:sz="0" w:space="0" w:color="auto"/>
            <w:right w:val="none" w:sz="0" w:space="0" w:color="auto"/>
          </w:divBdr>
          <w:divsChild>
            <w:div w:id="319891343">
              <w:marLeft w:val="0"/>
              <w:marRight w:val="0"/>
              <w:marTop w:val="0"/>
              <w:marBottom w:val="0"/>
              <w:divBdr>
                <w:top w:val="none" w:sz="0" w:space="0" w:color="auto"/>
                <w:left w:val="none" w:sz="0" w:space="0" w:color="auto"/>
                <w:bottom w:val="none" w:sz="0" w:space="0" w:color="auto"/>
                <w:right w:val="none" w:sz="0" w:space="0" w:color="auto"/>
              </w:divBdr>
            </w:div>
            <w:div w:id="711928098">
              <w:marLeft w:val="0"/>
              <w:marRight w:val="0"/>
              <w:marTop w:val="0"/>
              <w:marBottom w:val="0"/>
              <w:divBdr>
                <w:top w:val="none" w:sz="0" w:space="0" w:color="auto"/>
                <w:left w:val="none" w:sz="0" w:space="0" w:color="auto"/>
                <w:bottom w:val="none" w:sz="0" w:space="0" w:color="auto"/>
                <w:right w:val="none" w:sz="0" w:space="0" w:color="auto"/>
              </w:divBdr>
            </w:div>
            <w:div w:id="375084692">
              <w:marLeft w:val="0"/>
              <w:marRight w:val="0"/>
              <w:marTop w:val="0"/>
              <w:marBottom w:val="0"/>
              <w:divBdr>
                <w:top w:val="none" w:sz="0" w:space="0" w:color="auto"/>
                <w:left w:val="none" w:sz="0" w:space="0" w:color="auto"/>
                <w:bottom w:val="none" w:sz="0" w:space="0" w:color="auto"/>
                <w:right w:val="none" w:sz="0" w:space="0" w:color="auto"/>
              </w:divBdr>
            </w:div>
            <w:div w:id="13726528">
              <w:marLeft w:val="0"/>
              <w:marRight w:val="0"/>
              <w:marTop w:val="0"/>
              <w:marBottom w:val="0"/>
              <w:divBdr>
                <w:top w:val="none" w:sz="0" w:space="0" w:color="auto"/>
                <w:left w:val="none" w:sz="0" w:space="0" w:color="auto"/>
                <w:bottom w:val="none" w:sz="0" w:space="0" w:color="auto"/>
                <w:right w:val="none" w:sz="0" w:space="0" w:color="auto"/>
              </w:divBdr>
            </w:div>
            <w:div w:id="22367984">
              <w:marLeft w:val="0"/>
              <w:marRight w:val="0"/>
              <w:marTop w:val="0"/>
              <w:marBottom w:val="0"/>
              <w:divBdr>
                <w:top w:val="none" w:sz="0" w:space="0" w:color="auto"/>
                <w:left w:val="none" w:sz="0" w:space="0" w:color="auto"/>
                <w:bottom w:val="none" w:sz="0" w:space="0" w:color="auto"/>
                <w:right w:val="none" w:sz="0" w:space="0" w:color="auto"/>
              </w:divBdr>
            </w:div>
            <w:div w:id="1968731667">
              <w:marLeft w:val="0"/>
              <w:marRight w:val="0"/>
              <w:marTop w:val="0"/>
              <w:marBottom w:val="0"/>
              <w:divBdr>
                <w:top w:val="none" w:sz="0" w:space="0" w:color="auto"/>
                <w:left w:val="none" w:sz="0" w:space="0" w:color="auto"/>
                <w:bottom w:val="none" w:sz="0" w:space="0" w:color="auto"/>
                <w:right w:val="none" w:sz="0" w:space="0" w:color="auto"/>
              </w:divBdr>
            </w:div>
            <w:div w:id="1649241227">
              <w:marLeft w:val="0"/>
              <w:marRight w:val="0"/>
              <w:marTop w:val="0"/>
              <w:marBottom w:val="0"/>
              <w:divBdr>
                <w:top w:val="none" w:sz="0" w:space="0" w:color="auto"/>
                <w:left w:val="none" w:sz="0" w:space="0" w:color="auto"/>
                <w:bottom w:val="none" w:sz="0" w:space="0" w:color="auto"/>
                <w:right w:val="none" w:sz="0" w:space="0" w:color="auto"/>
              </w:divBdr>
            </w:div>
            <w:div w:id="1229150831">
              <w:marLeft w:val="0"/>
              <w:marRight w:val="0"/>
              <w:marTop w:val="0"/>
              <w:marBottom w:val="0"/>
              <w:divBdr>
                <w:top w:val="none" w:sz="0" w:space="0" w:color="auto"/>
                <w:left w:val="none" w:sz="0" w:space="0" w:color="auto"/>
                <w:bottom w:val="none" w:sz="0" w:space="0" w:color="auto"/>
                <w:right w:val="none" w:sz="0" w:space="0" w:color="auto"/>
              </w:divBdr>
            </w:div>
            <w:div w:id="2145613423">
              <w:marLeft w:val="0"/>
              <w:marRight w:val="0"/>
              <w:marTop w:val="0"/>
              <w:marBottom w:val="0"/>
              <w:divBdr>
                <w:top w:val="none" w:sz="0" w:space="0" w:color="auto"/>
                <w:left w:val="none" w:sz="0" w:space="0" w:color="auto"/>
                <w:bottom w:val="none" w:sz="0" w:space="0" w:color="auto"/>
                <w:right w:val="none" w:sz="0" w:space="0" w:color="auto"/>
              </w:divBdr>
            </w:div>
            <w:div w:id="858155643">
              <w:marLeft w:val="0"/>
              <w:marRight w:val="0"/>
              <w:marTop w:val="0"/>
              <w:marBottom w:val="0"/>
              <w:divBdr>
                <w:top w:val="none" w:sz="0" w:space="0" w:color="auto"/>
                <w:left w:val="none" w:sz="0" w:space="0" w:color="auto"/>
                <w:bottom w:val="none" w:sz="0" w:space="0" w:color="auto"/>
                <w:right w:val="none" w:sz="0" w:space="0" w:color="auto"/>
              </w:divBdr>
            </w:div>
            <w:div w:id="156776087">
              <w:marLeft w:val="0"/>
              <w:marRight w:val="0"/>
              <w:marTop w:val="0"/>
              <w:marBottom w:val="0"/>
              <w:divBdr>
                <w:top w:val="none" w:sz="0" w:space="0" w:color="auto"/>
                <w:left w:val="none" w:sz="0" w:space="0" w:color="auto"/>
                <w:bottom w:val="none" w:sz="0" w:space="0" w:color="auto"/>
                <w:right w:val="none" w:sz="0" w:space="0" w:color="auto"/>
              </w:divBdr>
            </w:div>
            <w:div w:id="1548027285">
              <w:marLeft w:val="0"/>
              <w:marRight w:val="0"/>
              <w:marTop w:val="0"/>
              <w:marBottom w:val="0"/>
              <w:divBdr>
                <w:top w:val="none" w:sz="0" w:space="0" w:color="auto"/>
                <w:left w:val="none" w:sz="0" w:space="0" w:color="auto"/>
                <w:bottom w:val="none" w:sz="0" w:space="0" w:color="auto"/>
                <w:right w:val="none" w:sz="0" w:space="0" w:color="auto"/>
              </w:divBdr>
            </w:div>
            <w:div w:id="584536494">
              <w:marLeft w:val="0"/>
              <w:marRight w:val="0"/>
              <w:marTop w:val="0"/>
              <w:marBottom w:val="0"/>
              <w:divBdr>
                <w:top w:val="none" w:sz="0" w:space="0" w:color="auto"/>
                <w:left w:val="none" w:sz="0" w:space="0" w:color="auto"/>
                <w:bottom w:val="none" w:sz="0" w:space="0" w:color="auto"/>
                <w:right w:val="none" w:sz="0" w:space="0" w:color="auto"/>
              </w:divBdr>
            </w:div>
            <w:div w:id="647513407">
              <w:marLeft w:val="0"/>
              <w:marRight w:val="0"/>
              <w:marTop w:val="0"/>
              <w:marBottom w:val="0"/>
              <w:divBdr>
                <w:top w:val="none" w:sz="0" w:space="0" w:color="auto"/>
                <w:left w:val="none" w:sz="0" w:space="0" w:color="auto"/>
                <w:bottom w:val="none" w:sz="0" w:space="0" w:color="auto"/>
                <w:right w:val="none" w:sz="0" w:space="0" w:color="auto"/>
              </w:divBdr>
            </w:div>
            <w:div w:id="280652281">
              <w:marLeft w:val="0"/>
              <w:marRight w:val="0"/>
              <w:marTop w:val="0"/>
              <w:marBottom w:val="0"/>
              <w:divBdr>
                <w:top w:val="none" w:sz="0" w:space="0" w:color="auto"/>
                <w:left w:val="none" w:sz="0" w:space="0" w:color="auto"/>
                <w:bottom w:val="none" w:sz="0" w:space="0" w:color="auto"/>
                <w:right w:val="none" w:sz="0" w:space="0" w:color="auto"/>
              </w:divBdr>
            </w:div>
            <w:div w:id="623582741">
              <w:marLeft w:val="0"/>
              <w:marRight w:val="0"/>
              <w:marTop w:val="0"/>
              <w:marBottom w:val="0"/>
              <w:divBdr>
                <w:top w:val="none" w:sz="0" w:space="0" w:color="auto"/>
                <w:left w:val="none" w:sz="0" w:space="0" w:color="auto"/>
                <w:bottom w:val="none" w:sz="0" w:space="0" w:color="auto"/>
                <w:right w:val="none" w:sz="0" w:space="0" w:color="auto"/>
              </w:divBdr>
            </w:div>
            <w:div w:id="642778280">
              <w:marLeft w:val="0"/>
              <w:marRight w:val="0"/>
              <w:marTop w:val="0"/>
              <w:marBottom w:val="0"/>
              <w:divBdr>
                <w:top w:val="none" w:sz="0" w:space="0" w:color="auto"/>
                <w:left w:val="none" w:sz="0" w:space="0" w:color="auto"/>
                <w:bottom w:val="none" w:sz="0" w:space="0" w:color="auto"/>
                <w:right w:val="none" w:sz="0" w:space="0" w:color="auto"/>
              </w:divBdr>
            </w:div>
            <w:div w:id="916132383">
              <w:marLeft w:val="0"/>
              <w:marRight w:val="0"/>
              <w:marTop w:val="0"/>
              <w:marBottom w:val="0"/>
              <w:divBdr>
                <w:top w:val="none" w:sz="0" w:space="0" w:color="auto"/>
                <w:left w:val="none" w:sz="0" w:space="0" w:color="auto"/>
                <w:bottom w:val="none" w:sz="0" w:space="0" w:color="auto"/>
                <w:right w:val="none" w:sz="0" w:space="0" w:color="auto"/>
              </w:divBdr>
            </w:div>
            <w:div w:id="731467572">
              <w:marLeft w:val="0"/>
              <w:marRight w:val="0"/>
              <w:marTop w:val="0"/>
              <w:marBottom w:val="0"/>
              <w:divBdr>
                <w:top w:val="none" w:sz="0" w:space="0" w:color="auto"/>
                <w:left w:val="none" w:sz="0" w:space="0" w:color="auto"/>
                <w:bottom w:val="none" w:sz="0" w:space="0" w:color="auto"/>
                <w:right w:val="none" w:sz="0" w:space="0" w:color="auto"/>
              </w:divBdr>
            </w:div>
            <w:div w:id="552739395">
              <w:marLeft w:val="0"/>
              <w:marRight w:val="0"/>
              <w:marTop w:val="0"/>
              <w:marBottom w:val="0"/>
              <w:divBdr>
                <w:top w:val="none" w:sz="0" w:space="0" w:color="auto"/>
                <w:left w:val="none" w:sz="0" w:space="0" w:color="auto"/>
                <w:bottom w:val="none" w:sz="0" w:space="0" w:color="auto"/>
                <w:right w:val="none" w:sz="0" w:space="0" w:color="auto"/>
              </w:divBdr>
            </w:div>
            <w:div w:id="44792279">
              <w:marLeft w:val="0"/>
              <w:marRight w:val="0"/>
              <w:marTop w:val="0"/>
              <w:marBottom w:val="0"/>
              <w:divBdr>
                <w:top w:val="none" w:sz="0" w:space="0" w:color="auto"/>
                <w:left w:val="none" w:sz="0" w:space="0" w:color="auto"/>
                <w:bottom w:val="none" w:sz="0" w:space="0" w:color="auto"/>
                <w:right w:val="none" w:sz="0" w:space="0" w:color="auto"/>
              </w:divBdr>
            </w:div>
            <w:div w:id="16402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0065">
      <w:bodyDiv w:val="1"/>
      <w:marLeft w:val="0"/>
      <w:marRight w:val="0"/>
      <w:marTop w:val="0"/>
      <w:marBottom w:val="0"/>
      <w:divBdr>
        <w:top w:val="none" w:sz="0" w:space="0" w:color="auto"/>
        <w:left w:val="none" w:sz="0" w:space="0" w:color="auto"/>
        <w:bottom w:val="none" w:sz="0" w:space="0" w:color="auto"/>
        <w:right w:val="none" w:sz="0" w:space="0" w:color="auto"/>
      </w:divBdr>
      <w:divsChild>
        <w:div w:id="1406102877">
          <w:marLeft w:val="0"/>
          <w:marRight w:val="0"/>
          <w:marTop w:val="0"/>
          <w:marBottom w:val="0"/>
          <w:divBdr>
            <w:top w:val="none" w:sz="0" w:space="0" w:color="auto"/>
            <w:left w:val="none" w:sz="0" w:space="0" w:color="auto"/>
            <w:bottom w:val="none" w:sz="0" w:space="0" w:color="auto"/>
            <w:right w:val="none" w:sz="0" w:space="0" w:color="auto"/>
          </w:divBdr>
          <w:divsChild>
            <w:div w:id="659846069">
              <w:marLeft w:val="0"/>
              <w:marRight w:val="0"/>
              <w:marTop w:val="0"/>
              <w:marBottom w:val="0"/>
              <w:divBdr>
                <w:top w:val="none" w:sz="0" w:space="0" w:color="auto"/>
                <w:left w:val="none" w:sz="0" w:space="0" w:color="auto"/>
                <w:bottom w:val="none" w:sz="0" w:space="0" w:color="auto"/>
                <w:right w:val="none" w:sz="0" w:space="0" w:color="auto"/>
              </w:divBdr>
            </w:div>
            <w:div w:id="431583868">
              <w:marLeft w:val="0"/>
              <w:marRight w:val="0"/>
              <w:marTop w:val="0"/>
              <w:marBottom w:val="0"/>
              <w:divBdr>
                <w:top w:val="none" w:sz="0" w:space="0" w:color="auto"/>
                <w:left w:val="none" w:sz="0" w:space="0" w:color="auto"/>
                <w:bottom w:val="none" w:sz="0" w:space="0" w:color="auto"/>
                <w:right w:val="none" w:sz="0" w:space="0" w:color="auto"/>
              </w:divBdr>
            </w:div>
            <w:div w:id="472601662">
              <w:marLeft w:val="0"/>
              <w:marRight w:val="0"/>
              <w:marTop w:val="0"/>
              <w:marBottom w:val="0"/>
              <w:divBdr>
                <w:top w:val="none" w:sz="0" w:space="0" w:color="auto"/>
                <w:left w:val="none" w:sz="0" w:space="0" w:color="auto"/>
                <w:bottom w:val="none" w:sz="0" w:space="0" w:color="auto"/>
                <w:right w:val="none" w:sz="0" w:space="0" w:color="auto"/>
              </w:divBdr>
            </w:div>
            <w:div w:id="1913082157">
              <w:marLeft w:val="0"/>
              <w:marRight w:val="0"/>
              <w:marTop w:val="0"/>
              <w:marBottom w:val="0"/>
              <w:divBdr>
                <w:top w:val="none" w:sz="0" w:space="0" w:color="auto"/>
                <w:left w:val="none" w:sz="0" w:space="0" w:color="auto"/>
                <w:bottom w:val="none" w:sz="0" w:space="0" w:color="auto"/>
                <w:right w:val="none" w:sz="0" w:space="0" w:color="auto"/>
              </w:divBdr>
            </w:div>
            <w:div w:id="1067416993">
              <w:marLeft w:val="0"/>
              <w:marRight w:val="0"/>
              <w:marTop w:val="0"/>
              <w:marBottom w:val="0"/>
              <w:divBdr>
                <w:top w:val="none" w:sz="0" w:space="0" w:color="auto"/>
                <w:left w:val="none" w:sz="0" w:space="0" w:color="auto"/>
                <w:bottom w:val="none" w:sz="0" w:space="0" w:color="auto"/>
                <w:right w:val="none" w:sz="0" w:space="0" w:color="auto"/>
              </w:divBdr>
            </w:div>
            <w:div w:id="608776993">
              <w:marLeft w:val="0"/>
              <w:marRight w:val="0"/>
              <w:marTop w:val="0"/>
              <w:marBottom w:val="0"/>
              <w:divBdr>
                <w:top w:val="none" w:sz="0" w:space="0" w:color="auto"/>
                <w:left w:val="none" w:sz="0" w:space="0" w:color="auto"/>
                <w:bottom w:val="none" w:sz="0" w:space="0" w:color="auto"/>
                <w:right w:val="none" w:sz="0" w:space="0" w:color="auto"/>
              </w:divBdr>
            </w:div>
            <w:div w:id="2112239380">
              <w:marLeft w:val="0"/>
              <w:marRight w:val="0"/>
              <w:marTop w:val="0"/>
              <w:marBottom w:val="0"/>
              <w:divBdr>
                <w:top w:val="none" w:sz="0" w:space="0" w:color="auto"/>
                <w:left w:val="none" w:sz="0" w:space="0" w:color="auto"/>
                <w:bottom w:val="none" w:sz="0" w:space="0" w:color="auto"/>
                <w:right w:val="none" w:sz="0" w:space="0" w:color="auto"/>
              </w:divBdr>
            </w:div>
            <w:div w:id="38172309">
              <w:marLeft w:val="0"/>
              <w:marRight w:val="0"/>
              <w:marTop w:val="0"/>
              <w:marBottom w:val="0"/>
              <w:divBdr>
                <w:top w:val="none" w:sz="0" w:space="0" w:color="auto"/>
                <w:left w:val="none" w:sz="0" w:space="0" w:color="auto"/>
                <w:bottom w:val="none" w:sz="0" w:space="0" w:color="auto"/>
                <w:right w:val="none" w:sz="0" w:space="0" w:color="auto"/>
              </w:divBdr>
            </w:div>
            <w:div w:id="1594584004">
              <w:marLeft w:val="0"/>
              <w:marRight w:val="0"/>
              <w:marTop w:val="0"/>
              <w:marBottom w:val="0"/>
              <w:divBdr>
                <w:top w:val="none" w:sz="0" w:space="0" w:color="auto"/>
                <w:left w:val="none" w:sz="0" w:space="0" w:color="auto"/>
                <w:bottom w:val="none" w:sz="0" w:space="0" w:color="auto"/>
                <w:right w:val="none" w:sz="0" w:space="0" w:color="auto"/>
              </w:divBdr>
            </w:div>
            <w:div w:id="1458256027">
              <w:marLeft w:val="0"/>
              <w:marRight w:val="0"/>
              <w:marTop w:val="0"/>
              <w:marBottom w:val="0"/>
              <w:divBdr>
                <w:top w:val="none" w:sz="0" w:space="0" w:color="auto"/>
                <w:left w:val="none" w:sz="0" w:space="0" w:color="auto"/>
                <w:bottom w:val="none" w:sz="0" w:space="0" w:color="auto"/>
                <w:right w:val="none" w:sz="0" w:space="0" w:color="auto"/>
              </w:divBdr>
            </w:div>
            <w:div w:id="648480452">
              <w:marLeft w:val="0"/>
              <w:marRight w:val="0"/>
              <w:marTop w:val="0"/>
              <w:marBottom w:val="0"/>
              <w:divBdr>
                <w:top w:val="none" w:sz="0" w:space="0" w:color="auto"/>
                <w:left w:val="none" w:sz="0" w:space="0" w:color="auto"/>
                <w:bottom w:val="none" w:sz="0" w:space="0" w:color="auto"/>
                <w:right w:val="none" w:sz="0" w:space="0" w:color="auto"/>
              </w:divBdr>
            </w:div>
            <w:div w:id="504782394">
              <w:marLeft w:val="0"/>
              <w:marRight w:val="0"/>
              <w:marTop w:val="0"/>
              <w:marBottom w:val="0"/>
              <w:divBdr>
                <w:top w:val="none" w:sz="0" w:space="0" w:color="auto"/>
                <w:left w:val="none" w:sz="0" w:space="0" w:color="auto"/>
                <w:bottom w:val="none" w:sz="0" w:space="0" w:color="auto"/>
                <w:right w:val="none" w:sz="0" w:space="0" w:color="auto"/>
              </w:divBdr>
            </w:div>
            <w:div w:id="1902058967">
              <w:marLeft w:val="0"/>
              <w:marRight w:val="0"/>
              <w:marTop w:val="0"/>
              <w:marBottom w:val="0"/>
              <w:divBdr>
                <w:top w:val="none" w:sz="0" w:space="0" w:color="auto"/>
                <w:left w:val="none" w:sz="0" w:space="0" w:color="auto"/>
                <w:bottom w:val="none" w:sz="0" w:space="0" w:color="auto"/>
                <w:right w:val="none" w:sz="0" w:space="0" w:color="auto"/>
              </w:divBdr>
            </w:div>
            <w:div w:id="1257790357">
              <w:marLeft w:val="0"/>
              <w:marRight w:val="0"/>
              <w:marTop w:val="0"/>
              <w:marBottom w:val="0"/>
              <w:divBdr>
                <w:top w:val="none" w:sz="0" w:space="0" w:color="auto"/>
                <w:left w:val="none" w:sz="0" w:space="0" w:color="auto"/>
                <w:bottom w:val="none" w:sz="0" w:space="0" w:color="auto"/>
                <w:right w:val="none" w:sz="0" w:space="0" w:color="auto"/>
              </w:divBdr>
            </w:div>
            <w:div w:id="215971779">
              <w:marLeft w:val="0"/>
              <w:marRight w:val="0"/>
              <w:marTop w:val="0"/>
              <w:marBottom w:val="0"/>
              <w:divBdr>
                <w:top w:val="none" w:sz="0" w:space="0" w:color="auto"/>
                <w:left w:val="none" w:sz="0" w:space="0" w:color="auto"/>
                <w:bottom w:val="none" w:sz="0" w:space="0" w:color="auto"/>
                <w:right w:val="none" w:sz="0" w:space="0" w:color="auto"/>
              </w:divBdr>
            </w:div>
            <w:div w:id="679816060">
              <w:marLeft w:val="0"/>
              <w:marRight w:val="0"/>
              <w:marTop w:val="0"/>
              <w:marBottom w:val="0"/>
              <w:divBdr>
                <w:top w:val="none" w:sz="0" w:space="0" w:color="auto"/>
                <w:left w:val="none" w:sz="0" w:space="0" w:color="auto"/>
                <w:bottom w:val="none" w:sz="0" w:space="0" w:color="auto"/>
                <w:right w:val="none" w:sz="0" w:space="0" w:color="auto"/>
              </w:divBdr>
            </w:div>
            <w:div w:id="962006258">
              <w:marLeft w:val="0"/>
              <w:marRight w:val="0"/>
              <w:marTop w:val="0"/>
              <w:marBottom w:val="0"/>
              <w:divBdr>
                <w:top w:val="none" w:sz="0" w:space="0" w:color="auto"/>
                <w:left w:val="none" w:sz="0" w:space="0" w:color="auto"/>
                <w:bottom w:val="none" w:sz="0" w:space="0" w:color="auto"/>
                <w:right w:val="none" w:sz="0" w:space="0" w:color="auto"/>
              </w:divBdr>
            </w:div>
            <w:div w:id="650909204">
              <w:marLeft w:val="0"/>
              <w:marRight w:val="0"/>
              <w:marTop w:val="0"/>
              <w:marBottom w:val="0"/>
              <w:divBdr>
                <w:top w:val="none" w:sz="0" w:space="0" w:color="auto"/>
                <w:left w:val="none" w:sz="0" w:space="0" w:color="auto"/>
                <w:bottom w:val="none" w:sz="0" w:space="0" w:color="auto"/>
                <w:right w:val="none" w:sz="0" w:space="0" w:color="auto"/>
              </w:divBdr>
            </w:div>
            <w:div w:id="305429404">
              <w:marLeft w:val="0"/>
              <w:marRight w:val="0"/>
              <w:marTop w:val="0"/>
              <w:marBottom w:val="0"/>
              <w:divBdr>
                <w:top w:val="none" w:sz="0" w:space="0" w:color="auto"/>
                <w:left w:val="none" w:sz="0" w:space="0" w:color="auto"/>
                <w:bottom w:val="none" w:sz="0" w:space="0" w:color="auto"/>
                <w:right w:val="none" w:sz="0" w:space="0" w:color="auto"/>
              </w:divBdr>
            </w:div>
            <w:div w:id="810441369">
              <w:marLeft w:val="0"/>
              <w:marRight w:val="0"/>
              <w:marTop w:val="0"/>
              <w:marBottom w:val="0"/>
              <w:divBdr>
                <w:top w:val="none" w:sz="0" w:space="0" w:color="auto"/>
                <w:left w:val="none" w:sz="0" w:space="0" w:color="auto"/>
                <w:bottom w:val="none" w:sz="0" w:space="0" w:color="auto"/>
                <w:right w:val="none" w:sz="0" w:space="0" w:color="auto"/>
              </w:divBdr>
            </w:div>
            <w:div w:id="1232690814">
              <w:marLeft w:val="0"/>
              <w:marRight w:val="0"/>
              <w:marTop w:val="0"/>
              <w:marBottom w:val="0"/>
              <w:divBdr>
                <w:top w:val="none" w:sz="0" w:space="0" w:color="auto"/>
                <w:left w:val="none" w:sz="0" w:space="0" w:color="auto"/>
                <w:bottom w:val="none" w:sz="0" w:space="0" w:color="auto"/>
                <w:right w:val="none" w:sz="0" w:space="0" w:color="auto"/>
              </w:divBdr>
            </w:div>
            <w:div w:id="841704771">
              <w:marLeft w:val="0"/>
              <w:marRight w:val="0"/>
              <w:marTop w:val="0"/>
              <w:marBottom w:val="0"/>
              <w:divBdr>
                <w:top w:val="none" w:sz="0" w:space="0" w:color="auto"/>
                <w:left w:val="none" w:sz="0" w:space="0" w:color="auto"/>
                <w:bottom w:val="none" w:sz="0" w:space="0" w:color="auto"/>
                <w:right w:val="none" w:sz="0" w:space="0" w:color="auto"/>
              </w:divBdr>
            </w:div>
            <w:div w:id="1888298347">
              <w:marLeft w:val="0"/>
              <w:marRight w:val="0"/>
              <w:marTop w:val="0"/>
              <w:marBottom w:val="0"/>
              <w:divBdr>
                <w:top w:val="none" w:sz="0" w:space="0" w:color="auto"/>
                <w:left w:val="none" w:sz="0" w:space="0" w:color="auto"/>
                <w:bottom w:val="none" w:sz="0" w:space="0" w:color="auto"/>
                <w:right w:val="none" w:sz="0" w:space="0" w:color="auto"/>
              </w:divBdr>
            </w:div>
            <w:div w:id="142697681">
              <w:marLeft w:val="0"/>
              <w:marRight w:val="0"/>
              <w:marTop w:val="0"/>
              <w:marBottom w:val="0"/>
              <w:divBdr>
                <w:top w:val="none" w:sz="0" w:space="0" w:color="auto"/>
                <w:left w:val="none" w:sz="0" w:space="0" w:color="auto"/>
                <w:bottom w:val="none" w:sz="0" w:space="0" w:color="auto"/>
                <w:right w:val="none" w:sz="0" w:space="0" w:color="auto"/>
              </w:divBdr>
            </w:div>
            <w:div w:id="1232619391">
              <w:marLeft w:val="0"/>
              <w:marRight w:val="0"/>
              <w:marTop w:val="0"/>
              <w:marBottom w:val="0"/>
              <w:divBdr>
                <w:top w:val="none" w:sz="0" w:space="0" w:color="auto"/>
                <w:left w:val="none" w:sz="0" w:space="0" w:color="auto"/>
                <w:bottom w:val="none" w:sz="0" w:space="0" w:color="auto"/>
                <w:right w:val="none" w:sz="0" w:space="0" w:color="auto"/>
              </w:divBdr>
            </w:div>
            <w:div w:id="2058433207">
              <w:marLeft w:val="0"/>
              <w:marRight w:val="0"/>
              <w:marTop w:val="0"/>
              <w:marBottom w:val="0"/>
              <w:divBdr>
                <w:top w:val="none" w:sz="0" w:space="0" w:color="auto"/>
                <w:left w:val="none" w:sz="0" w:space="0" w:color="auto"/>
                <w:bottom w:val="none" w:sz="0" w:space="0" w:color="auto"/>
                <w:right w:val="none" w:sz="0" w:space="0" w:color="auto"/>
              </w:divBdr>
            </w:div>
            <w:div w:id="574314555">
              <w:marLeft w:val="0"/>
              <w:marRight w:val="0"/>
              <w:marTop w:val="0"/>
              <w:marBottom w:val="0"/>
              <w:divBdr>
                <w:top w:val="none" w:sz="0" w:space="0" w:color="auto"/>
                <w:left w:val="none" w:sz="0" w:space="0" w:color="auto"/>
                <w:bottom w:val="none" w:sz="0" w:space="0" w:color="auto"/>
                <w:right w:val="none" w:sz="0" w:space="0" w:color="auto"/>
              </w:divBdr>
            </w:div>
            <w:div w:id="1984694357">
              <w:marLeft w:val="0"/>
              <w:marRight w:val="0"/>
              <w:marTop w:val="0"/>
              <w:marBottom w:val="0"/>
              <w:divBdr>
                <w:top w:val="none" w:sz="0" w:space="0" w:color="auto"/>
                <w:left w:val="none" w:sz="0" w:space="0" w:color="auto"/>
                <w:bottom w:val="none" w:sz="0" w:space="0" w:color="auto"/>
                <w:right w:val="none" w:sz="0" w:space="0" w:color="auto"/>
              </w:divBdr>
            </w:div>
            <w:div w:id="743184175">
              <w:marLeft w:val="0"/>
              <w:marRight w:val="0"/>
              <w:marTop w:val="0"/>
              <w:marBottom w:val="0"/>
              <w:divBdr>
                <w:top w:val="none" w:sz="0" w:space="0" w:color="auto"/>
                <w:left w:val="none" w:sz="0" w:space="0" w:color="auto"/>
                <w:bottom w:val="none" w:sz="0" w:space="0" w:color="auto"/>
                <w:right w:val="none" w:sz="0" w:space="0" w:color="auto"/>
              </w:divBdr>
            </w:div>
            <w:div w:id="1639919196">
              <w:marLeft w:val="0"/>
              <w:marRight w:val="0"/>
              <w:marTop w:val="0"/>
              <w:marBottom w:val="0"/>
              <w:divBdr>
                <w:top w:val="none" w:sz="0" w:space="0" w:color="auto"/>
                <w:left w:val="none" w:sz="0" w:space="0" w:color="auto"/>
                <w:bottom w:val="none" w:sz="0" w:space="0" w:color="auto"/>
                <w:right w:val="none" w:sz="0" w:space="0" w:color="auto"/>
              </w:divBdr>
            </w:div>
            <w:div w:id="323319932">
              <w:marLeft w:val="0"/>
              <w:marRight w:val="0"/>
              <w:marTop w:val="0"/>
              <w:marBottom w:val="0"/>
              <w:divBdr>
                <w:top w:val="none" w:sz="0" w:space="0" w:color="auto"/>
                <w:left w:val="none" w:sz="0" w:space="0" w:color="auto"/>
                <w:bottom w:val="none" w:sz="0" w:space="0" w:color="auto"/>
                <w:right w:val="none" w:sz="0" w:space="0" w:color="auto"/>
              </w:divBdr>
            </w:div>
            <w:div w:id="1490752572">
              <w:marLeft w:val="0"/>
              <w:marRight w:val="0"/>
              <w:marTop w:val="0"/>
              <w:marBottom w:val="0"/>
              <w:divBdr>
                <w:top w:val="none" w:sz="0" w:space="0" w:color="auto"/>
                <w:left w:val="none" w:sz="0" w:space="0" w:color="auto"/>
                <w:bottom w:val="none" w:sz="0" w:space="0" w:color="auto"/>
                <w:right w:val="none" w:sz="0" w:space="0" w:color="auto"/>
              </w:divBdr>
            </w:div>
            <w:div w:id="1043217346">
              <w:marLeft w:val="0"/>
              <w:marRight w:val="0"/>
              <w:marTop w:val="0"/>
              <w:marBottom w:val="0"/>
              <w:divBdr>
                <w:top w:val="none" w:sz="0" w:space="0" w:color="auto"/>
                <w:left w:val="none" w:sz="0" w:space="0" w:color="auto"/>
                <w:bottom w:val="none" w:sz="0" w:space="0" w:color="auto"/>
                <w:right w:val="none" w:sz="0" w:space="0" w:color="auto"/>
              </w:divBdr>
            </w:div>
            <w:div w:id="702367679">
              <w:marLeft w:val="0"/>
              <w:marRight w:val="0"/>
              <w:marTop w:val="0"/>
              <w:marBottom w:val="0"/>
              <w:divBdr>
                <w:top w:val="none" w:sz="0" w:space="0" w:color="auto"/>
                <w:left w:val="none" w:sz="0" w:space="0" w:color="auto"/>
                <w:bottom w:val="none" w:sz="0" w:space="0" w:color="auto"/>
                <w:right w:val="none" w:sz="0" w:space="0" w:color="auto"/>
              </w:divBdr>
            </w:div>
            <w:div w:id="301472096">
              <w:marLeft w:val="0"/>
              <w:marRight w:val="0"/>
              <w:marTop w:val="0"/>
              <w:marBottom w:val="0"/>
              <w:divBdr>
                <w:top w:val="none" w:sz="0" w:space="0" w:color="auto"/>
                <w:left w:val="none" w:sz="0" w:space="0" w:color="auto"/>
                <w:bottom w:val="none" w:sz="0" w:space="0" w:color="auto"/>
                <w:right w:val="none" w:sz="0" w:space="0" w:color="auto"/>
              </w:divBdr>
            </w:div>
            <w:div w:id="143669811">
              <w:marLeft w:val="0"/>
              <w:marRight w:val="0"/>
              <w:marTop w:val="0"/>
              <w:marBottom w:val="0"/>
              <w:divBdr>
                <w:top w:val="none" w:sz="0" w:space="0" w:color="auto"/>
                <w:left w:val="none" w:sz="0" w:space="0" w:color="auto"/>
                <w:bottom w:val="none" w:sz="0" w:space="0" w:color="auto"/>
                <w:right w:val="none" w:sz="0" w:space="0" w:color="auto"/>
              </w:divBdr>
            </w:div>
            <w:div w:id="1198816663">
              <w:marLeft w:val="0"/>
              <w:marRight w:val="0"/>
              <w:marTop w:val="0"/>
              <w:marBottom w:val="0"/>
              <w:divBdr>
                <w:top w:val="none" w:sz="0" w:space="0" w:color="auto"/>
                <w:left w:val="none" w:sz="0" w:space="0" w:color="auto"/>
                <w:bottom w:val="none" w:sz="0" w:space="0" w:color="auto"/>
                <w:right w:val="none" w:sz="0" w:space="0" w:color="auto"/>
              </w:divBdr>
            </w:div>
            <w:div w:id="854196551">
              <w:marLeft w:val="0"/>
              <w:marRight w:val="0"/>
              <w:marTop w:val="0"/>
              <w:marBottom w:val="0"/>
              <w:divBdr>
                <w:top w:val="none" w:sz="0" w:space="0" w:color="auto"/>
                <w:left w:val="none" w:sz="0" w:space="0" w:color="auto"/>
                <w:bottom w:val="none" w:sz="0" w:space="0" w:color="auto"/>
                <w:right w:val="none" w:sz="0" w:space="0" w:color="auto"/>
              </w:divBdr>
            </w:div>
            <w:div w:id="64838415">
              <w:marLeft w:val="0"/>
              <w:marRight w:val="0"/>
              <w:marTop w:val="0"/>
              <w:marBottom w:val="0"/>
              <w:divBdr>
                <w:top w:val="none" w:sz="0" w:space="0" w:color="auto"/>
                <w:left w:val="none" w:sz="0" w:space="0" w:color="auto"/>
                <w:bottom w:val="none" w:sz="0" w:space="0" w:color="auto"/>
                <w:right w:val="none" w:sz="0" w:space="0" w:color="auto"/>
              </w:divBdr>
            </w:div>
            <w:div w:id="34815750">
              <w:marLeft w:val="0"/>
              <w:marRight w:val="0"/>
              <w:marTop w:val="0"/>
              <w:marBottom w:val="0"/>
              <w:divBdr>
                <w:top w:val="none" w:sz="0" w:space="0" w:color="auto"/>
                <w:left w:val="none" w:sz="0" w:space="0" w:color="auto"/>
                <w:bottom w:val="none" w:sz="0" w:space="0" w:color="auto"/>
                <w:right w:val="none" w:sz="0" w:space="0" w:color="auto"/>
              </w:divBdr>
            </w:div>
            <w:div w:id="1756321940">
              <w:marLeft w:val="0"/>
              <w:marRight w:val="0"/>
              <w:marTop w:val="0"/>
              <w:marBottom w:val="0"/>
              <w:divBdr>
                <w:top w:val="none" w:sz="0" w:space="0" w:color="auto"/>
                <w:left w:val="none" w:sz="0" w:space="0" w:color="auto"/>
                <w:bottom w:val="none" w:sz="0" w:space="0" w:color="auto"/>
                <w:right w:val="none" w:sz="0" w:space="0" w:color="auto"/>
              </w:divBdr>
            </w:div>
            <w:div w:id="923800295">
              <w:marLeft w:val="0"/>
              <w:marRight w:val="0"/>
              <w:marTop w:val="0"/>
              <w:marBottom w:val="0"/>
              <w:divBdr>
                <w:top w:val="none" w:sz="0" w:space="0" w:color="auto"/>
                <w:left w:val="none" w:sz="0" w:space="0" w:color="auto"/>
                <w:bottom w:val="none" w:sz="0" w:space="0" w:color="auto"/>
                <w:right w:val="none" w:sz="0" w:space="0" w:color="auto"/>
              </w:divBdr>
            </w:div>
            <w:div w:id="889656940">
              <w:marLeft w:val="0"/>
              <w:marRight w:val="0"/>
              <w:marTop w:val="0"/>
              <w:marBottom w:val="0"/>
              <w:divBdr>
                <w:top w:val="none" w:sz="0" w:space="0" w:color="auto"/>
                <w:left w:val="none" w:sz="0" w:space="0" w:color="auto"/>
                <w:bottom w:val="none" w:sz="0" w:space="0" w:color="auto"/>
                <w:right w:val="none" w:sz="0" w:space="0" w:color="auto"/>
              </w:divBdr>
            </w:div>
            <w:div w:id="973556956">
              <w:marLeft w:val="0"/>
              <w:marRight w:val="0"/>
              <w:marTop w:val="0"/>
              <w:marBottom w:val="0"/>
              <w:divBdr>
                <w:top w:val="none" w:sz="0" w:space="0" w:color="auto"/>
                <w:left w:val="none" w:sz="0" w:space="0" w:color="auto"/>
                <w:bottom w:val="none" w:sz="0" w:space="0" w:color="auto"/>
                <w:right w:val="none" w:sz="0" w:space="0" w:color="auto"/>
              </w:divBdr>
            </w:div>
            <w:div w:id="1031953174">
              <w:marLeft w:val="0"/>
              <w:marRight w:val="0"/>
              <w:marTop w:val="0"/>
              <w:marBottom w:val="0"/>
              <w:divBdr>
                <w:top w:val="none" w:sz="0" w:space="0" w:color="auto"/>
                <w:left w:val="none" w:sz="0" w:space="0" w:color="auto"/>
                <w:bottom w:val="none" w:sz="0" w:space="0" w:color="auto"/>
                <w:right w:val="none" w:sz="0" w:space="0" w:color="auto"/>
              </w:divBdr>
            </w:div>
            <w:div w:id="111676990">
              <w:marLeft w:val="0"/>
              <w:marRight w:val="0"/>
              <w:marTop w:val="0"/>
              <w:marBottom w:val="0"/>
              <w:divBdr>
                <w:top w:val="none" w:sz="0" w:space="0" w:color="auto"/>
                <w:left w:val="none" w:sz="0" w:space="0" w:color="auto"/>
                <w:bottom w:val="none" w:sz="0" w:space="0" w:color="auto"/>
                <w:right w:val="none" w:sz="0" w:space="0" w:color="auto"/>
              </w:divBdr>
            </w:div>
            <w:div w:id="1505507411">
              <w:marLeft w:val="0"/>
              <w:marRight w:val="0"/>
              <w:marTop w:val="0"/>
              <w:marBottom w:val="0"/>
              <w:divBdr>
                <w:top w:val="none" w:sz="0" w:space="0" w:color="auto"/>
                <w:left w:val="none" w:sz="0" w:space="0" w:color="auto"/>
                <w:bottom w:val="none" w:sz="0" w:space="0" w:color="auto"/>
                <w:right w:val="none" w:sz="0" w:space="0" w:color="auto"/>
              </w:divBdr>
            </w:div>
            <w:div w:id="1440103976">
              <w:marLeft w:val="0"/>
              <w:marRight w:val="0"/>
              <w:marTop w:val="0"/>
              <w:marBottom w:val="0"/>
              <w:divBdr>
                <w:top w:val="none" w:sz="0" w:space="0" w:color="auto"/>
                <w:left w:val="none" w:sz="0" w:space="0" w:color="auto"/>
                <w:bottom w:val="none" w:sz="0" w:space="0" w:color="auto"/>
                <w:right w:val="none" w:sz="0" w:space="0" w:color="auto"/>
              </w:divBdr>
            </w:div>
            <w:div w:id="235744395">
              <w:marLeft w:val="0"/>
              <w:marRight w:val="0"/>
              <w:marTop w:val="0"/>
              <w:marBottom w:val="0"/>
              <w:divBdr>
                <w:top w:val="none" w:sz="0" w:space="0" w:color="auto"/>
                <w:left w:val="none" w:sz="0" w:space="0" w:color="auto"/>
                <w:bottom w:val="none" w:sz="0" w:space="0" w:color="auto"/>
                <w:right w:val="none" w:sz="0" w:space="0" w:color="auto"/>
              </w:divBdr>
            </w:div>
            <w:div w:id="1794858215">
              <w:marLeft w:val="0"/>
              <w:marRight w:val="0"/>
              <w:marTop w:val="0"/>
              <w:marBottom w:val="0"/>
              <w:divBdr>
                <w:top w:val="none" w:sz="0" w:space="0" w:color="auto"/>
                <w:left w:val="none" w:sz="0" w:space="0" w:color="auto"/>
                <w:bottom w:val="none" w:sz="0" w:space="0" w:color="auto"/>
                <w:right w:val="none" w:sz="0" w:space="0" w:color="auto"/>
              </w:divBdr>
            </w:div>
            <w:div w:id="988560469">
              <w:marLeft w:val="0"/>
              <w:marRight w:val="0"/>
              <w:marTop w:val="0"/>
              <w:marBottom w:val="0"/>
              <w:divBdr>
                <w:top w:val="none" w:sz="0" w:space="0" w:color="auto"/>
                <w:left w:val="none" w:sz="0" w:space="0" w:color="auto"/>
                <w:bottom w:val="none" w:sz="0" w:space="0" w:color="auto"/>
                <w:right w:val="none" w:sz="0" w:space="0" w:color="auto"/>
              </w:divBdr>
            </w:div>
            <w:div w:id="789401420">
              <w:marLeft w:val="0"/>
              <w:marRight w:val="0"/>
              <w:marTop w:val="0"/>
              <w:marBottom w:val="0"/>
              <w:divBdr>
                <w:top w:val="none" w:sz="0" w:space="0" w:color="auto"/>
                <w:left w:val="none" w:sz="0" w:space="0" w:color="auto"/>
                <w:bottom w:val="none" w:sz="0" w:space="0" w:color="auto"/>
                <w:right w:val="none" w:sz="0" w:space="0" w:color="auto"/>
              </w:divBdr>
            </w:div>
            <w:div w:id="1065490036">
              <w:marLeft w:val="0"/>
              <w:marRight w:val="0"/>
              <w:marTop w:val="0"/>
              <w:marBottom w:val="0"/>
              <w:divBdr>
                <w:top w:val="none" w:sz="0" w:space="0" w:color="auto"/>
                <w:left w:val="none" w:sz="0" w:space="0" w:color="auto"/>
                <w:bottom w:val="none" w:sz="0" w:space="0" w:color="auto"/>
                <w:right w:val="none" w:sz="0" w:space="0" w:color="auto"/>
              </w:divBdr>
            </w:div>
            <w:div w:id="13843118">
              <w:marLeft w:val="0"/>
              <w:marRight w:val="0"/>
              <w:marTop w:val="0"/>
              <w:marBottom w:val="0"/>
              <w:divBdr>
                <w:top w:val="none" w:sz="0" w:space="0" w:color="auto"/>
                <w:left w:val="none" w:sz="0" w:space="0" w:color="auto"/>
                <w:bottom w:val="none" w:sz="0" w:space="0" w:color="auto"/>
                <w:right w:val="none" w:sz="0" w:space="0" w:color="auto"/>
              </w:divBdr>
            </w:div>
            <w:div w:id="1035426525">
              <w:marLeft w:val="0"/>
              <w:marRight w:val="0"/>
              <w:marTop w:val="0"/>
              <w:marBottom w:val="0"/>
              <w:divBdr>
                <w:top w:val="none" w:sz="0" w:space="0" w:color="auto"/>
                <w:left w:val="none" w:sz="0" w:space="0" w:color="auto"/>
                <w:bottom w:val="none" w:sz="0" w:space="0" w:color="auto"/>
                <w:right w:val="none" w:sz="0" w:space="0" w:color="auto"/>
              </w:divBdr>
            </w:div>
            <w:div w:id="1866404298">
              <w:marLeft w:val="0"/>
              <w:marRight w:val="0"/>
              <w:marTop w:val="0"/>
              <w:marBottom w:val="0"/>
              <w:divBdr>
                <w:top w:val="none" w:sz="0" w:space="0" w:color="auto"/>
                <w:left w:val="none" w:sz="0" w:space="0" w:color="auto"/>
                <w:bottom w:val="none" w:sz="0" w:space="0" w:color="auto"/>
                <w:right w:val="none" w:sz="0" w:space="0" w:color="auto"/>
              </w:divBdr>
            </w:div>
            <w:div w:id="50809609">
              <w:marLeft w:val="0"/>
              <w:marRight w:val="0"/>
              <w:marTop w:val="0"/>
              <w:marBottom w:val="0"/>
              <w:divBdr>
                <w:top w:val="none" w:sz="0" w:space="0" w:color="auto"/>
                <w:left w:val="none" w:sz="0" w:space="0" w:color="auto"/>
                <w:bottom w:val="none" w:sz="0" w:space="0" w:color="auto"/>
                <w:right w:val="none" w:sz="0" w:space="0" w:color="auto"/>
              </w:divBdr>
            </w:div>
            <w:div w:id="767430983">
              <w:marLeft w:val="0"/>
              <w:marRight w:val="0"/>
              <w:marTop w:val="0"/>
              <w:marBottom w:val="0"/>
              <w:divBdr>
                <w:top w:val="none" w:sz="0" w:space="0" w:color="auto"/>
                <w:left w:val="none" w:sz="0" w:space="0" w:color="auto"/>
                <w:bottom w:val="none" w:sz="0" w:space="0" w:color="auto"/>
                <w:right w:val="none" w:sz="0" w:space="0" w:color="auto"/>
              </w:divBdr>
            </w:div>
            <w:div w:id="1355765940">
              <w:marLeft w:val="0"/>
              <w:marRight w:val="0"/>
              <w:marTop w:val="0"/>
              <w:marBottom w:val="0"/>
              <w:divBdr>
                <w:top w:val="none" w:sz="0" w:space="0" w:color="auto"/>
                <w:left w:val="none" w:sz="0" w:space="0" w:color="auto"/>
                <w:bottom w:val="none" w:sz="0" w:space="0" w:color="auto"/>
                <w:right w:val="none" w:sz="0" w:space="0" w:color="auto"/>
              </w:divBdr>
            </w:div>
            <w:div w:id="68112810">
              <w:marLeft w:val="0"/>
              <w:marRight w:val="0"/>
              <w:marTop w:val="0"/>
              <w:marBottom w:val="0"/>
              <w:divBdr>
                <w:top w:val="none" w:sz="0" w:space="0" w:color="auto"/>
                <w:left w:val="none" w:sz="0" w:space="0" w:color="auto"/>
                <w:bottom w:val="none" w:sz="0" w:space="0" w:color="auto"/>
                <w:right w:val="none" w:sz="0" w:space="0" w:color="auto"/>
              </w:divBdr>
            </w:div>
            <w:div w:id="404497418">
              <w:marLeft w:val="0"/>
              <w:marRight w:val="0"/>
              <w:marTop w:val="0"/>
              <w:marBottom w:val="0"/>
              <w:divBdr>
                <w:top w:val="none" w:sz="0" w:space="0" w:color="auto"/>
                <w:left w:val="none" w:sz="0" w:space="0" w:color="auto"/>
                <w:bottom w:val="none" w:sz="0" w:space="0" w:color="auto"/>
                <w:right w:val="none" w:sz="0" w:space="0" w:color="auto"/>
              </w:divBdr>
            </w:div>
            <w:div w:id="393352770">
              <w:marLeft w:val="0"/>
              <w:marRight w:val="0"/>
              <w:marTop w:val="0"/>
              <w:marBottom w:val="0"/>
              <w:divBdr>
                <w:top w:val="none" w:sz="0" w:space="0" w:color="auto"/>
                <w:left w:val="none" w:sz="0" w:space="0" w:color="auto"/>
                <w:bottom w:val="none" w:sz="0" w:space="0" w:color="auto"/>
                <w:right w:val="none" w:sz="0" w:space="0" w:color="auto"/>
              </w:divBdr>
            </w:div>
            <w:div w:id="1903514961">
              <w:marLeft w:val="0"/>
              <w:marRight w:val="0"/>
              <w:marTop w:val="0"/>
              <w:marBottom w:val="0"/>
              <w:divBdr>
                <w:top w:val="none" w:sz="0" w:space="0" w:color="auto"/>
                <w:left w:val="none" w:sz="0" w:space="0" w:color="auto"/>
                <w:bottom w:val="none" w:sz="0" w:space="0" w:color="auto"/>
                <w:right w:val="none" w:sz="0" w:space="0" w:color="auto"/>
              </w:divBdr>
            </w:div>
            <w:div w:id="355690890">
              <w:marLeft w:val="0"/>
              <w:marRight w:val="0"/>
              <w:marTop w:val="0"/>
              <w:marBottom w:val="0"/>
              <w:divBdr>
                <w:top w:val="none" w:sz="0" w:space="0" w:color="auto"/>
                <w:left w:val="none" w:sz="0" w:space="0" w:color="auto"/>
                <w:bottom w:val="none" w:sz="0" w:space="0" w:color="auto"/>
                <w:right w:val="none" w:sz="0" w:space="0" w:color="auto"/>
              </w:divBdr>
            </w:div>
            <w:div w:id="2043745055">
              <w:marLeft w:val="0"/>
              <w:marRight w:val="0"/>
              <w:marTop w:val="0"/>
              <w:marBottom w:val="0"/>
              <w:divBdr>
                <w:top w:val="none" w:sz="0" w:space="0" w:color="auto"/>
                <w:left w:val="none" w:sz="0" w:space="0" w:color="auto"/>
                <w:bottom w:val="none" w:sz="0" w:space="0" w:color="auto"/>
                <w:right w:val="none" w:sz="0" w:space="0" w:color="auto"/>
              </w:divBdr>
            </w:div>
            <w:div w:id="748160192">
              <w:marLeft w:val="0"/>
              <w:marRight w:val="0"/>
              <w:marTop w:val="0"/>
              <w:marBottom w:val="0"/>
              <w:divBdr>
                <w:top w:val="none" w:sz="0" w:space="0" w:color="auto"/>
                <w:left w:val="none" w:sz="0" w:space="0" w:color="auto"/>
                <w:bottom w:val="none" w:sz="0" w:space="0" w:color="auto"/>
                <w:right w:val="none" w:sz="0" w:space="0" w:color="auto"/>
              </w:divBdr>
            </w:div>
            <w:div w:id="1317107079">
              <w:marLeft w:val="0"/>
              <w:marRight w:val="0"/>
              <w:marTop w:val="0"/>
              <w:marBottom w:val="0"/>
              <w:divBdr>
                <w:top w:val="none" w:sz="0" w:space="0" w:color="auto"/>
                <w:left w:val="none" w:sz="0" w:space="0" w:color="auto"/>
                <w:bottom w:val="none" w:sz="0" w:space="0" w:color="auto"/>
                <w:right w:val="none" w:sz="0" w:space="0" w:color="auto"/>
              </w:divBdr>
            </w:div>
            <w:div w:id="1477336456">
              <w:marLeft w:val="0"/>
              <w:marRight w:val="0"/>
              <w:marTop w:val="0"/>
              <w:marBottom w:val="0"/>
              <w:divBdr>
                <w:top w:val="none" w:sz="0" w:space="0" w:color="auto"/>
                <w:left w:val="none" w:sz="0" w:space="0" w:color="auto"/>
                <w:bottom w:val="none" w:sz="0" w:space="0" w:color="auto"/>
                <w:right w:val="none" w:sz="0" w:space="0" w:color="auto"/>
              </w:divBdr>
            </w:div>
            <w:div w:id="1033966759">
              <w:marLeft w:val="0"/>
              <w:marRight w:val="0"/>
              <w:marTop w:val="0"/>
              <w:marBottom w:val="0"/>
              <w:divBdr>
                <w:top w:val="none" w:sz="0" w:space="0" w:color="auto"/>
                <w:left w:val="none" w:sz="0" w:space="0" w:color="auto"/>
                <w:bottom w:val="none" w:sz="0" w:space="0" w:color="auto"/>
                <w:right w:val="none" w:sz="0" w:space="0" w:color="auto"/>
              </w:divBdr>
            </w:div>
            <w:div w:id="1364087583">
              <w:marLeft w:val="0"/>
              <w:marRight w:val="0"/>
              <w:marTop w:val="0"/>
              <w:marBottom w:val="0"/>
              <w:divBdr>
                <w:top w:val="none" w:sz="0" w:space="0" w:color="auto"/>
                <w:left w:val="none" w:sz="0" w:space="0" w:color="auto"/>
                <w:bottom w:val="none" w:sz="0" w:space="0" w:color="auto"/>
                <w:right w:val="none" w:sz="0" w:space="0" w:color="auto"/>
              </w:divBdr>
            </w:div>
            <w:div w:id="1949849097">
              <w:marLeft w:val="0"/>
              <w:marRight w:val="0"/>
              <w:marTop w:val="0"/>
              <w:marBottom w:val="0"/>
              <w:divBdr>
                <w:top w:val="none" w:sz="0" w:space="0" w:color="auto"/>
                <w:left w:val="none" w:sz="0" w:space="0" w:color="auto"/>
                <w:bottom w:val="none" w:sz="0" w:space="0" w:color="auto"/>
                <w:right w:val="none" w:sz="0" w:space="0" w:color="auto"/>
              </w:divBdr>
            </w:div>
            <w:div w:id="1018582802">
              <w:marLeft w:val="0"/>
              <w:marRight w:val="0"/>
              <w:marTop w:val="0"/>
              <w:marBottom w:val="0"/>
              <w:divBdr>
                <w:top w:val="none" w:sz="0" w:space="0" w:color="auto"/>
                <w:left w:val="none" w:sz="0" w:space="0" w:color="auto"/>
                <w:bottom w:val="none" w:sz="0" w:space="0" w:color="auto"/>
                <w:right w:val="none" w:sz="0" w:space="0" w:color="auto"/>
              </w:divBdr>
            </w:div>
            <w:div w:id="1645350676">
              <w:marLeft w:val="0"/>
              <w:marRight w:val="0"/>
              <w:marTop w:val="0"/>
              <w:marBottom w:val="0"/>
              <w:divBdr>
                <w:top w:val="none" w:sz="0" w:space="0" w:color="auto"/>
                <w:left w:val="none" w:sz="0" w:space="0" w:color="auto"/>
                <w:bottom w:val="none" w:sz="0" w:space="0" w:color="auto"/>
                <w:right w:val="none" w:sz="0" w:space="0" w:color="auto"/>
              </w:divBdr>
            </w:div>
            <w:div w:id="2063550747">
              <w:marLeft w:val="0"/>
              <w:marRight w:val="0"/>
              <w:marTop w:val="0"/>
              <w:marBottom w:val="0"/>
              <w:divBdr>
                <w:top w:val="none" w:sz="0" w:space="0" w:color="auto"/>
                <w:left w:val="none" w:sz="0" w:space="0" w:color="auto"/>
                <w:bottom w:val="none" w:sz="0" w:space="0" w:color="auto"/>
                <w:right w:val="none" w:sz="0" w:space="0" w:color="auto"/>
              </w:divBdr>
            </w:div>
            <w:div w:id="476798527">
              <w:marLeft w:val="0"/>
              <w:marRight w:val="0"/>
              <w:marTop w:val="0"/>
              <w:marBottom w:val="0"/>
              <w:divBdr>
                <w:top w:val="none" w:sz="0" w:space="0" w:color="auto"/>
                <w:left w:val="none" w:sz="0" w:space="0" w:color="auto"/>
                <w:bottom w:val="none" w:sz="0" w:space="0" w:color="auto"/>
                <w:right w:val="none" w:sz="0" w:space="0" w:color="auto"/>
              </w:divBdr>
            </w:div>
            <w:div w:id="1048798970">
              <w:marLeft w:val="0"/>
              <w:marRight w:val="0"/>
              <w:marTop w:val="0"/>
              <w:marBottom w:val="0"/>
              <w:divBdr>
                <w:top w:val="none" w:sz="0" w:space="0" w:color="auto"/>
                <w:left w:val="none" w:sz="0" w:space="0" w:color="auto"/>
                <w:bottom w:val="none" w:sz="0" w:space="0" w:color="auto"/>
                <w:right w:val="none" w:sz="0" w:space="0" w:color="auto"/>
              </w:divBdr>
            </w:div>
            <w:div w:id="695039548">
              <w:marLeft w:val="0"/>
              <w:marRight w:val="0"/>
              <w:marTop w:val="0"/>
              <w:marBottom w:val="0"/>
              <w:divBdr>
                <w:top w:val="none" w:sz="0" w:space="0" w:color="auto"/>
                <w:left w:val="none" w:sz="0" w:space="0" w:color="auto"/>
                <w:bottom w:val="none" w:sz="0" w:space="0" w:color="auto"/>
                <w:right w:val="none" w:sz="0" w:space="0" w:color="auto"/>
              </w:divBdr>
            </w:div>
            <w:div w:id="79566305">
              <w:marLeft w:val="0"/>
              <w:marRight w:val="0"/>
              <w:marTop w:val="0"/>
              <w:marBottom w:val="0"/>
              <w:divBdr>
                <w:top w:val="none" w:sz="0" w:space="0" w:color="auto"/>
                <w:left w:val="none" w:sz="0" w:space="0" w:color="auto"/>
                <w:bottom w:val="none" w:sz="0" w:space="0" w:color="auto"/>
                <w:right w:val="none" w:sz="0" w:space="0" w:color="auto"/>
              </w:divBdr>
            </w:div>
            <w:div w:id="1541477004">
              <w:marLeft w:val="0"/>
              <w:marRight w:val="0"/>
              <w:marTop w:val="0"/>
              <w:marBottom w:val="0"/>
              <w:divBdr>
                <w:top w:val="none" w:sz="0" w:space="0" w:color="auto"/>
                <w:left w:val="none" w:sz="0" w:space="0" w:color="auto"/>
                <w:bottom w:val="none" w:sz="0" w:space="0" w:color="auto"/>
                <w:right w:val="none" w:sz="0" w:space="0" w:color="auto"/>
              </w:divBdr>
            </w:div>
            <w:div w:id="607155575">
              <w:marLeft w:val="0"/>
              <w:marRight w:val="0"/>
              <w:marTop w:val="0"/>
              <w:marBottom w:val="0"/>
              <w:divBdr>
                <w:top w:val="none" w:sz="0" w:space="0" w:color="auto"/>
                <w:left w:val="none" w:sz="0" w:space="0" w:color="auto"/>
                <w:bottom w:val="none" w:sz="0" w:space="0" w:color="auto"/>
                <w:right w:val="none" w:sz="0" w:space="0" w:color="auto"/>
              </w:divBdr>
            </w:div>
            <w:div w:id="2112386652">
              <w:marLeft w:val="0"/>
              <w:marRight w:val="0"/>
              <w:marTop w:val="0"/>
              <w:marBottom w:val="0"/>
              <w:divBdr>
                <w:top w:val="none" w:sz="0" w:space="0" w:color="auto"/>
                <w:left w:val="none" w:sz="0" w:space="0" w:color="auto"/>
                <w:bottom w:val="none" w:sz="0" w:space="0" w:color="auto"/>
                <w:right w:val="none" w:sz="0" w:space="0" w:color="auto"/>
              </w:divBdr>
            </w:div>
            <w:div w:id="1437092245">
              <w:marLeft w:val="0"/>
              <w:marRight w:val="0"/>
              <w:marTop w:val="0"/>
              <w:marBottom w:val="0"/>
              <w:divBdr>
                <w:top w:val="none" w:sz="0" w:space="0" w:color="auto"/>
                <w:left w:val="none" w:sz="0" w:space="0" w:color="auto"/>
                <w:bottom w:val="none" w:sz="0" w:space="0" w:color="auto"/>
                <w:right w:val="none" w:sz="0" w:space="0" w:color="auto"/>
              </w:divBdr>
            </w:div>
            <w:div w:id="1812671231">
              <w:marLeft w:val="0"/>
              <w:marRight w:val="0"/>
              <w:marTop w:val="0"/>
              <w:marBottom w:val="0"/>
              <w:divBdr>
                <w:top w:val="none" w:sz="0" w:space="0" w:color="auto"/>
                <w:left w:val="none" w:sz="0" w:space="0" w:color="auto"/>
                <w:bottom w:val="none" w:sz="0" w:space="0" w:color="auto"/>
                <w:right w:val="none" w:sz="0" w:space="0" w:color="auto"/>
              </w:divBdr>
            </w:div>
            <w:div w:id="278034193">
              <w:marLeft w:val="0"/>
              <w:marRight w:val="0"/>
              <w:marTop w:val="0"/>
              <w:marBottom w:val="0"/>
              <w:divBdr>
                <w:top w:val="none" w:sz="0" w:space="0" w:color="auto"/>
                <w:left w:val="none" w:sz="0" w:space="0" w:color="auto"/>
                <w:bottom w:val="none" w:sz="0" w:space="0" w:color="auto"/>
                <w:right w:val="none" w:sz="0" w:space="0" w:color="auto"/>
              </w:divBdr>
            </w:div>
            <w:div w:id="2145730378">
              <w:marLeft w:val="0"/>
              <w:marRight w:val="0"/>
              <w:marTop w:val="0"/>
              <w:marBottom w:val="0"/>
              <w:divBdr>
                <w:top w:val="none" w:sz="0" w:space="0" w:color="auto"/>
                <w:left w:val="none" w:sz="0" w:space="0" w:color="auto"/>
                <w:bottom w:val="none" w:sz="0" w:space="0" w:color="auto"/>
                <w:right w:val="none" w:sz="0" w:space="0" w:color="auto"/>
              </w:divBdr>
            </w:div>
            <w:div w:id="362174161">
              <w:marLeft w:val="0"/>
              <w:marRight w:val="0"/>
              <w:marTop w:val="0"/>
              <w:marBottom w:val="0"/>
              <w:divBdr>
                <w:top w:val="none" w:sz="0" w:space="0" w:color="auto"/>
                <w:left w:val="none" w:sz="0" w:space="0" w:color="auto"/>
                <w:bottom w:val="none" w:sz="0" w:space="0" w:color="auto"/>
                <w:right w:val="none" w:sz="0" w:space="0" w:color="auto"/>
              </w:divBdr>
            </w:div>
            <w:div w:id="991059156">
              <w:marLeft w:val="0"/>
              <w:marRight w:val="0"/>
              <w:marTop w:val="0"/>
              <w:marBottom w:val="0"/>
              <w:divBdr>
                <w:top w:val="none" w:sz="0" w:space="0" w:color="auto"/>
                <w:left w:val="none" w:sz="0" w:space="0" w:color="auto"/>
                <w:bottom w:val="none" w:sz="0" w:space="0" w:color="auto"/>
                <w:right w:val="none" w:sz="0" w:space="0" w:color="auto"/>
              </w:divBdr>
            </w:div>
            <w:div w:id="1476724005">
              <w:marLeft w:val="0"/>
              <w:marRight w:val="0"/>
              <w:marTop w:val="0"/>
              <w:marBottom w:val="0"/>
              <w:divBdr>
                <w:top w:val="none" w:sz="0" w:space="0" w:color="auto"/>
                <w:left w:val="none" w:sz="0" w:space="0" w:color="auto"/>
                <w:bottom w:val="none" w:sz="0" w:space="0" w:color="auto"/>
                <w:right w:val="none" w:sz="0" w:space="0" w:color="auto"/>
              </w:divBdr>
            </w:div>
            <w:div w:id="1879315950">
              <w:marLeft w:val="0"/>
              <w:marRight w:val="0"/>
              <w:marTop w:val="0"/>
              <w:marBottom w:val="0"/>
              <w:divBdr>
                <w:top w:val="none" w:sz="0" w:space="0" w:color="auto"/>
                <w:left w:val="none" w:sz="0" w:space="0" w:color="auto"/>
                <w:bottom w:val="none" w:sz="0" w:space="0" w:color="auto"/>
                <w:right w:val="none" w:sz="0" w:space="0" w:color="auto"/>
              </w:divBdr>
            </w:div>
            <w:div w:id="1523013828">
              <w:marLeft w:val="0"/>
              <w:marRight w:val="0"/>
              <w:marTop w:val="0"/>
              <w:marBottom w:val="0"/>
              <w:divBdr>
                <w:top w:val="none" w:sz="0" w:space="0" w:color="auto"/>
                <w:left w:val="none" w:sz="0" w:space="0" w:color="auto"/>
                <w:bottom w:val="none" w:sz="0" w:space="0" w:color="auto"/>
                <w:right w:val="none" w:sz="0" w:space="0" w:color="auto"/>
              </w:divBdr>
            </w:div>
            <w:div w:id="39213611">
              <w:marLeft w:val="0"/>
              <w:marRight w:val="0"/>
              <w:marTop w:val="0"/>
              <w:marBottom w:val="0"/>
              <w:divBdr>
                <w:top w:val="none" w:sz="0" w:space="0" w:color="auto"/>
                <w:left w:val="none" w:sz="0" w:space="0" w:color="auto"/>
                <w:bottom w:val="none" w:sz="0" w:space="0" w:color="auto"/>
                <w:right w:val="none" w:sz="0" w:space="0" w:color="auto"/>
              </w:divBdr>
            </w:div>
            <w:div w:id="1319187850">
              <w:marLeft w:val="0"/>
              <w:marRight w:val="0"/>
              <w:marTop w:val="0"/>
              <w:marBottom w:val="0"/>
              <w:divBdr>
                <w:top w:val="none" w:sz="0" w:space="0" w:color="auto"/>
                <w:left w:val="none" w:sz="0" w:space="0" w:color="auto"/>
                <w:bottom w:val="none" w:sz="0" w:space="0" w:color="auto"/>
                <w:right w:val="none" w:sz="0" w:space="0" w:color="auto"/>
              </w:divBdr>
            </w:div>
            <w:div w:id="423260409">
              <w:marLeft w:val="0"/>
              <w:marRight w:val="0"/>
              <w:marTop w:val="0"/>
              <w:marBottom w:val="0"/>
              <w:divBdr>
                <w:top w:val="none" w:sz="0" w:space="0" w:color="auto"/>
                <w:left w:val="none" w:sz="0" w:space="0" w:color="auto"/>
                <w:bottom w:val="none" w:sz="0" w:space="0" w:color="auto"/>
                <w:right w:val="none" w:sz="0" w:space="0" w:color="auto"/>
              </w:divBdr>
            </w:div>
            <w:div w:id="440105672">
              <w:marLeft w:val="0"/>
              <w:marRight w:val="0"/>
              <w:marTop w:val="0"/>
              <w:marBottom w:val="0"/>
              <w:divBdr>
                <w:top w:val="none" w:sz="0" w:space="0" w:color="auto"/>
                <w:left w:val="none" w:sz="0" w:space="0" w:color="auto"/>
                <w:bottom w:val="none" w:sz="0" w:space="0" w:color="auto"/>
                <w:right w:val="none" w:sz="0" w:space="0" w:color="auto"/>
              </w:divBdr>
            </w:div>
            <w:div w:id="2115468055">
              <w:marLeft w:val="0"/>
              <w:marRight w:val="0"/>
              <w:marTop w:val="0"/>
              <w:marBottom w:val="0"/>
              <w:divBdr>
                <w:top w:val="none" w:sz="0" w:space="0" w:color="auto"/>
                <w:left w:val="none" w:sz="0" w:space="0" w:color="auto"/>
                <w:bottom w:val="none" w:sz="0" w:space="0" w:color="auto"/>
                <w:right w:val="none" w:sz="0" w:space="0" w:color="auto"/>
              </w:divBdr>
            </w:div>
            <w:div w:id="1200238599">
              <w:marLeft w:val="0"/>
              <w:marRight w:val="0"/>
              <w:marTop w:val="0"/>
              <w:marBottom w:val="0"/>
              <w:divBdr>
                <w:top w:val="none" w:sz="0" w:space="0" w:color="auto"/>
                <w:left w:val="none" w:sz="0" w:space="0" w:color="auto"/>
                <w:bottom w:val="none" w:sz="0" w:space="0" w:color="auto"/>
                <w:right w:val="none" w:sz="0" w:space="0" w:color="auto"/>
              </w:divBdr>
            </w:div>
            <w:div w:id="250244246">
              <w:marLeft w:val="0"/>
              <w:marRight w:val="0"/>
              <w:marTop w:val="0"/>
              <w:marBottom w:val="0"/>
              <w:divBdr>
                <w:top w:val="none" w:sz="0" w:space="0" w:color="auto"/>
                <w:left w:val="none" w:sz="0" w:space="0" w:color="auto"/>
                <w:bottom w:val="none" w:sz="0" w:space="0" w:color="auto"/>
                <w:right w:val="none" w:sz="0" w:space="0" w:color="auto"/>
              </w:divBdr>
            </w:div>
            <w:div w:id="1680816129">
              <w:marLeft w:val="0"/>
              <w:marRight w:val="0"/>
              <w:marTop w:val="0"/>
              <w:marBottom w:val="0"/>
              <w:divBdr>
                <w:top w:val="none" w:sz="0" w:space="0" w:color="auto"/>
                <w:left w:val="none" w:sz="0" w:space="0" w:color="auto"/>
                <w:bottom w:val="none" w:sz="0" w:space="0" w:color="auto"/>
                <w:right w:val="none" w:sz="0" w:space="0" w:color="auto"/>
              </w:divBdr>
            </w:div>
            <w:div w:id="268204465">
              <w:marLeft w:val="0"/>
              <w:marRight w:val="0"/>
              <w:marTop w:val="0"/>
              <w:marBottom w:val="0"/>
              <w:divBdr>
                <w:top w:val="none" w:sz="0" w:space="0" w:color="auto"/>
                <w:left w:val="none" w:sz="0" w:space="0" w:color="auto"/>
                <w:bottom w:val="none" w:sz="0" w:space="0" w:color="auto"/>
                <w:right w:val="none" w:sz="0" w:space="0" w:color="auto"/>
              </w:divBdr>
            </w:div>
            <w:div w:id="688213883">
              <w:marLeft w:val="0"/>
              <w:marRight w:val="0"/>
              <w:marTop w:val="0"/>
              <w:marBottom w:val="0"/>
              <w:divBdr>
                <w:top w:val="none" w:sz="0" w:space="0" w:color="auto"/>
                <w:left w:val="none" w:sz="0" w:space="0" w:color="auto"/>
                <w:bottom w:val="none" w:sz="0" w:space="0" w:color="auto"/>
                <w:right w:val="none" w:sz="0" w:space="0" w:color="auto"/>
              </w:divBdr>
            </w:div>
            <w:div w:id="1182208743">
              <w:marLeft w:val="0"/>
              <w:marRight w:val="0"/>
              <w:marTop w:val="0"/>
              <w:marBottom w:val="0"/>
              <w:divBdr>
                <w:top w:val="none" w:sz="0" w:space="0" w:color="auto"/>
                <w:left w:val="none" w:sz="0" w:space="0" w:color="auto"/>
                <w:bottom w:val="none" w:sz="0" w:space="0" w:color="auto"/>
                <w:right w:val="none" w:sz="0" w:space="0" w:color="auto"/>
              </w:divBdr>
            </w:div>
            <w:div w:id="747768524">
              <w:marLeft w:val="0"/>
              <w:marRight w:val="0"/>
              <w:marTop w:val="0"/>
              <w:marBottom w:val="0"/>
              <w:divBdr>
                <w:top w:val="none" w:sz="0" w:space="0" w:color="auto"/>
                <w:left w:val="none" w:sz="0" w:space="0" w:color="auto"/>
                <w:bottom w:val="none" w:sz="0" w:space="0" w:color="auto"/>
                <w:right w:val="none" w:sz="0" w:space="0" w:color="auto"/>
              </w:divBdr>
            </w:div>
            <w:div w:id="1330213129">
              <w:marLeft w:val="0"/>
              <w:marRight w:val="0"/>
              <w:marTop w:val="0"/>
              <w:marBottom w:val="0"/>
              <w:divBdr>
                <w:top w:val="none" w:sz="0" w:space="0" w:color="auto"/>
                <w:left w:val="none" w:sz="0" w:space="0" w:color="auto"/>
                <w:bottom w:val="none" w:sz="0" w:space="0" w:color="auto"/>
                <w:right w:val="none" w:sz="0" w:space="0" w:color="auto"/>
              </w:divBdr>
            </w:div>
            <w:div w:id="1737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5790">
      <w:bodyDiv w:val="1"/>
      <w:marLeft w:val="0"/>
      <w:marRight w:val="0"/>
      <w:marTop w:val="0"/>
      <w:marBottom w:val="0"/>
      <w:divBdr>
        <w:top w:val="none" w:sz="0" w:space="0" w:color="auto"/>
        <w:left w:val="none" w:sz="0" w:space="0" w:color="auto"/>
        <w:bottom w:val="none" w:sz="0" w:space="0" w:color="auto"/>
        <w:right w:val="none" w:sz="0" w:space="0" w:color="auto"/>
      </w:divBdr>
      <w:divsChild>
        <w:div w:id="789975403">
          <w:marLeft w:val="0"/>
          <w:marRight w:val="0"/>
          <w:marTop w:val="0"/>
          <w:marBottom w:val="0"/>
          <w:divBdr>
            <w:top w:val="none" w:sz="0" w:space="0" w:color="auto"/>
            <w:left w:val="none" w:sz="0" w:space="0" w:color="auto"/>
            <w:bottom w:val="none" w:sz="0" w:space="0" w:color="auto"/>
            <w:right w:val="none" w:sz="0" w:space="0" w:color="auto"/>
          </w:divBdr>
          <w:divsChild>
            <w:div w:id="1036780055">
              <w:marLeft w:val="0"/>
              <w:marRight w:val="0"/>
              <w:marTop w:val="0"/>
              <w:marBottom w:val="0"/>
              <w:divBdr>
                <w:top w:val="none" w:sz="0" w:space="0" w:color="auto"/>
                <w:left w:val="none" w:sz="0" w:space="0" w:color="auto"/>
                <w:bottom w:val="none" w:sz="0" w:space="0" w:color="auto"/>
                <w:right w:val="none" w:sz="0" w:space="0" w:color="auto"/>
              </w:divBdr>
            </w:div>
            <w:div w:id="850798582">
              <w:marLeft w:val="0"/>
              <w:marRight w:val="0"/>
              <w:marTop w:val="0"/>
              <w:marBottom w:val="0"/>
              <w:divBdr>
                <w:top w:val="none" w:sz="0" w:space="0" w:color="auto"/>
                <w:left w:val="none" w:sz="0" w:space="0" w:color="auto"/>
                <w:bottom w:val="none" w:sz="0" w:space="0" w:color="auto"/>
                <w:right w:val="none" w:sz="0" w:space="0" w:color="auto"/>
              </w:divBdr>
            </w:div>
            <w:div w:id="604268968">
              <w:marLeft w:val="0"/>
              <w:marRight w:val="0"/>
              <w:marTop w:val="0"/>
              <w:marBottom w:val="0"/>
              <w:divBdr>
                <w:top w:val="none" w:sz="0" w:space="0" w:color="auto"/>
                <w:left w:val="none" w:sz="0" w:space="0" w:color="auto"/>
                <w:bottom w:val="none" w:sz="0" w:space="0" w:color="auto"/>
                <w:right w:val="none" w:sz="0" w:space="0" w:color="auto"/>
              </w:divBdr>
            </w:div>
            <w:div w:id="193612759">
              <w:marLeft w:val="0"/>
              <w:marRight w:val="0"/>
              <w:marTop w:val="0"/>
              <w:marBottom w:val="0"/>
              <w:divBdr>
                <w:top w:val="none" w:sz="0" w:space="0" w:color="auto"/>
                <w:left w:val="none" w:sz="0" w:space="0" w:color="auto"/>
                <w:bottom w:val="none" w:sz="0" w:space="0" w:color="auto"/>
                <w:right w:val="none" w:sz="0" w:space="0" w:color="auto"/>
              </w:divBdr>
            </w:div>
            <w:div w:id="538126900">
              <w:marLeft w:val="0"/>
              <w:marRight w:val="0"/>
              <w:marTop w:val="0"/>
              <w:marBottom w:val="0"/>
              <w:divBdr>
                <w:top w:val="none" w:sz="0" w:space="0" w:color="auto"/>
                <w:left w:val="none" w:sz="0" w:space="0" w:color="auto"/>
                <w:bottom w:val="none" w:sz="0" w:space="0" w:color="auto"/>
                <w:right w:val="none" w:sz="0" w:space="0" w:color="auto"/>
              </w:divBdr>
            </w:div>
            <w:div w:id="760492035">
              <w:marLeft w:val="0"/>
              <w:marRight w:val="0"/>
              <w:marTop w:val="0"/>
              <w:marBottom w:val="0"/>
              <w:divBdr>
                <w:top w:val="none" w:sz="0" w:space="0" w:color="auto"/>
                <w:left w:val="none" w:sz="0" w:space="0" w:color="auto"/>
                <w:bottom w:val="none" w:sz="0" w:space="0" w:color="auto"/>
                <w:right w:val="none" w:sz="0" w:space="0" w:color="auto"/>
              </w:divBdr>
            </w:div>
            <w:div w:id="1975059524">
              <w:marLeft w:val="0"/>
              <w:marRight w:val="0"/>
              <w:marTop w:val="0"/>
              <w:marBottom w:val="0"/>
              <w:divBdr>
                <w:top w:val="none" w:sz="0" w:space="0" w:color="auto"/>
                <w:left w:val="none" w:sz="0" w:space="0" w:color="auto"/>
                <w:bottom w:val="none" w:sz="0" w:space="0" w:color="auto"/>
                <w:right w:val="none" w:sz="0" w:space="0" w:color="auto"/>
              </w:divBdr>
            </w:div>
            <w:div w:id="920214290">
              <w:marLeft w:val="0"/>
              <w:marRight w:val="0"/>
              <w:marTop w:val="0"/>
              <w:marBottom w:val="0"/>
              <w:divBdr>
                <w:top w:val="none" w:sz="0" w:space="0" w:color="auto"/>
                <w:left w:val="none" w:sz="0" w:space="0" w:color="auto"/>
                <w:bottom w:val="none" w:sz="0" w:space="0" w:color="auto"/>
                <w:right w:val="none" w:sz="0" w:space="0" w:color="auto"/>
              </w:divBdr>
            </w:div>
            <w:div w:id="1597784451">
              <w:marLeft w:val="0"/>
              <w:marRight w:val="0"/>
              <w:marTop w:val="0"/>
              <w:marBottom w:val="0"/>
              <w:divBdr>
                <w:top w:val="none" w:sz="0" w:space="0" w:color="auto"/>
                <w:left w:val="none" w:sz="0" w:space="0" w:color="auto"/>
                <w:bottom w:val="none" w:sz="0" w:space="0" w:color="auto"/>
                <w:right w:val="none" w:sz="0" w:space="0" w:color="auto"/>
              </w:divBdr>
            </w:div>
            <w:div w:id="1291205431">
              <w:marLeft w:val="0"/>
              <w:marRight w:val="0"/>
              <w:marTop w:val="0"/>
              <w:marBottom w:val="0"/>
              <w:divBdr>
                <w:top w:val="none" w:sz="0" w:space="0" w:color="auto"/>
                <w:left w:val="none" w:sz="0" w:space="0" w:color="auto"/>
                <w:bottom w:val="none" w:sz="0" w:space="0" w:color="auto"/>
                <w:right w:val="none" w:sz="0" w:space="0" w:color="auto"/>
              </w:divBdr>
            </w:div>
            <w:div w:id="1496872477">
              <w:marLeft w:val="0"/>
              <w:marRight w:val="0"/>
              <w:marTop w:val="0"/>
              <w:marBottom w:val="0"/>
              <w:divBdr>
                <w:top w:val="none" w:sz="0" w:space="0" w:color="auto"/>
                <w:left w:val="none" w:sz="0" w:space="0" w:color="auto"/>
                <w:bottom w:val="none" w:sz="0" w:space="0" w:color="auto"/>
                <w:right w:val="none" w:sz="0" w:space="0" w:color="auto"/>
              </w:divBdr>
            </w:div>
            <w:div w:id="1668901218">
              <w:marLeft w:val="0"/>
              <w:marRight w:val="0"/>
              <w:marTop w:val="0"/>
              <w:marBottom w:val="0"/>
              <w:divBdr>
                <w:top w:val="none" w:sz="0" w:space="0" w:color="auto"/>
                <w:left w:val="none" w:sz="0" w:space="0" w:color="auto"/>
                <w:bottom w:val="none" w:sz="0" w:space="0" w:color="auto"/>
                <w:right w:val="none" w:sz="0" w:space="0" w:color="auto"/>
              </w:divBdr>
            </w:div>
            <w:div w:id="2117141500">
              <w:marLeft w:val="0"/>
              <w:marRight w:val="0"/>
              <w:marTop w:val="0"/>
              <w:marBottom w:val="0"/>
              <w:divBdr>
                <w:top w:val="none" w:sz="0" w:space="0" w:color="auto"/>
                <w:left w:val="none" w:sz="0" w:space="0" w:color="auto"/>
                <w:bottom w:val="none" w:sz="0" w:space="0" w:color="auto"/>
                <w:right w:val="none" w:sz="0" w:space="0" w:color="auto"/>
              </w:divBdr>
            </w:div>
            <w:div w:id="1781797233">
              <w:marLeft w:val="0"/>
              <w:marRight w:val="0"/>
              <w:marTop w:val="0"/>
              <w:marBottom w:val="0"/>
              <w:divBdr>
                <w:top w:val="none" w:sz="0" w:space="0" w:color="auto"/>
                <w:left w:val="none" w:sz="0" w:space="0" w:color="auto"/>
                <w:bottom w:val="none" w:sz="0" w:space="0" w:color="auto"/>
                <w:right w:val="none" w:sz="0" w:space="0" w:color="auto"/>
              </w:divBdr>
            </w:div>
            <w:div w:id="746849530">
              <w:marLeft w:val="0"/>
              <w:marRight w:val="0"/>
              <w:marTop w:val="0"/>
              <w:marBottom w:val="0"/>
              <w:divBdr>
                <w:top w:val="none" w:sz="0" w:space="0" w:color="auto"/>
                <w:left w:val="none" w:sz="0" w:space="0" w:color="auto"/>
                <w:bottom w:val="none" w:sz="0" w:space="0" w:color="auto"/>
                <w:right w:val="none" w:sz="0" w:space="0" w:color="auto"/>
              </w:divBdr>
            </w:div>
            <w:div w:id="1828814615">
              <w:marLeft w:val="0"/>
              <w:marRight w:val="0"/>
              <w:marTop w:val="0"/>
              <w:marBottom w:val="0"/>
              <w:divBdr>
                <w:top w:val="none" w:sz="0" w:space="0" w:color="auto"/>
                <w:left w:val="none" w:sz="0" w:space="0" w:color="auto"/>
                <w:bottom w:val="none" w:sz="0" w:space="0" w:color="auto"/>
                <w:right w:val="none" w:sz="0" w:space="0" w:color="auto"/>
              </w:divBdr>
            </w:div>
            <w:div w:id="1068843381">
              <w:marLeft w:val="0"/>
              <w:marRight w:val="0"/>
              <w:marTop w:val="0"/>
              <w:marBottom w:val="0"/>
              <w:divBdr>
                <w:top w:val="none" w:sz="0" w:space="0" w:color="auto"/>
                <w:left w:val="none" w:sz="0" w:space="0" w:color="auto"/>
                <w:bottom w:val="none" w:sz="0" w:space="0" w:color="auto"/>
                <w:right w:val="none" w:sz="0" w:space="0" w:color="auto"/>
              </w:divBdr>
            </w:div>
            <w:div w:id="944964303">
              <w:marLeft w:val="0"/>
              <w:marRight w:val="0"/>
              <w:marTop w:val="0"/>
              <w:marBottom w:val="0"/>
              <w:divBdr>
                <w:top w:val="none" w:sz="0" w:space="0" w:color="auto"/>
                <w:left w:val="none" w:sz="0" w:space="0" w:color="auto"/>
                <w:bottom w:val="none" w:sz="0" w:space="0" w:color="auto"/>
                <w:right w:val="none" w:sz="0" w:space="0" w:color="auto"/>
              </w:divBdr>
            </w:div>
            <w:div w:id="1184634997">
              <w:marLeft w:val="0"/>
              <w:marRight w:val="0"/>
              <w:marTop w:val="0"/>
              <w:marBottom w:val="0"/>
              <w:divBdr>
                <w:top w:val="none" w:sz="0" w:space="0" w:color="auto"/>
                <w:left w:val="none" w:sz="0" w:space="0" w:color="auto"/>
                <w:bottom w:val="none" w:sz="0" w:space="0" w:color="auto"/>
                <w:right w:val="none" w:sz="0" w:space="0" w:color="auto"/>
              </w:divBdr>
            </w:div>
            <w:div w:id="1658069764">
              <w:marLeft w:val="0"/>
              <w:marRight w:val="0"/>
              <w:marTop w:val="0"/>
              <w:marBottom w:val="0"/>
              <w:divBdr>
                <w:top w:val="none" w:sz="0" w:space="0" w:color="auto"/>
                <w:left w:val="none" w:sz="0" w:space="0" w:color="auto"/>
                <w:bottom w:val="none" w:sz="0" w:space="0" w:color="auto"/>
                <w:right w:val="none" w:sz="0" w:space="0" w:color="auto"/>
              </w:divBdr>
            </w:div>
            <w:div w:id="1621641559">
              <w:marLeft w:val="0"/>
              <w:marRight w:val="0"/>
              <w:marTop w:val="0"/>
              <w:marBottom w:val="0"/>
              <w:divBdr>
                <w:top w:val="none" w:sz="0" w:space="0" w:color="auto"/>
                <w:left w:val="none" w:sz="0" w:space="0" w:color="auto"/>
                <w:bottom w:val="none" w:sz="0" w:space="0" w:color="auto"/>
                <w:right w:val="none" w:sz="0" w:space="0" w:color="auto"/>
              </w:divBdr>
            </w:div>
            <w:div w:id="509375874">
              <w:marLeft w:val="0"/>
              <w:marRight w:val="0"/>
              <w:marTop w:val="0"/>
              <w:marBottom w:val="0"/>
              <w:divBdr>
                <w:top w:val="none" w:sz="0" w:space="0" w:color="auto"/>
                <w:left w:val="none" w:sz="0" w:space="0" w:color="auto"/>
                <w:bottom w:val="none" w:sz="0" w:space="0" w:color="auto"/>
                <w:right w:val="none" w:sz="0" w:space="0" w:color="auto"/>
              </w:divBdr>
            </w:div>
            <w:div w:id="715550775">
              <w:marLeft w:val="0"/>
              <w:marRight w:val="0"/>
              <w:marTop w:val="0"/>
              <w:marBottom w:val="0"/>
              <w:divBdr>
                <w:top w:val="none" w:sz="0" w:space="0" w:color="auto"/>
                <w:left w:val="none" w:sz="0" w:space="0" w:color="auto"/>
                <w:bottom w:val="none" w:sz="0" w:space="0" w:color="auto"/>
                <w:right w:val="none" w:sz="0" w:space="0" w:color="auto"/>
              </w:divBdr>
            </w:div>
            <w:div w:id="2249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2658">
      <w:bodyDiv w:val="1"/>
      <w:marLeft w:val="0"/>
      <w:marRight w:val="0"/>
      <w:marTop w:val="0"/>
      <w:marBottom w:val="0"/>
      <w:divBdr>
        <w:top w:val="none" w:sz="0" w:space="0" w:color="auto"/>
        <w:left w:val="none" w:sz="0" w:space="0" w:color="auto"/>
        <w:bottom w:val="none" w:sz="0" w:space="0" w:color="auto"/>
        <w:right w:val="none" w:sz="0" w:space="0" w:color="auto"/>
      </w:divBdr>
      <w:divsChild>
        <w:div w:id="1406301410">
          <w:marLeft w:val="0"/>
          <w:marRight w:val="0"/>
          <w:marTop w:val="0"/>
          <w:marBottom w:val="0"/>
          <w:divBdr>
            <w:top w:val="none" w:sz="0" w:space="0" w:color="auto"/>
            <w:left w:val="none" w:sz="0" w:space="0" w:color="auto"/>
            <w:bottom w:val="none" w:sz="0" w:space="0" w:color="auto"/>
            <w:right w:val="none" w:sz="0" w:space="0" w:color="auto"/>
          </w:divBdr>
          <w:divsChild>
            <w:div w:id="1897887527">
              <w:marLeft w:val="0"/>
              <w:marRight w:val="0"/>
              <w:marTop w:val="0"/>
              <w:marBottom w:val="0"/>
              <w:divBdr>
                <w:top w:val="none" w:sz="0" w:space="0" w:color="auto"/>
                <w:left w:val="none" w:sz="0" w:space="0" w:color="auto"/>
                <w:bottom w:val="none" w:sz="0" w:space="0" w:color="auto"/>
                <w:right w:val="none" w:sz="0" w:space="0" w:color="auto"/>
              </w:divBdr>
            </w:div>
            <w:div w:id="1028415050">
              <w:marLeft w:val="0"/>
              <w:marRight w:val="0"/>
              <w:marTop w:val="0"/>
              <w:marBottom w:val="0"/>
              <w:divBdr>
                <w:top w:val="none" w:sz="0" w:space="0" w:color="auto"/>
                <w:left w:val="none" w:sz="0" w:space="0" w:color="auto"/>
                <w:bottom w:val="none" w:sz="0" w:space="0" w:color="auto"/>
                <w:right w:val="none" w:sz="0" w:space="0" w:color="auto"/>
              </w:divBdr>
            </w:div>
            <w:div w:id="1676954139">
              <w:marLeft w:val="0"/>
              <w:marRight w:val="0"/>
              <w:marTop w:val="0"/>
              <w:marBottom w:val="0"/>
              <w:divBdr>
                <w:top w:val="none" w:sz="0" w:space="0" w:color="auto"/>
                <w:left w:val="none" w:sz="0" w:space="0" w:color="auto"/>
                <w:bottom w:val="none" w:sz="0" w:space="0" w:color="auto"/>
                <w:right w:val="none" w:sz="0" w:space="0" w:color="auto"/>
              </w:divBdr>
            </w:div>
            <w:div w:id="519902254">
              <w:marLeft w:val="0"/>
              <w:marRight w:val="0"/>
              <w:marTop w:val="0"/>
              <w:marBottom w:val="0"/>
              <w:divBdr>
                <w:top w:val="none" w:sz="0" w:space="0" w:color="auto"/>
                <w:left w:val="none" w:sz="0" w:space="0" w:color="auto"/>
                <w:bottom w:val="none" w:sz="0" w:space="0" w:color="auto"/>
                <w:right w:val="none" w:sz="0" w:space="0" w:color="auto"/>
              </w:divBdr>
            </w:div>
            <w:div w:id="731386972">
              <w:marLeft w:val="0"/>
              <w:marRight w:val="0"/>
              <w:marTop w:val="0"/>
              <w:marBottom w:val="0"/>
              <w:divBdr>
                <w:top w:val="none" w:sz="0" w:space="0" w:color="auto"/>
                <w:left w:val="none" w:sz="0" w:space="0" w:color="auto"/>
                <w:bottom w:val="none" w:sz="0" w:space="0" w:color="auto"/>
                <w:right w:val="none" w:sz="0" w:space="0" w:color="auto"/>
              </w:divBdr>
            </w:div>
            <w:div w:id="429352874">
              <w:marLeft w:val="0"/>
              <w:marRight w:val="0"/>
              <w:marTop w:val="0"/>
              <w:marBottom w:val="0"/>
              <w:divBdr>
                <w:top w:val="none" w:sz="0" w:space="0" w:color="auto"/>
                <w:left w:val="none" w:sz="0" w:space="0" w:color="auto"/>
                <w:bottom w:val="none" w:sz="0" w:space="0" w:color="auto"/>
                <w:right w:val="none" w:sz="0" w:space="0" w:color="auto"/>
              </w:divBdr>
            </w:div>
            <w:div w:id="322441277">
              <w:marLeft w:val="0"/>
              <w:marRight w:val="0"/>
              <w:marTop w:val="0"/>
              <w:marBottom w:val="0"/>
              <w:divBdr>
                <w:top w:val="none" w:sz="0" w:space="0" w:color="auto"/>
                <w:left w:val="none" w:sz="0" w:space="0" w:color="auto"/>
                <w:bottom w:val="none" w:sz="0" w:space="0" w:color="auto"/>
                <w:right w:val="none" w:sz="0" w:space="0" w:color="auto"/>
              </w:divBdr>
            </w:div>
            <w:div w:id="180899986">
              <w:marLeft w:val="0"/>
              <w:marRight w:val="0"/>
              <w:marTop w:val="0"/>
              <w:marBottom w:val="0"/>
              <w:divBdr>
                <w:top w:val="none" w:sz="0" w:space="0" w:color="auto"/>
                <w:left w:val="none" w:sz="0" w:space="0" w:color="auto"/>
                <w:bottom w:val="none" w:sz="0" w:space="0" w:color="auto"/>
                <w:right w:val="none" w:sz="0" w:space="0" w:color="auto"/>
              </w:divBdr>
            </w:div>
            <w:div w:id="240139078">
              <w:marLeft w:val="0"/>
              <w:marRight w:val="0"/>
              <w:marTop w:val="0"/>
              <w:marBottom w:val="0"/>
              <w:divBdr>
                <w:top w:val="none" w:sz="0" w:space="0" w:color="auto"/>
                <w:left w:val="none" w:sz="0" w:space="0" w:color="auto"/>
                <w:bottom w:val="none" w:sz="0" w:space="0" w:color="auto"/>
                <w:right w:val="none" w:sz="0" w:space="0" w:color="auto"/>
              </w:divBdr>
            </w:div>
            <w:div w:id="160513253">
              <w:marLeft w:val="0"/>
              <w:marRight w:val="0"/>
              <w:marTop w:val="0"/>
              <w:marBottom w:val="0"/>
              <w:divBdr>
                <w:top w:val="none" w:sz="0" w:space="0" w:color="auto"/>
                <w:left w:val="none" w:sz="0" w:space="0" w:color="auto"/>
                <w:bottom w:val="none" w:sz="0" w:space="0" w:color="auto"/>
                <w:right w:val="none" w:sz="0" w:space="0" w:color="auto"/>
              </w:divBdr>
            </w:div>
            <w:div w:id="1116752548">
              <w:marLeft w:val="0"/>
              <w:marRight w:val="0"/>
              <w:marTop w:val="0"/>
              <w:marBottom w:val="0"/>
              <w:divBdr>
                <w:top w:val="none" w:sz="0" w:space="0" w:color="auto"/>
                <w:left w:val="none" w:sz="0" w:space="0" w:color="auto"/>
                <w:bottom w:val="none" w:sz="0" w:space="0" w:color="auto"/>
                <w:right w:val="none" w:sz="0" w:space="0" w:color="auto"/>
              </w:divBdr>
            </w:div>
            <w:div w:id="60905976">
              <w:marLeft w:val="0"/>
              <w:marRight w:val="0"/>
              <w:marTop w:val="0"/>
              <w:marBottom w:val="0"/>
              <w:divBdr>
                <w:top w:val="none" w:sz="0" w:space="0" w:color="auto"/>
                <w:left w:val="none" w:sz="0" w:space="0" w:color="auto"/>
                <w:bottom w:val="none" w:sz="0" w:space="0" w:color="auto"/>
                <w:right w:val="none" w:sz="0" w:space="0" w:color="auto"/>
              </w:divBdr>
            </w:div>
            <w:div w:id="288052099">
              <w:marLeft w:val="0"/>
              <w:marRight w:val="0"/>
              <w:marTop w:val="0"/>
              <w:marBottom w:val="0"/>
              <w:divBdr>
                <w:top w:val="none" w:sz="0" w:space="0" w:color="auto"/>
                <w:left w:val="none" w:sz="0" w:space="0" w:color="auto"/>
                <w:bottom w:val="none" w:sz="0" w:space="0" w:color="auto"/>
                <w:right w:val="none" w:sz="0" w:space="0" w:color="auto"/>
              </w:divBdr>
            </w:div>
            <w:div w:id="1615331547">
              <w:marLeft w:val="0"/>
              <w:marRight w:val="0"/>
              <w:marTop w:val="0"/>
              <w:marBottom w:val="0"/>
              <w:divBdr>
                <w:top w:val="none" w:sz="0" w:space="0" w:color="auto"/>
                <w:left w:val="none" w:sz="0" w:space="0" w:color="auto"/>
                <w:bottom w:val="none" w:sz="0" w:space="0" w:color="auto"/>
                <w:right w:val="none" w:sz="0" w:space="0" w:color="auto"/>
              </w:divBdr>
            </w:div>
            <w:div w:id="1281688695">
              <w:marLeft w:val="0"/>
              <w:marRight w:val="0"/>
              <w:marTop w:val="0"/>
              <w:marBottom w:val="0"/>
              <w:divBdr>
                <w:top w:val="none" w:sz="0" w:space="0" w:color="auto"/>
                <w:left w:val="none" w:sz="0" w:space="0" w:color="auto"/>
                <w:bottom w:val="none" w:sz="0" w:space="0" w:color="auto"/>
                <w:right w:val="none" w:sz="0" w:space="0" w:color="auto"/>
              </w:divBdr>
            </w:div>
            <w:div w:id="1424449295">
              <w:marLeft w:val="0"/>
              <w:marRight w:val="0"/>
              <w:marTop w:val="0"/>
              <w:marBottom w:val="0"/>
              <w:divBdr>
                <w:top w:val="none" w:sz="0" w:space="0" w:color="auto"/>
                <w:left w:val="none" w:sz="0" w:space="0" w:color="auto"/>
                <w:bottom w:val="none" w:sz="0" w:space="0" w:color="auto"/>
                <w:right w:val="none" w:sz="0" w:space="0" w:color="auto"/>
              </w:divBdr>
            </w:div>
            <w:div w:id="1937134492">
              <w:marLeft w:val="0"/>
              <w:marRight w:val="0"/>
              <w:marTop w:val="0"/>
              <w:marBottom w:val="0"/>
              <w:divBdr>
                <w:top w:val="none" w:sz="0" w:space="0" w:color="auto"/>
                <w:left w:val="none" w:sz="0" w:space="0" w:color="auto"/>
                <w:bottom w:val="none" w:sz="0" w:space="0" w:color="auto"/>
                <w:right w:val="none" w:sz="0" w:space="0" w:color="auto"/>
              </w:divBdr>
            </w:div>
            <w:div w:id="625434133">
              <w:marLeft w:val="0"/>
              <w:marRight w:val="0"/>
              <w:marTop w:val="0"/>
              <w:marBottom w:val="0"/>
              <w:divBdr>
                <w:top w:val="none" w:sz="0" w:space="0" w:color="auto"/>
                <w:left w:val="none" w:sz="0" w:space="0" w:color="auto"/>
                <w:bottom w:val="none" w:sz="0" w:space="0" w:color="auto"/>
                <w:right w:val="none" w:sz="0" w:space="0" w:color="auto"/>
              </w:divBdr>
            </w:div>
            <w:div w:id="1871650414">
              <w:marLeft w:val="0"/>
              <w:marRight w:val="0"/>
              <w:marTop w:val="0"/>
              <w:marBottom w:val="0"/>
              <w:divBdr>
                <w:top w:val="none" w:sz="0" w:space="0" w:color="auto"/>
                <w:left w:val="none" w:sz="0" w:space="0" w:color="auto"/>
                <w:bottom w:val="none" w:sz="0" w:space="0" w:color="auto"/>
                <w:right w:val="none" w:sz="0" w:space="0" w:color="auto"/>
              </w:divBdr>
            </w:div>
            <w:div w:id="1895702154">
              <w:marLeft w:val="0"/>
              <w:marRight w:val="0"/>
              <w:marTop w:val="0"/>
              <w:marBottom w:val="0"/>
              <w:divBdr>
                <w:top w:val="none" w:sz="0" w:space="0" w:color="auto"/>
                <w:left w:val="none" w:sz="0" w:space="0" w:color="auto"/>
                <w:bottom w:val="none" w:sz="0" w:space="0" w:color="auto"/>
                <w:right w:val="none" w:sz="0" w:space="0" w:color="auto"/>
              </w:divBdr>
            </w:div>
            <w:div w:id="454642999">
              <w:marLeft w:val="0"/>
              <w:marRight w:val="0"/>
              <w:marTop w:val="0"/>
              <w:marBottom w:val="0"/>
              <w:divBdr>
                <w:top w:val="none" w:sz="0" w:space="0" w:color="auto"/>
                <w:left w:val="none" w:sz="0" w:space="0" w:color="auto"/>
                <w:bottom w:val="none" w:sz="0" w:space="0" w:color="auto"/>
                <w:right w:val="none" w:sz="0" w:space="0" w:color="auto"/>
              </w:divBdr>
            </w:div>
            <w:div w:id="1734893374">
              <w:marLeft w:val="0"/>
              <w:marRight w:val="0"/>
              <w:marTop w:val="0"/>
              <w:marBottom w:val="0"/>
              <w:divBdr>
                <w:top w:val="none" w:sz="0" w:space="0" w:color="auto"/>
                <w:left w:val="none" w:sz="0" w:space="0" w:color="auto"/>
                <w:bottom w:val="none" w:sz="0" w:space="0" w:color="auto"/>
                <w:right w:val="none" w:sz="0" w:space="0" w:color="auto"/>
              </w:divBdr>
            </w:div>
            <w:div w:id="18725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50611">
      <w:bodyDiv w:val="1"/>
      <w:marLeft w:val="0"/>
      <w:marRight w:val="0"/>
      <w:marTop w:val="0"/>
      <w:marBottom w:val="0"/>
      <w:divBdr>
        <w:top w:val="none" w:sz="0" w:space="0" w:color="auto"/>
        <w:left w:val="none" w:sz="0" w:space="0" w:color="auto"/>
        <w:bottom w:val="none" w:sz="0" w:space="0" w:color="auto"/>
        <w:right w:val="none" w:sz="0" w:space="0" w:color="auto"/>
      </w:divBdr>
      <w:divsChild>
        <w:div w:id="487676502">
          <w:marLeft w:val="0"/>
          <w:marRight w:val="0"/>
          <w:marTop w:val="0"/>
          <w:marBottom w:val="0"/>
          <w:divBdr>
            <w:top w:val="none" w:sz="0" w:space="0" w:color="auto"/>
            <w:left w:val="none" w:sz="0" w:space="0" w:color="auto"/>
            <w:bottom w:val="none" w:sz="0" w:space="0" w:color="auto"/>
            <w:right w:val="none" w:sz="0" w:space="0" w:color="auto"/>
          </w:divBdr>
          <w:divsChild>
            <w:div w:id="2025354384">
              <w:marLeft w:val="0"/>
              <w:marRight w:val="0"/>
              <w:marTop w:val="0"/>
              <w:marBottom w:val="0"/>
              <w:divBdr>
                <w:top w:val="none" w:sz="0" w:space="0" w:color="auto"/>
                <w:left w:val="none" w:sz="0" w:space="0" w:color="auto"/>
                <w:bottom w:val="none" w:sz="0" w:space="0" w:color="auto"/>
                <w:right w:val="none" w:sz="0" w:space="0" w:color="auto"/>
              </w:divBdr>
            </w:div>
            <w:div w:id="1756129868">
              <w:marLeft w:val="0"/>
              <w:marRight w:val="0"/>
              <w:marTop w:val="0"/>
              <w:marBottom w:val="0"/>
              <w:divBdr>
                <w:top w:val="none" w:sz="0" w:space="0" w:color="auto"/>
                <w:left w:val="none" w:sz="0" w:space="0" w:color="auto"/>
                <w:bottom w:val="none" w:sz="0" w:space="0" w:color="auto"/>
                <w:right w:val="none" w:sz="0" w:space="0" w:color="auto"/>
              </w:divBdr>
            </w:div>
            <w:div w:id="265305997">
              <w:marLeft w:val="0"/>
              <w:marRight w:val="0"/>
              <w:marTop w:val="0"/>
              <w:marBottom w:val="0"/>
              <w:divBdr>
                <w:top w:val="none" w:sz="0" w:space="0" w:color="auto"/>
                <w:left w:val="none" w:sz="0" w:space="0" w:color="auto"/>
                <w:bottom w:val="none" w:sz="0" w:space="0" w:color="auto"/>
                <w:right w:val="none" w:sz="0" w:space="0" w:color="auto"/>
              </w:divBdr>
            </w:div>
            <w:div w:id="740176785">
              <w:marLeft w:val="0"/>
              <w:marRight w:val="0"/>
              <w:marTop w:val="0"/>
              <w:marBottom w:val="0"/>
              <w:divBdr>
                <w:top w:val="none" w:sz="0" w:space="0" w:color="auto"/>
                <w:left w:val="none" w:sz="0" w:space="0" w:color="auto"/>
                <w:bottom w:val="none" w:sz="0" w:space="0" w:color="auto"/>
                <w:right w:val="none" w:sz="0" w:space="0" w:color="auto"/>
              </w:divBdr>
            </w:div>
            <w:div w:id="1608923892">
              <w:marLeft w:val="0"/>
              <w:marRight w:val="0"/>
              <w:marTop w:val="0"/>
              <w:marBottom w:val="0"/>
              <w:divBdr>
                <w:top w:val="none" w:sz="0" w:space="0" w:color="auto"/>
                <w:left w:val="none" w:sz="0" w:space="0" w:color="auto"/>
                <w:bottom w:val="none" w:sz="0" w:space="0" w:color="auto"/>
                <w:right w:val="none" w:sz="0" w:space="0" w:color="auto"/>
              </w:divBdr>
            </w:div>
            <w:div w:id="1066760688">
              <w:marLeft w:val="0"/>
              <w:marRight w:val="0"/>
              <w:marTop w:val="0"/>
              <w:marBottom w:val="0"/>
              <w:divBdr>
                <w:top w:val="none" w:sz="0" w:space="0" w:color="auto"/>
                <w:left w:val="none" w:sz="0" w:space="0" w:color="auto"/>
                <w:bottom w:val="none" w:sz="0" w:space="0" w:color="auto"/>
                <w:right w:val="none" w:sz="0" w:space="0" w:color="auto"/>
              </w:divBdr>
            </w:div>
            <w:div w:id="647437806">
              <w:marLeft w:val="0"/>
              <w:marRight w:val="0"/>
              <w:marTop w:val="0"/>
              <w:marBottom w:val="0"/>
              <w:divBdr>
                <w:top w:val="none" w:sz="0" w:space="0" w:color="auto"/>
                <w:left w:val="none" w:sz="0" w:space="0" w:color="auto"/>
                <w:bottom w:val="none" w:sz="0" w:space="0" w:color="auto"/>
                <w:right w:val="none" w:sz="0" w:space="0" w:color="auto"/>
              </w:divBdr>
            </w:div>
            <w:div w:id="1316644341">
              <w:marLeft w:val="0"/>
              <w:marRight w:val="0"/>
              <w:marTop w:val="0"/>
              <w:marBottom w:val="0"/>
              <w:divBdr>
                <w:top w:val="none" w:sz="0" w:space="0" w:color="auto"/>
                <w:left w:val="none" w:sz="0" w:space="0" w:color="auto"/>
                <w:bottom w:val="none" w:sz="0" w:space="0" w:color="auto"/>
                <w:right w:val="none" w:sz="0" w:space="0" w:color="auto"/>
              </w:divBdr>
            </w:div>
            <w:div w:id="544099166">
              <w:marLeft w:val="0"/>
              <w:marRight w:val="0"/>
              <w:marTop w:val="0"/>
              <w:marBottom w:val="0"/>
              <w:divBdr>
                <w:top w:val="none" w:sz="0" w:space="0" w:color="auto"/>
                <w:left w:val="none" w:sz="0" w:space="0" w:color="auto"/>
                <w:bottom w:val="none" w:sz="0" w:space="0" w:color="auto"/>
                <w:right w:val="none" w:sz="0" w:space="0" w:color="auto"/>
              </w:divBdr>
            </w:div>
            <w:div w:id="112797244">
              <w:marLeft w:val="0"/>
              <w:marRight w:val="0"/>
              <w:marTop w:val="0"/>
              <w:marBottom w:val="0"/>
              <w:divBdr>
                <w:top w:val="none" w:sz="0" w:space="0" w:color="auto"/>
                <w:left w:val="none" w:sz="0" w:space="0" w:color="auto"/>
                <w:bottom w:val="none" w:sz="0" w:space="0" w:color="auto"/>
                <w:right w:val="none" w:sz="0" w:space="0" w:color="auto"/>
              </w:divBdr>
            </w:div>
            <w:div w:id="1744912098">
              <w:marLeft w:val="0"/>
              <w:marRight w:val="0"/>
              <w:marTop w:val="0"/>
              <w:marBottom w:val="0"/>
              <w:divBdr>
                <w:top w:val="none" w:sz="0" w:space="0" w:color="auto"/>
                <w:left w:val="none" w:sz="0" w:space="0" w:color="auto"/>
                <w:bottom w:val="none" w:sz="0" w:space="0" w:color="auto"/>
                <w:right w:val="none" w:sz="0" w:space="0" w:color="auto"/>
              </w:divBdr>
            </w:div>
            <w:div w:id="106512530">
              <w:marLeft w:val="0"/>
              <w:marRight w:val="0"/>
              <w:marTop w:val="0"/>
              <w:marBottom w:val="0"/>
              <w:divBdr>
                <w:top w:val="none" w:sz="0" w:space="0" w:color="auto"/>
                <w:left w:val="none" w:sz="0" w:space="0" w:color="auto"/>
                <w:bottom w:val="none" w:sz="0" w:space="0" w:color="auto"/>
                <w:right w:val="none" w:sz="0" w:space="0" w:color="auto"/>
              </w:divBdr>
            </w:div>
            <w:div w:id="13049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0963">
      <w:bodyDiv w:val="1"/>
      <w:marLeft w:val="0"/>
      <w:marRight w:val="0"/>
      <w:marTop w:val="0"/>
      <w:marBottom w:val="0"/>
      <w:divBdr>
        <w:top w:val="none" w:sz="0" w:space="0" w:color="auto"/>
        <w:left w:val="none" w:sz="0" w:space="0" w:color="auto"/>
        <w:bottom w:val="none" w:sz="0" w:space="0" w:color="auto"/>
        <w:right w:val="none" w:sz="0" w:space="0" w:color="auto"/>
      </w:divBdr>
      <w:divsChild>
        <w:div w:id="1023508223">
          <w:marLeft w:val="0"/>
          <w:marRight w:val="0"/>
          <w:marTop w:val="0"/>
          <w:marBottom w:val="0"/>
          <w:divBdr>
            <w:top w:val="none" w:sz="0" w:space="0" w:color="auto"/>
            <w:left w:val="none" w:sz="0" w:space="0" w:color="auto"/>
            <w:bottom w:val="none" w:sz="0" w:space="0" w:color="auto"/>
            <w:right w:val="none" w:sz="0" w:space="0" w:color="auto"/>
          </w:divBdr>
          <w:divsChild>
            <w:div w:id="1873229627">
              <w:marLeft w:val="0"/>
              <w:marRight w:val="0"/>
              <w:marTop w:val="0"/>
              <w:marBottom w:val="0"/>
              <w:divBdr>
                <w:top w:val="none" w:sz="0" w:space="0" w:color="auto"/>
                <w:left w:val="none" w:sz="0" w:space="0" w:color="auto"/>
                <w:bottom w:val="none" w:sz="0" w:space="0" w:color="auto"/>
                <w:right w:val="none" w:sz="0" w:space="0" w:color="auto"/>
              </w:divBdr>
            </w:div>
            <w:div w:id="1551845370">
              <w:marLeft w:val="0"/>
              <w:marRight w:val="0"/>
              <w:marTop w:val="0"/>
              <w:marBottom w:val="0"/>
              <w:divBdr>
                <w:top w:val="none" w:sz="0" w:space="0" w:color="auto"/>
                <w:left w:val="none" w:sz="0" w:space="0" w:color="auto"/>
                <w:bottom w:val="none" w:sz="0" w:space="0" w:color="auto"/>
                <w:right w:val="none" w:sz="0" w:space="0" w:color="auto"/>
              </w:divBdr>
            </w:div>
            <w:div w:id="1501120151">
              <w:marLeft w:val="0"/>
              <w:marRight w:val="0"/>
              <w:marTop w:val="0"/>
              <w:marBottom w:val="0"/>
              <w:divBdr>
                <w:top w:val="none" w:sz="0" w:space="0" w:color="auto"/>
                <w:left w:val="none" w:sz="0" w:space="0" w:color="auto"/>
                <w:bottom w:val="none" w:sz="0" w:space="0" w:color="auto"/>
                <w:right w:val="none" w:sz="0" w:space="0" w:color="auto"/>
              </w:divBdr>
            </w:div>
            <w:div w:id="775828805">
              <w:marLeft w:val="0"/>
              <w:marRight w:val="0"/>
              <w:marTop w:val="0"/>
              <w:marBottom w:val="0"/>
              <w:divBdr>
                <w:top w:val="none" w:sz="0" w:space="0" w:color="auto"/>
                <w:left w:val="none" w:sz="0" w:space="0" w:color="auto"/>
                <w:bottom w:val="none" w:sz="0" w:space="0" w:color="auto"/>
                <w:right w:val="none" w:sz="0" w:space="0" w:color="auto"/>
              </w:divBdr>
            </w:div>
            <w:div w:id="601491919">
              <w:marLeft w:val="0"/>
              <w:marRight w:val="0"/>
              <w:marTop w:val="0"/>
              <w:marBottom w:val="0"/>
              <w:divBdr>
                <w:top w:val="none" w:sz="0" w:space="0" w:color="auto"/>
                <w:left w:val="none" w:sz="0" w:space="0" w:color="auto"/>
                <w:bottom w:val="none" w:sz="0" w:space="0" w:color="auto"/>
                <w:right w:val="none" w:sz="0" w:space="0" w:color="auto"/>
              </w:divBdr>
            </w:div>
            <w:div w:id="1690523203">
              <w:marLeft w:val="0"/>
              <w:marRight w:val="0"/>
              <w:marTop w:val="0"/>
              <w:marBottom w:val="0"/>
              <w:divBdr>
                <w:top w:val="none" w:sz="0" w:space="0" w:color="auto"/>
                <w:left w:val="none" w:sz="0" w:space="0" w:color="auto"/>
                <w:bottom w:val="none" w:sz="0" w:space="0" w:color="auto"/>
                <w:right w:val="none" w:sz="0" w:space="0" w:color="auto"/>
              </w:divBdr>
            </w:div>
            <w:div w:id="1523351335">
              <w:marLeft w:val="0"/>
              <w:marRight w:val="0"/>
              <w:marTop w:val="0"/>
              <w:marBottom w:val="0"/>
              <w:divBdr>
                <w:top w:val="none" w:sz="0" w:space="0" w:color="auto"/>
                <w:left w:val="none" w:sz="0" w:space="0" w:color="auto"/>
                <w:bottom w:val="none" w:sz="0" w:space="0" w:color="auto"/>
                <w:right w:val="none" w:sz="0" w:space="0" w:color="auto"/>
              </w:divBdr>
            </w:div>
            <w:div w:id="767384311">
              <w:marLeft w:val="0"/>
              <w:marRight w:val="0"/>
              <w:marTop w:val="0"/>
              <w:marBottom w:val="0"/>
              <w:divBdr>
                <w:top w:val="none" w:sz="0" w:space="0" w:color="auto"/>
                <w:left w:val="none" w:sz="0" w:space="0" w:color="auto"/>
                <w:bottom w:val="none" w:sz="0" w:space="0" w:color="auto"/>
                <w:right w:val="none" w:sz="0" w:space="0" w:color="auto"/>
              </w:divBdr>
            </w:div>
            <w:div w:id="1666780782">
              <w:marLeft w:val="0"/>
              <w:marRight w:val="0"/>
              <w:marTop w:val="0"/>
              <w:marBottom w:val="0"/>
              <w:divBdr>
                <w:top w:val="none" w:sz="0" w:space="0" w:color="auto"/>
                <w:left w:val="none" w:sz="0" w:space="0" w:color="auto"/>
                <w:bottom w:val="none" w:sz="0" w:space="0" w:color="auto"/>
                <w:right w:val="none" w:sz="0" w:space="0" w:color="auto"/>
              </w:divBdr>
            </w:div>
            <w:div w:id="349991920">
              <w:marLeft w:val="0"/>
              <w:marRight w:val="0"/>
              <w:marTop w:val="0"/>
              <w:marBottom w:val="0"/>
              <w:divBdr>
                <w:top w:val="none" w:sz="0" w:space="0" w:color="auto"/>
                <w:left w:val="none" w:sz="0" w:space="0" w:color="auto"/>
                <w:bottom w:val="none" w:sz="0" w:space="0" w:color="auto"/>
                <w:right w:val="none" w:sz="0" w:space="0" w:color="auto"/>
              </w:divBdr>
            </w:div>
            <w:div w:id="1505975311">
              <w:marLeft w:val="0"/>
              <w:marRight w:val="0"/>
              <w:marTop w:val="0"/>
              <w:marBottom w:val="0"/>
              <w:divBdr>
                <w:top w:val="none" w:sz="0" w:space="0" w:color="auto"/>
                <w:left w:val="none" w:sz="0" w:space="0" w:color="auto"/>
                <w:bottom w:val="none" w:sz="0" w:space="0" w:color="auto"/>
                <w:right w:val="none" w:sz="0" w:space="0" w:color="auto"/>
              </w:divBdr>
            </w:div>
            <w:div w:id="1602953104">
              <w:marLeft w:val="0"/>
              <w:marRight w:val="0"/>
              <w:marTop w:val="0"/>
              <w:marBottom w:val="0"/>
              <w:divBdr>
                <w:top w:val="none" w:sz="0" w:space="0" w:color="auto"/>
                <w:left w:val="none" w:sz="0" w:space="0" w:color="auto"/>
                <w:bottom w:val="none" w:sz="0" w:space="0" w:color="auto"/>
                <w:right w:val="none" w:sz="0" w:space="0" w:color="auto"/>
              </w:divBdr>
            </w:div>
            <w:div w:id="1504592067">
              <w:marLeft w:val="0"/>
              <w:marRight w:val="0"/>
              <w:marTop w:val="0"/>
              <w:marBottom w:val="0"/>
              <w:divBdr>
                <w:top w:val="none" w:sz="0" w:space="0" w:color="auto"/>
                <w:left w:val="none" w:sz="0" w:space="0" w:color="auto"/>
                <w:bottom w:val="none" w:sz="0" w:space="0" w:color="auto"/>
                <w:right w:val="none" w:sz="0" w:space="0" w:color="auto"/>
              </w:divBdr>
            </w:div>
            <w:div w:id="517280952">
              <w:marLeft w:val="0"/>
              <w:marRight w:val="0"/>
              <w:marTop w:val="0"/>
              <w:marBottom w:val="0"/>
              <w:divBdr>
                <w:top w:val="none" w:sz="0" w:space="0" w:color="auto"/>
                <w:left w:val="none" w:sz="0" w:space="0" w:color="auto"/>
                <w:bottom w:val="none" w:sz="0" w:space="0" w:color="auto"/>
                <w:right w:val="none" w:sz="0" w:space="0" w:color="auto"/>
              </w:divBdr>
            </w:div>
            <w:div w:id="1854343530">
              <w:marLeft w:val="0"/>
              <w:marRight w:val="0"/>
              <w:marTop w:val="0"/>
              <w:marBottom w:val="0"/>
              <w:divBdr>
                <w:top w:val="none" w:sz="0" w:space="0" w:color="auto"/>
                <w:left w:val="none" w:sz="0" w:space="0" w:color="auto"/>
                <w:bottom w:val="none" w:sz="0" w:space="0" w:color="auto"/>
                <w:right w:val="none" w:sz="0" w:space="0" w:color="auto"/>
              </w:divBdr>
            </w:div>
            <w:div w:id="1140422464">
              <w:marLeft w:val="0"/>
              <w:marRight w:val="0"/>
              <w:marTop w:val="0"/>
              <w:marBottom w:val="0"/>
              <w:divBdr>
                <w:top w:val="none" w:sz="0" w:space="0" w:color="auto"/>
                <w:left w:val="none" w:sz="0" w:space="0" w:color="auto"/>
                <w:bottom w:val="none" w:sz="0" w:space="0" w:color="auto"/>
                <w:right w:val="none" w:sz="0" w:space="0" w:color="auto"/>
              </w:divBdr>
            </w:div>
            <w:div w:id="2110193879">
              <w:marLeft w:val="0"/>
              <w:marRight w:val="0"/>
              <w:marTop w:val="0"/>
              <w:marBottom w:val="0"/>
              <w:divBdr>
                <w:top w:val="none" w:sz="0" w:space="0" w:color="auto"/>
                <w:left w:val="none" w:sz="0" w:space="0" w:color="auto"/>
                <w:bottom w:val="none" w:sz="0" w:space="0" w:color="auto"/>
                <w:right w:val="none" w:sz="0" w:space="0" w:color="auto"/>
              </w:divBdr>
            </w:div>
            <w:div w:id="882212541">
              <w:marLeft w:val="0"/>
              <w:marRight w:val="0"/>
              <w:marTop w:val="0"/>
              <w:marBottom w:val="0"/>
              <w:divBdr>
                <w:top w:val="none" w:sz="0" w:space="0" w:color="auto"/>
                <w:left w:val="none" w:sz="0" w:space="0" w:color="auto"/>
                <w:bottom w:val="none" w:sz="0" w:space="0" w:color="auto"/>
                <w:right w:val="none" w:sz="0" w:space="0" w:color="auto"/>
              </w:divBdr>
            </w:div>
            <w:div w:id="1362050710">
              <w:marLeft w:val="0"/>
              <w:marRight w:val="0"/>
              <w:marTop w:val="0"/>
              <w:marBottom w:val="0"/>
              <w:divBdr>
                <w:top w:val="none" w:sz="0" w:space="0" w:color="auto"/>
                <w:left w:val="none" w:sz="0" w:space="0" w:color="auto"/>
                <w:bottom w:val="none" w:sz="0" w:space="0" w:color="auto"/>
                <w:right w:val="none" w:sz="0" w:space="0" w:color="auto"/>
              </w:divBdr>
            </w:div>
            <w:div w:id="356396000">
              <w:marLeft w:val="0"/>
              <w:marRight w:val="0"/>
              <w:marTop w:val="0"/>
              <w:marBottom w:val="0"/>
              <w:divBdr>
                <w:top w:val="none" w:sz="0" w:space="0" w:color="auto"/>
                <w:left w:val="none" w:sz="0" w:space="0" w:color="auto"/>
                <w:bottom w:val="none" w:sz="0" w:space="0" w:color="auto"/>
                <w:right w:val="none" w:sz="0" w:space="0" w:color="auto"/>
              </w:divBdr>
            </w:div>
            <w:div w:id="1323390460">
              <w:marLeft w:val="0"/>
              <w:marRight w:val="0"/>
              <w:marTop w:val="0"/>
              <w:marBottom w:val="0"/>
              <w:divBdr>
                <w:top w:val="none" w:sz="0" w:space="0" w:color="auto"/>
                <w:left w:val="none" w:sz="0" w:space="0" w:color="auto"/>
                <w:bottom w:val="none" w:sz="0" w:space="0" w:color="auto"/>
                <w:right w:val="none" w:sz="0" w:space="0" w:color="auto"/>
              </w:divBdr>
            </w:div>
            <w:div w:id="857616543">
              <w:marLeft w:val="0"/>
              <w:marRight w:val="0"/>
              <w:marTop w:val="0"/>
              <w:marBottom w:val="0"/>
              <w:divBdr>
                <w:top w:val="none" w:sz="0" w:space="0" w:color="auto"/>
                <w:left w:val="none" w:sz="0" w:space="0" w:color="auto"/>
                <w:bottom w:val="none" w:sz="0" w:space="0" w:color="auto"/>
                <w:right w:val="none" w:sz="0" w:space="0" w:color="auto"/>
              </w:divBdr>
            </w:div>
            <w:div w:id="1647127971">
              <w:marLeft w:val="0"/>
              <w:marRight w:val="0"/>
              <w:marTop w:val="0"/>
              <w:marBottom w:val="0"/>
              <w:divBdr>
                <w:top w:val="none" w:sz="0" w:space="0" w:color="auto"/>
                <w:left w:val="none" w:sz="0" w:space="0" w:color="auto"/>
                <w:bottom w:val="none" w:sz="0" w:space="0" w:color="auto"/>
                <w:right w:val="none" w:sz="0" w:space="0" w:color="auto"/>
              </w:divBdr>
            </w:div>
            <w:div w:id="1815641791">
              <w:marLeft w:val="0"/>
              <w:marRight w:val="0"/>
              <w:marTop w:val="0"/>
              <w:marBottom w:val="0"/>
              <w:divBdr>
                <w:top w:val="none" w:sz="0" w:space="0" w:color="auto"/>
                <w:left w:val="none" w:sz="0" w:space="0" w:color="auto"/>
                <w:bottom w:val="none" w:sz="0" w:space="0" w:color="auto"/>
                <w:right w:val="none" w:sz="0" w:space="0" w:color="auto"/>
              </w:divBdr>
            </w:div>
            <w:div w:id="18163259">
              <w:marLeft w:val="0"/>
              <w:marRight w:val="0"/>
              <w:marTop w:val="0"/>
              <w:marBottom w:val="0"/>
              <w:divBdr>
                <w:top w:val="none" w:sz="0" w:space="0" w:color="auto"/>
                <w:left w:val="none" w:sz="0" w:space="0" w:color="auto"/>
                <w:bottom w:val="none" w:sz="0" w:space="0" w:color="auto"/>
                <w:right w:val="none" w:sz="0" w:space="0" w:color="auto"/>
              </w:divBdr>
            </w:div>
            <w:div w:id="1203596245">
              <w:marLeft w:val="0"/>
              <w:marRight w:val="0"/>
              <w:marTop w:val="0"/>
              <w:marBottom w:val="0"/>
              <w:divBdr>
                <w:top w:val="none" w:sz="0" w:space="0" w:color="auto"/>
                <w:left w:val="none" w:sz="0" w:space="0" w:color="auto"/>
                <w:bottom w:val="none" w:sz="0" w:space="0" w:color="auto"/>
                <w:right w:val="none" w:sz="0" w:space="0" w:color="auto"/>
              </w:divBdr>
            </w:div>
            <w:div w:id="1739941854">
              <w:marLeft w:val="0"/>
              <w:marRight w:val="0"/>
              <w:marTop w:val="0"/>
              <w:marBottom w:val="0"/>
              <w:divBdr>
                <w:top w:val="none" w:sz="0" w:space="0" w:color="auto"/>
                <w:left w:val="none" w:sz="0" w:space="0" w:color="auto"/>
                <w:bottom w:val="none" w:sz="0" w:space="0" w:color="auto"/>
                <w:right w:val="none" w:sz="0" w:space="0" w:color="auto"/>
              </w:divBdr>
            </w:div>
            <w:div w:id="1581989747">
              <w:marLeft w:val="0"/>
              <w:marRight w:val="0"/>
              <w:marTop w:val="0"/>
              <w:marBottom w:val="0"/>
              <w:divBdr>
                <w:top w:val="none" w:sz="0" w:space="0" w:color="auto"/>
                <w:left w:val="none" w:sz="0" w:space="0" w:color="auto"/>
                <w:bottom w:val="none" w:sz="0" w:space="0" w:color="auto"/>
                <w:right w:val="none" w:sz="0" w:space="0" w:color="auto"/>
              </w:divBdr>
            </w:div>
            <w:div w:id="786198165">
              <w:marLeft w:val="0"/>
              <w:marRight w:val="0"/>
              <w:marTop w:val="0"/>
              <w:marBottom w:val="0"/>
              <w:divBdr>
                <w:top w:val="none" w:sz="0" w:space="0" w:color="auto"/>
                <w:left w:val="none" w:sz="0" w:space="0" w:color="auto"/>
                <w:bottom w:val="none" w:sz="0" w:space="0" w:color="auto"/>
                <w:right w:val="none" w:sz="0" w:space="0" w:color="auto"/>
              </w:divBdr>
            </w:div>
            <w:div w:id="1627082409">
              <w:marLeft w:val="0"/>
              <w:marRight w:val="0"/>
              <w:marTop w:val="0"/>
              <w:marBottom w:val="0"/>
              <w:divBdr>
                <w:top w:val="none" w:sz="0" w:space="0" w:color="auto"/>
                <w:left w:val="none" w:sz="0" w:space="0" w:color="auto"/>
                <w:bottom w:val="none" w:sz="0" w:space="0" w:color="auto"/>
                <w:right w:val="none" w:sz="0" w:space="0" w:color="auto"/>
              </w:divBdr>
            </w:div>
            <w:div w:id="977609205">
              <w:marLeft w:val="0"/>
              <w:marRight w:val="0"/>
              <w:marTop w:val="0"/>
              <w:marBottom w:val="0"/>
              <w:divBdr>
                <w:top w:val="none" w:sz="0" w:space="0" w:color="auto"/>
                <w:left w:val="none" w:sz="0" w:space="0" w:color="auto"/>
                <w:bottom w:val="none" w:sz="0" w:space="0" w:color="auto"/>
                <w:right w:val="none" w:sz="0" w:space="0" w:color="auto"/>
              </w:divBdr>
            </w:div>
            <w:div w:id="1399091160">
              <w:marLeft w:val="0"/>
              <w:marRight w:val="0"/>
              <w:marTop w:val="0"/>
              <w:marBottom w:val="0"/>
              <w:divBdr>
                <w:top w:val="none" w:sz="0" w:space="0" w:color="auto"/>
                <w:left w:val="none" w:sz="0" w:space="0" w:color="auto"/>
                <w:bottom w:val="none" w:sz="0" w:space="0" w:color="auto"/>
                <w:right w:val="none" w:sz="0" w:space="0" w:color="auto"/>
              </w:divBdr>
            </w:div>
            <w:div w:id="1224292768">
              <w:marLeft w:val="0"/>
              <w:marRight w:val="0"/>
              <w:marTop w:val="0"/>
              <w:marBottom w:val="0"/>
              <w:divBdr>
                <w:top w:val="none" w:sz="0" w:space="0" w:color="auto"/>
                <w:left w:val="none" w:sz="0" w:space="0" w:color="auto"/>
                <w:bottom w:val="none" w:sz="0" w:space="0" w:color="auto"/>
                <w:right w:val="none" w:sz="0" w:space="0" w:color="auto"/>
              </w:divBdr>
            </w:div>
            <w:div w:id="1390687397">
              <w:marLeft w:val="0"/>
              <w:marRight w:val="0"/>
              <w:marTop w:val="0"/>
              <w:marBottom w:val="0"/>
              <w:divBdr>
                <w:top w:val="none" w:sz="0" w:space="0" w:color="auto"/>
                <w:left w:val="none" w:sz="0" w:space="0" w:color="auto"/>
                <w:bottom w:val="none" w:sz="0" w:space="0" w:color="auto"/>
                <w:right w:val="none" w:sz="0" w:space="0" w:color="auto"/>
              </w:divBdr>
            </w:div>
            <w:div w:id="884214569">
              <w:marLeft w:val="0"/>
              <w:marRight w:val="0"/>
              <w:marTop w:val="0"/>
              <w:marBottom w:val="0"/>
              <w:divBdr>
                <w:top w:val="none" w:sz="0" w:space="0" w:color="auto"/>
                <w:left w:val="none" w:sz="0" w:space="0" w:color="auto"/>
                <w:bottom w:val="none" w:sz="0" w:space="0" w:color="auto"/>
                <w:right w:val="none" w:sz="0" w:space="0" w:color="auto"/>
              </w:divBdr>
            </w:div>
            <w:div w:id="598216017">
              <w:marLeft w:val="0"/>
              <w:marRight w:val="0"/>
              <w:marTop w:val="0"/>
              <w:marBottom w:val="0"/>
              <w:divBdr>
                <w:top w:val="none" w:sz="0" w:space="0" w:color="auto"/>
                <w:left w:val="none" w:sz="0" w:space="0" w:color="auto"/>
                <w:bottom w:val="none" w:sz="0" w:space="0" w:color="auto"/>
                <w:right w:val="none" w:sz="0" w:space="0" w:color="auto"/>
              </w:divBdr>
            </w:div>
            <w:div w:id="1940526498">
              <w:marLeft w:val="0"/>
              <w:marRight w:val="0"/>
              <w:marTop w:val="0"/>
              <w:marBottom w:val="0"/>
              <w:divBdr>
                <w:top w:val="none" w:sz="0" w:space="0" w:color="auto"/>
                <w:left w:val="none" w:sz="0" w:space="0" w:color="auto"/>
                <w:bottom w:val="none" w:sz="0" w:space="0" w:color="auto"/>
                <w:right w:val="none" w:sz="0" w:space="0" w:color="auto"/>
              </w:divBdr>
            </w:div>
            <w:div w:id="1847136015">
              <w:marLeft w:val="0"/>
              <w:marRight w:val="0"/>
              <w:marTop w:val="0"/>
              <w:marBottom w:val="0"/>
              <w:divBdr>
                <w:top w:val="none" w:sz="0" w:space="0" w:color="auto"/>
                <w:left w:val="none" w:sz="0" w:space="0" w:color="auto"/>
                <w:bottom w:val="none" w:sz="0" w:space="0" w:color="auto"/>
                <w:right w:val="none" w:sz="0" w:space="0" w:color="auto"/>
              </w:divBdr>
            </w:div>
            <w:div w:id="1257011536">
              <w:marLeft w:val="0"/>
              <w:marRight w:val="0"/>
              <w:marTop w:val="0"/>
              <w:marBottom w:val="0"/>
              <w:divBdr>
                <w:top w:val="none" w:sz="0" w:space="0" w:color="auto"/>
                <w:left w:val="none" w:sz="0" w:space="0" w:color="auto"/>
                <w:bottom w:val="none" w:sz="0" w:space="0" w:color="auto"/>
                <w:right w:val="none" w:sz="0" w:space="0" w:color="auto"/>
              </w:divBdr>
            </w:div>
            <w:div w:id="475031209">
              <w:marLeft w:val="0"/>
              <w:marRight w:val="0"/>
              <w:marTop w:val="0"/>
              <w:marBottom w:val="0"/>
              <w:divBdr>
                <w:top w:val="none" w:sz="0" w:space="0" w:color="auto"/>
                <w:left w:val="none" w:sz="0" w:space="0" w:color="auto"/>
                <w:bottom w:val="none" w:sz="0" w:space="0" w:color="auto"/>
                <w:right w:val="none" w:sz="0" w:space="0" w:color="auto"/>
              </w:divBdr>
            </w:div>
            <w:div w:id="2062747243">
              <w:marLeft w:val="0"/>
              <w:marRight w:val="0"/>
              <w:marTop w:val="0"/>
              <w:marBottom w:val="0"/>
              <w:divBdr>
                <w:top w:val="none" w:sz="0" w:space="0" w:color="auto"/>
                <w:left w:val="none" w:sz="0" w:space="0" w:color="auto"/>
                <w:bottom w:val="none" w:sz="0" w:space="0" w:color="auto"/>
                <w:right w:val="none" w:sz="0" w:space="0" w:color="auto"/>
              </w:divBdr>
            </w:div>
            <w:div w:id="1004667955">
              <w:marLeft w:val="0"/>
              <w:marRight w:val="0"/>
              <w:marTop w:val="0"/>
              <w:marBottom w:val="0"/>
              <w:divBdr>
                <w:top w:val="none" w:sz="0" w:space="0" w:color="auto"/>
                <w:left w:val="none" w:sz="0" w:space="0" w:color="auto"/>
                <w:bottom w:val="none" w:sz="0" w:space="0" w:color="auto"/>
                <w:right w:val="none" w:sz="0" w:space="0" w:color="auto"/>
              </w:divBdr>
            </w:div>
            <w:div w:id="811605330">
              <w:marLeft w:val="0"/>
              <w:marRight w:val="0"/>
              <w:marTop w:val="0"/>
              <w:marBottom w:val="0"/>
              <w:divBdr>
                <w:top w:val="none" w:sz="0" w:space="0" w:color="auto"/>
                <w:left w:val="none" w:sz="0" w:space="0" w:color="auto"/>
                <w:bottom w:val="none" w:sz="0" w:space="0" w:color="auto"/>
                <w:right w:val="none" w:sz="0" w:space="0" w:color="auto"/>
              </w:divBdr>
            </w:div>
            <w:div w:id="1872834893">
              <w:marLeft w:val="0"/>
              <w:marRight w:val="0"/>
              <w:marTop w:val="0"/>
              <w:marBottom w:val="0"/>
              <w:divBdr>
                <w:top w:val="none" w:sz="0" w:space="0" w:color="auto"/>
                <w:left w:val="none" w:sz="0" w:space="0" w:color="auto"/>
                <w:bottom w:val="none" w:sz="0" w:space="0" w:color="auto"/>
                <w:right w:val="none" w:sz="0" w:space="0" w:color="auto"/>
              </w:divBdr>
            </w:div>
            <w:div w:id="1618874964">
              <w:marLeft w:val="0"/>
              <w:marRight w:val="0"/>
              <w:marTop w:val="0"/>
              <w:marBottom w:val="0"/>
              <w:divBdr>
                <w:top w:val="none" w:sz="0" w:space="0" w:color="auto"/>
                <w:left w:val="none" w:sz="0" w:space="0" w:color="auto"/>
                <w:bottom w:val="none" w:sz="0" w:space="0" w:color="auto"/>
                <w:right w:val="none" w:sz="0" w:space="0" w:color="auto"/>
              </w:divBdr>
            </w:div>
            <w:div w:id="981734589">
              <w:marLeft w:val="0"/>
              <w:marRight w:val="0"/>
              <w:marTop w:val="0"/>
              <w:marBottom w:val="0"/>
              <w:divBdr>
                <w:top w:val="none" w:sz="0" w:space="0" w:color="auto"/>
                <w:left w:val="none" w:sz="0" w:space="0" w:color="auto"/>
                <w:bottom w:val="none" w:sz="0" w:space="0" w:color="auto"/>
                <w:right w:val="none" w:sz="0" w:space="0" w:color="auto"/>
              </w:divBdr>
            </w:div>
            <w:div w:id="658850404">
              <w:marLeft w:val="0"/>
              <w:marRight w:val="0"/>
              <w:marTop w:val="0"/>
              <w:marBottom w:val="0"/>
              <w:divBdr>
                <w:top w:val="none" w:sz="0" w:space="0" w:color="auto"/>
                <w:left w:val="none" w:sz="0" w:space="0" w:color="auto"/>
                <w:bottom w:val="none" w:sz="0" w:space="0" w:color="auto"/>
                <w:right w:val="none" w:sz="0" w:space="0" w:color="auto"/>
              </w:divBdr>
            </w:div>
            <w:div w:id="2130974085">
              <w:marLeft w:val="0"/>
              <w:marRight w:val="0"/>
              <w:marTop w:val="0"/>
              <w:marBottom w:val="0"/>
              <w:divBdr>
                <w:top w:val="none" w:sz="0" w:space="0" w:color="auto"/>
                <w:left w:val="none" w:sz="0" w:space="0" w:color="auto"/>
                <w:bottom w:val="none" w:sz="0" w:space="0" w:color="auto"/>
                <w:right w:val="none" w:sz="0" w:space="0" w:color="auto"/>
              </w:divBdr>
            </w:div>
            <w:div w:id="374045759">
              <w:marLeft w:val="0"/>
              <w:marRight w:val="0"/>
              <w:marTop w:val="0"/>
              <w:marBottom w:val="0"/>
              <w:divBdr>
                <w:top w:val="none" w:sz="0" w:space="0" w:color="auto"/>
                <w:left w:val="none" w:sz="0" w:space="0" w:color="auto"/>
                <w:bottom w:val="none" w:sz="0" w:space="0" w:color="auto"/>
                <w:right w:val="none" w:sz="0" w:space="0" w:color="auto"/>
              </w:divBdr>
            </w:div>
            <w:div w:id="591671337">
              <w:marLeft w:val="0"/>
              <w:marRight w:val="0"/>
              <w:marTop w:val="0"/>
              <w:marBottom w:val="0"/>
              <w:divBdr>
                <w:top w:val="none" w:sz="0" w:space="0" w:color="auto"/>
                <w:left w:val="none" w:sz="0" w:space="0" w:color="auto"/>
                <w:bottom w:val="none" w:sz="0" w:space="0" w:color="auto"/>
                <w:right w:val="none" w:sz="0" w:space="0" w:color="auto"/>
              </w:divBdr>
            </w:div>
            <w:div w:id="440103600">
              <w:marLeft w:val="0"/>
              <w:marRight w:val="0"/>
              <w:marTop w:val="0"/>
              <w:marBottom w:val="0"/>
              <w:divBdr>
                <w:top w:val="none" w:sz="0" w:space="0" w:color="auto"/>
                <w:left w:val="none" w:sz="0" w:space="0" w:color="auto"/>
                <w:bottom w:val="none" w:sz="0" w:space="0" w:color="auto"/>
                <w:right w:val="none" w:sz="0" w:space="0" w:color="auto"/>
              </w:divBdr>
            </w:div>
            <w:div w:id="1795171621">
              <w:marLeft w:val="0"/>
              <w:marRight w:val="0"/>
              <w:marTop w:val="0"/>
              <w:marBottom w:val="0"/>
              <w:divBdr>
                <w:top w:val="none" w:sz="0" w:space="0" w:color="auto"/>
                <w:left w:val="none" w:sz="0" w:space="0" w:color="auto"/>
                <w:bottom w:val="none" w:sz="0" w:space="0" w:color="auto"/>
                <w:right w:val="none" w:sz="0" w:space="0" w:color="auto"/>
              </w:divBdr>
            </w:div>
            <w:div w:id="677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2323">
      <w:bodyDiv w:val="1"/>
      <w:marLeft w:val="0"/>
      <w:marRight w:val="0"/>
      <w:marTop w:val="0"/>
      <w:marBottom w:val="0"/>
      <w:divBdr>
        <w:top w:val="none" w:sz="0" w:space="0" w:color="auto"/>
        <w:left w:val="none" w:sz="0" w:space="0" w:color="auto"/>
        <w:bottom w:val="none" w:sz="0" w:space="0" w:color="auto"/>
        <w:right w:val="none" w:sz="0" w:space="0" w:color="auto"/>
      </w:divBdr>
      <w:divsChild>
        <w:div w:id="1847010935">
          <w:marLeft w:val="0"/>
          <w:marRight w:val="0"/>
          <w:marTop w:val="0"/>
          <w:marBottom w:val="0"/>
          <w:divBdr>
            <w:top w:val="none" w:sz="0" w:space="0" w:color="auto"/>
            <w:left w:val="none" w:sz="0" w:space="0" w:color="auto"/>
            <w:bottom w:val="none" w:sz="0" w:space="0" w:color="auto"/>
            <w:right w:val="none" w:sz="0" w:space="0" w:color="auto"/>
          </w:divBdr>
          <w:divsChild>
            <w:div w:id="1894580591">
              <w:marLeft w:val="0"/>
              <w:marRight w:val="0"/>
              <w:marTop w:val="0"/>
              <w:marBottom w:val="0"/>
              <w:divBdr>
                <w:top w:val="none" w:sz="0" w:space="0" w:color="auto"/>
                <w:left w:val="none" w:sz="0" w:space="0" w:color="auto"/>
                <w:bottom w:val="none" w:sz="0" w:space="0" w:color="auto"/>
                <w:right w:val="none" w:sz="0" w:space="0" w:color="auto"/>
              </w:divBdr>
            </w:div>
            <w:div w:id="2075472368">
              <w:marLeft w:val="0"/>
              <w:marRight w:val="0"/>
              <w:marTop w:val="0"/>
              <w:marBottom w:val="0"/>
              <w:divBdr>
                <w:top w:val="none" w:sz="0" w:space="0" w:color="auto"/>
                <w:left w:val="none" w:sz="0" w:space="0" w:color="auto"/>
                <w:bottom w:val="none" w:sz="0" w:space="0" w:color="auto"/>
                <w:right w:val="none" w:sz="0" w:space="0" w:color="auto"/>
              </w:divBdr>
            </w:div>
            <w:div w:id="1376928651">
              <w:marLeft w:val="0"/>
              <w:marRight w:val="0"/>
              <w:marTop w:val="0"/>
              <w:marBottom w:val="0"/>
              <w:divBdr>
                <w:top w:val="none" w:sz="0" w:space="0" w:color="auto"/>
                <w:left w:val="none" w:sz="0" w:space="0" w:color="auto"/>
                <w:bottom w:val="none" w:sz="0" w:space="0" w:color="auto"/>
                <w:right w:val="none" w:sz="0" w:space="0" w:color="auto"/>
              </w:divBdr>
            </w:div>
            <w:div w:id="1161391203">
              <w:marLeft w:val="0"/>
              <w:marRight w:val="0"/>
              <w:marTop w:val="0"/>
              <w:marBottom w:val="0"/>
              <w:divBdr>
                <w:top w:val="none" w:sz="0" w:space="0" w:color="auto"/>
                <w:left w:val="none" w:sz="0" w:space="0" w:color="auto"/>
                <w:bottom w:val="none" w:sz="0" w:space="0" w:color="auto"/>
                <w:right w:val="none" w:sz="0" w:space="0" w:color="auto"/>
              </w:divBdr>
            </w:div>
            <w:div w:id="795411630">
              <w:marLeft w:val="0"/>
              <w:marRight w:val="0"/>
              <w:marTop w:val="0"/>
              <w:marBottom w:val="0"/>
              <w:divBdr>
                <w:top w:val="none" w:sz="0" w:space="0" w:color="auto"/>
                <w:left w:val="none" w:sz="0" w:space="0" w:color="auto"/>
                <w:bottom w:val="none" w:sz="0" w:space="0" w:color="auto"/>
                <w:right w:val="none" w:sz="0" w:space="0" w:color="auto"/>
              </w:divBdr>
            </w:div>
            <w:div w:id="501775829">
              <w:marLeft w:val="0"/>
              <w:marRight w:val="0"/>
              <w:marTop w:val="0"/>
              <w:marBottom w:val="0"/>
              <w:divBdr>
                <w:top w:val="none" w:sz="0" w:space="0" w:color="auto"/>
                <w:left w:val="none" w:sz="0" w:space="0" w:color="auto"/>
                <w:bottom w:val="none" w:sz="0" w:space="0" w:color="auto"/>
                <w:right w:val="none" w:sz="0" w:space="0" w:color="auto"/>
              </w:divBdr>
            </w:div>
            <w:div w:id="208104811">
              <w:marLeft w:val="0"/>
              <w:marRight w:val="0"/>
              <w:marTop w:val="0"/>
              <w:marBottom w:val="0"/>
              <w:divBdr>
                <w:top w:val="none" w:sz="0" w:space="0" w:color="auto"/>
                <w:left w:val="none" w:sz="0" w:space="0" w:color="auto"/>
                <w:bottom w:val="none" w:sz="0" w:space="0" w:color="auto"/>
                <w:right w:val="none" w:sz="0" w:space="0" w:color="auto"/>
              </w:divBdr>
            </w:div>
            <w:div w:id="1001465916">
              <w:marLeft w:val="0"/>
              <w:marRight w:val="0"/>
              <w:marTop w:val="0"/>
              <w:marBottom w:val="0"/>
              <w:divBdr>
                <w:top w:val="none" w:sz="0" w:space="0" w:color="auto"/>
                <w:left w:val="none" w:sz="0" w:space="0" w:color="auto"/>
                <w:bottom w:val="none" w:sz="0" w:space="0" w:color="auto"/>
                <w:right w:val="none" w:sz="0" w:space="0" w:color="auto"/>
              </w:divBdr>
            </w:div>
            <w:div w:id="134378994">
              <w:marLeft w:val="0"/>
              <w:marRight w:val="0"/>
              <w:marTop w:val="0"/>
              <w:marBottom w:val="0"/>
              <w:divBdr>
                <w:top w:val="none" w:sz="0" w:space="0" w:color="auto"/>
                <w:left w:val="none" w:sz="0" w:space="0" w:color="auto"/>
                <w:bottom w:val="none" w:sz="0" w:space="0" w:color="auto"/>
                <w:right w:val="none" w:sz="0" w:space="0" w:color="auto"/>
              </w:divBdr>
            </w:div>
            <w:div w:id="1690332241">
              <w:marLeft w:val="0"/>
              <w:marRight w:val="0"/>
              <w:marTop w:val="0"/>
              <w:marBottom w:val="0"/>
              <w:divBdr>
                <w:top w:val="none" w:sz="0" w:space="0" w:color="auto"/>
                <w:left w:val="none" w:sz="0" w:space="0" w:color="auto"/>
                <w:bottom w:val="none" w:sz="0" w:space="0" w:color="auto"/>
                <w:right w:val="none" w:sz="0" w:space="0" w:color="auto"/>
              </w:divBdr>
            </w:div>
            <w:div w:id="12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5969">
      <w:bodyDiv w:val="1"/>
      <w:marLeft w:val="0"/>
      <w:marRight w:val="0"/>
      <w:marTop w:val="0"/>
      <w:marBottom w:val="0"/>
      <w:divBdr>
        <w:top w:val="none" w:sz="0" w:space="0" w:color="auto"/>
        <w:left w:val="none" w:sz="0" w:space="0" w:color="auto"/>
        <w:bottom w:val="none" w:sz="0" w:space="0" w:color="auto"/>
        <w:right w:val="none" w:sz="0" w:space="0" w:color="auto"/>
      </w:divBdr>
      <w:divsChild>
        <w:div w:id="79177615">
          <w:marLeft w:val="0"/>
          <w:marRight w:val="0"/>
          <w:marTop w:val="0"/>
          <w:marBottom w:val="0"/>
          <w:divBdr>
            <w:top w:val="none" w:sz="0" w:space="0" w:color="auto"/>
            <w:left w:val="none" w:sz="0" w:space="0" w:color="auto"/>
            <w:bottom w:val="none" w:sz="0" w:space="0" w:color="auto"/>
            <w:right w:val="none" w:sz="0" w:space="0" w:color="auto"/>
          </w:divBdr>
          <w:divsChild>
            <w:div w:id="1335304712">
              <w:marLeft w:val="0"/>
              <w:marRight w:val="0"/>
              <w:marTop w:val="0"/>
              <w:marBottom w:val="0"/>
              <w:divBdr>
                <w:top w:val="none" w:sz="0" w:space="0" w:color="auto"/>
                <w:left w:val="none" w:sz="0" w:space="0" w:color="auto"/>
                <w:bottom w:val="none" w:sz="0" w:space="0" w:color="auto"/>
                <w:right w:val="none" w:sz="0" w:space="0" w:color="auto"/>
              </w:divBdr>
            </w:div>
            <w:div w:id="361634610">
              <w:marLeft w:val="0"/>
              <w:marRight w:val="0"/>
              <w:marTop w:val="0"/>
              <w:marBottom w:val="0"/>
              <w:divBdr>
                <w:top w:val="none" w:sz="0" w:space="0" w:color="auto"/>
                <w:left w:val="none" w:sz="0" w:space="0" w:color="auto"/>
                <w:bottom w:val="none" w:sz="0" w:space="0" w:color="auto"/>
                <w:right w:val="none" w:sz="0" w:space="0" w:color="auto"/>
              </w:divBdr>
            </w:div>
            <w:div w:id="1324892750">
              <w:marLeft w:val="0"/>
              <w:marRight w:val="0"/>
              <w:marTop w:val="0"/>
              <w:marBottom w:val="0"/>
              <w:divBdr>
                <w:top w:val="none" w:sz="0" w:space="0" w:color="auto"/>
                <w:left w:val="none" w:sz="0" w:space="0" w:color="auto"/>
                <w:bottom w:val="none" w:sz="0" w:space="0" w:color="auto"/>
                <w:right w:val="none" w:sz="0" w:space="0" w:color="auto"/>
              </w:divBdr>
            </w:div>
            <w:div w:id="1378821922">
              <w:marLeft w:val="0"/>
              <w:marRight w:val="0"/>
              <w:marTop w:val="0"/>
              <w:marBottom w:val="0"/>
              <w:divBdr>
                <w:top w:val="none" w:sz="0" w:space="0" w:color="auto"/>
                <w:left w:val="none" w:sz="0" w:space="0" w:color="auto"/>
                <w:bottom w:val="none" w:sz="0" w:space="0" w:color="auto"/>
                <w:right w:val="none" w:sz="0" w:space="0" w:color="auto"/>
              </w:divBdr>
            </w:div>
            <w:div w:id="1520897989">
              <w:marLeft w:val="0"/>
              <w:marRight w:val="0"/>
              <w:marTop w:val="0"/>
              <w:marBottom w:val="0"/>
              <w:divBdr>
                <w:top w:val="none" w:sz="0" w:space="0" w:color="auto"/>
                <w:left w:val="none" w:sz="0" w:space="0" w:color="auto"/>
                <w:bottom w:val="none" w:sz="0" w:space="0" w:color="auto"/>
                <w:right w:val="none" w:sz="0" w:space="0" w:color="auto"/>
              </w:divBdr>
            </w:div>
            <w:div w:id="162860178">
              <w:marLeft w:val="0"/>
              <w:marRight w:val="0"/>
              <w:marTop w:val="0"/>
              <w:marBottom w:val="0"/>
              <w:divBdr>
                <w:top w:val="none" w:sz="0" w:space="0" w:color="auto"/>
                <w:left w:val="none" w:sz="0" w:space="0" w:color="auto"/>
                <w:bottom w:val="none" w:sz="0" w:space="0" w:color="auto"/>
                <w:right w:val="none" w:sz="0" w:space="0" w:color="auto"/>
              </w:divBdr>
            </w:div>
            <w:div w:id="1164928842">
              <w:marLeft w:val="0"/>
              <w:marRight w:val="0"/>
              <w:marTop w:val="0"/>
              <w:marBottom w:val="0"/>
              <w:divBdr>
                <w:top w:val="none" w:sz="0" w:space="0" w:color="auto"/>
                <w:left w:val="none" w:sz="0" w:space="0" w:color="auto"/>
                <w:bottom w:val="none" w:sz="0" w:space="0" w:color="auto"/>
                <w:right w:val="none" w:sz="0" w:space="0" w:color="auto"/>
              </w:divBdr>
            </w:div>
            <w:div w:id="627391375">
              <w:marLeft w:val="0"/>
              <w:marRight w:val="0"/>
              <w:marTop w:val="0"/>
              <w:marBottom w:val="0"/>
              <w:divBdr>
                <w:top w:val="none" w:sz="0" w:space="0" w:color="auto"/>
                <w:left w:val="none" w:sz="0" w:space="0" w:color="auto"/>
                <w:bottom w:val="none" w:sz="0" w:space="0" w:color="auto"/>
                <w:right w:val="none" w:sz="0" w:space="0" w:color="auto"/>
              </w:divBdr>
            </w:div>
            <w:div w:id="17914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3953">
      <w:bodyDiv w:val="1"/>
      <w:marLeft w:val="0"/>
      <w:marRight w:val="0"/>
      <w:marTop w:val="0"/>
      <w:marBottom w:val="0"/>
      <w:divBdr>
        <w:top w:val="none" w:sz="0" w:space="0" w:color="auto"/>
        <w:left w:val="none" w:sz="0" w:space="0" w:color="auto"/>
        <w:bottom w:val="none" w:sz="0" w:space="0" w:color="auto"/>
        <w:right w:val="none" w:sz="0" w:space="0" w:color="auto"/>
      </w:divBdr>
      <w:divsChild>
        <w:div w:id="401874327">
          <w:marLeft w:val="0"/>
          <w:marRight w:val="0"/>
          <w:marTop w:val="0"/>
          <w:marBottom w:val="0"/>
          <w:divBdr>
            <w:top w:val="none" w:sz="0" w:space="0" w:color="auto"/>
            <w:left w:val="none" w:sz="0" w:space="0" w:color="auto"/>
            <w:bottom w:val="none" w:sz="0" w:space="0" w:color="auto"/>
            <w:right w:val="none" w:sz="0" w:space="0" w:color="auto"/>
          </w:divBdr>
          <w:divsChild>
            <w:div w:id="174272820">
              <w:marLeft w:val="0"/>
              <w:marRight w:val="0"/>
              <w:marTop w:val="0"/>
              <w:marBottom w:val="0"/>
              <w:divBdr>
                <w:top w:val="none" w:sz="0" w:space="0" w:color="auto"/>
                <w:left w:val="none" w:sz="0" w:space="0" w:color="auto"/>
                <w:bottom w:val="none" w:sz="0" w:space="0" w:color="auto"/>
                <w:right w:val="none" w:sz="0" w:space="0" w:color="auto"/>
              </w:divBdr>
            </w:div>
            <w:div w:id="1037773603">
              <w:marLeft w:val="0"/>
              <w:marRight w:val="0"/>
              <w:marTop w:val="0"/>
              <w:marBottom w:val="0"/>
              <w:divBdr>
                <w:top w:val="none" w:sz="0" w:space="0" w:color="auto"/>
                <w:left w:val="none" w:sz="0" w:space="0" w:color="auto"/>
                <w:bottom w:val="none" w:sz="0" w:space="0" w:color="auto"/>
                <w:right w:val="none" w:sz="0" w:space="0" w:color="auto"/>
              </w:divBdr>
            </w:div>
            <w:div w:id="1932158359">
              <w:marLeft w:val="0"/>
              <w:marRight w:val="0"/>
              <w:marTop w:val="0"/>
              <w:marBottom w:val="0"/>
              <w:divBdr>
                <w:top w:val="none" w:sz="0" w:space="0" w:color="auto"/>
                <w:left w:val="none" w:sz="0" w:space="0" w:color="auto"/>
                <w:bottom w:val="none" w:sz="0" w:space="0" w:color="auto"/>
                <w:right w:val="none" w:sz="0" w:space="0" w:color="auto"/>
              </w:divBdr>
            </w:div>
            <w:div w:id="22705861">
              <w:marLeft w:val="0"/>
              <w:marRight w:val="0"/>
              <w:marTop w:val="0"/>
              <w:marBottom w:val="0"/>
              <w:divBdr>
                <w:top w:val="none" w:sz="0" w:space="0" w:color="auto"/>
                <w:left w:val="none" w:sz="0" w:space="0" w:color="auto"/>
                <w:bottom w:val="none" w:sz="0" w:space="0" w:color="auto"/>
                <w:right w:val="none" w:sz="0" w:space="0" w:color="auto"/>
              </w:divBdr>
            </w:div>
            <w:div w:id="402995803">
              <w:marLeft w:val="0"/>
              <w:marRight w:val="0"/>
              <w:marTop w:val="0"/>
              <w:marBottom w:val="0"/>
              <w:divBdr>
                <w:top w:val="none" w:sz="0" w:space="0" w:color="auto"/>
                <w:left w:val="none" w:sz="0" w:space="0" w:color="auto"/>
                <w:bottom w:val="none" w:sz="0" w:space="0" w:color="auto"/>
                <w:right w:val="none" w:sz="0" w:space="0" w:color="auto"/>
              </w:divBdr>
            </w:div>
            <w:div w:id="1011957969">
              <w:marLeft w:val="0"/>
              <w:marRight w:val="0"/>
              <w:marTop w:val="0"/>
              <w:marBottom w:val="0"/>
              <w:divBdr>
                <w:top w:val="none" w:sz="0" w:space="0" w:color="auto"/>
                <w:left w:val="none" w:sz="0" w:space="0" w:color="auto"/>
                <w:bottom w:val="none" w:sz="0" w:space="0" w:color="auto"/>
                <w:right w:val="none" w:sz="0" w:space="0" w:color="auto"/>
              </w:divBdr>
            </w:div>
            <w:div w:id="1019240424">
              <w:marLeft w:val="0"/>
              <w:marRight w:val="0"/>
              <w:marTop w:val="0"/>
              <w:marBottom w:val="0"/>
              <w:divBdr>
                <w:top w:val="none" w:sz="0" w:space="0" w:color="auto"/>
                <w:left w:val="none" w:sz="0" w:space="0" w:color="auto"/>
                <w:bottom w:val="none" w:sz="0" w:space="0" w:color="auto"/>
                <w:right w:val="none" w:sz="0" w:space="0" w:color="auto"/>
              </w:divBdr>
            </w:div>
            <w:div w:id="1726567755">
              <w:marLeft w:val="0"/>
              <w:marRight w:val="0"/>
              <w:marTop w:val="0"/>
              <w:marBottom w:val="0"/>
              <w:divBdr>
                <w:top w:val="none" w:sz="0" w:space="0" w:color="auto"/>
                <w:left w:val="none" w:sz="0" w:space="0" w:color="auto"/>
                <w:bottom w:val="none" w:sz="0" w:space="0" w:color="auto"/>
                <w:right w:val="none" w:sz="0" w:space="0" w:color="auto"/>
              </w:divBdr>
            </w:div>
            <w:div w:id="909778522">
              <w:marLeft w:val="0"/>
              <w:marRight w:val="0"/>
              <w:marTop w:val="0"/>
              <w:marBottom w:val="0"/>
              <w:divBdr>
                <w:top w:val="none" w:sz="0" w:space="0" w:color="auto"/>
                <w:left w:val="none" w:sz="0" w:space="0" w:color="auto"/>
                <w:bottom w:val="none" w:sz="0" w:space="0" w:color="auto"/>
                <w:right w:val="none" w:sz="0" w:space="0" w:color="auto"/>
              </w:divBdr>
            </w:div>
            <w:div w:id="1961765817">
              <w:marLeft w:val="0"/>
              <w:marRight w:val="0"/>
              <w:marTop w:val="0"/>
              <w:marBottom w:val="0"/>
              <w:divBdr>
                <w:top w:val="none" w:sz="0" w:space="0" w:color="auto"/>
                <w:left w:val="none" w:sz="0" w:space="0" w:color="auto"/>
                <w:bottom w:val="none" w:sz="0" w:space="0" w:color="auto"/>
                <w:right w:val="none" w:sz="0" w:space="0" w:color="auto"/>
              </w:divBdr>
            </w:div>
            <w:div w:id="1824539780">
              <w:marLeft w:val="0"/>
              <w:marRight w:val="0"/>
              <w:marTop w:val="0"/>
              <w:marBottom w:val="0"/>
              <w:divBdr>
                <w:top w:val="none" w:sz="0" w:space="0" w:color="auto"/>
                <w:left w:val="none" w:sz="0" w:space="0" w:color="auto"/>
                <w:bottom w:val="none" w:sz="0" w:space="0" w:color="auto"/>
                <w:right w:val="none" w:sz="0" w:space="0" w:color="auto"/>
              </w:divBdr>
            </w:div>
            <w:div w:id="118384107">
              <w:marLeft w:val="0"/>
              <w:marRight w:val="0"/>
              <w:marTop w:val="0"/>
              <w:marBottom w:val="0"/>
              <w:divBdr>
                <w:top w:val="none" w:sz="0" w:space="0" w:color="auto"/>
                <w:left w:val="none" w:sz="0" w:space="0" w:color="auto"/>
                <w:bottom w:val="none" w:sz="0" w:space="0" w:color="auto"/>
                <w:right w:val="none" w:sz="0" w:space="0" w:color="auto"/>
              </w:divBdr>
            </w:div>
            <w:div w:id="126241022">
              <w:marLeft w:val="0"/>
              <w:marRight w:val="0"/>
              <w:marTop w:val="0"/>
              <w:marBottom w:val="0"/>
              <w:divBdr>
                <w:top w:val="none" w:sz="0" w:space="0" w:color="auto"/>
                <w:left w:val="none" w:sz="0" w:space="0" w:color="auto"/>
                <w:bottom w:val="none" w:sz="0" w:space="0" w:color="auto"/>
                <w:right w:val="none" w:sz="0" w:space="0" w:color="auto"/>
              </w:divBdr>
            </w:div>
            <w:div w:id="1672104668">
              <w:marLeft w:val="0"/>
              <w:marRight w:val="0"/>
              <w:marTop w:val="0"/>
              <w:marBottom w:val="0"/>
              <w:divBdr>
                <w:top w:val="none" w:sz="0" w:space="0" w:color="auto"/>
                <w:left w:val="none" w:sz="0" w:space="0" w:color="auto"/>
                <w:bottom w:val="none" w:sz="0" w:space="0" w:color="auto"/>
                <w:right w:val="none" w:sz="0" w:space="0" w:color="auto"/>
              </w:divBdr>
            </w:div>
            <w:div w:id="96681840">
              <w:marLeft w:val="0"/>
              <w:marRight w:val="0"/>
              <w:marTop w:val="0"/>
              <w:marBottom w:val="0"/>
              <w:divBdr>
                <w:top w:val="none" w:sz="0" w:space="0" w:color="auto"/>
                <w:left w:val="none" w:sz="0" w:space="0" w:color="auto"/>
                <w:bottom w:val="none" w:sz="0" w:space="0" w:color="auto"/>
                <w:right w:val="none" w:sz="0" w:space="0" w:color="auto"/>
              </w:divBdr>
            </w:div>
            <w:div w:id="1405952579">
              <w:marLeft w:val="0"/>
              <w:marRight w:val="0"/>
              <w:marTop w:val="0"/>
              <w:marBottom w:val="0"/>
              <w:divBdr>
                <w:top w:val="none" w:sz="0" w:space="0" w:color="auto"/>
                <w:left w:val="none" w:sz="0" w:space="0" w:color="auto"/>
                <w:bottom w:val="none" w:sz="0" w:space="0" w:color="auto"/>
                <w:right w:val="none" w:sz="0" w:space="0" w:color="auto"/>
              </w:divBdr>
            </w:div>
            <w:div w:id="51971356">
              <w:marLeft w:val="0"/>
              <w:marRight w:val="0"/>
              <w:marTop w:val="0"/>
              <w:marBottom w:val="0"/>
              <w:divBdr>
                <w:top w:val="none" w:sz="0" w:space="0" w:color="auto"/>
                <w:left w:val="none" w:sz="0" w:space="0" w:color="auto"/>
                <w:bottom w:val="none" w:sz="0" w:space="0" w:color="auto"/>
                <w:right w:val="none" w:sz="0" w:space="0" w:color="auto"/>
              </w:divBdr>
            </w:div>
            <w:div w:id="181818214">
              <w:marLeft w:val="0"/>
              <w:marRight w:val="0"/>
              <w:marTop w:val="0"/>
              <w:marBottom w:val="0"/>
              <w:divBdr>
                <w:top w:val="none" w:sz="0" w:space="0" w:color="auto"/>
                <w:left w:val="none" w:sz="0" w:space="0" w:color="auto"/>
                <w:bottom w:val="none" w:sz="0" w:space="0" w:color="auto"/>
                <w:right w:val="none" w:sz="0" w:space="0" w:color="auto"/>
              </w:divBdr>
            </w:div>
            <w:div w:id="257256474">
              <w:marLeft w:val="0"/>
              <w:marRight w:val="0"/>
              <w:marTop w:val="0"/>
              <w:marBottom w:val="0"/>
              <w:divBdr>
                <w:top w:val="none" w:sz="0" w:space="0" w:color="auto"/>
                <w:left w:val="none" w:sz="0" w:space="0" w:color="auto"/>
                <w:bottom w:val="none" w:sz="0" w:space="0" w:color="auto"/>
                <w:right w:val="none" w:sz="0" w:space="0" w:color="auto"/>
              </w:divBdr>
            </w:div>
            <w:div w:id="1366713021">
              <w:marLeft w:val="0"/>
              <w:marRight w:val="0"/>
              <w:marTop w:val="0"/>
              <w:marBottom w:val="0"/>
              <w:divBdr>
                <w:top w:val="none" w:sz="0" w:space="0" w:color="auto"/>
                <w:left w:val="none" w:sz="0" w:space="0" w:color="auto"/>
                <w:bottom w:val="none" w:sz="0" w:space="0" w:color="auto"/>
                <w:right w:val="none" w:sz="0" w:space="0" w:color="auto"/>
              </w:divBdr>
            </w:div>
            <w:div w:id="113138836">
              <w:marLeft w:val="0"/>
              <w:marRight w:val="0"/>
              <w:marTop w:val="0"/>
              <w:marBottom w:val="0"/>
              <w:divBdr>
                <w:top w:val="none" w:sz="0" w:space="0" w:color="auto"/>
                <w:left w:val="none" w:sz="0" w:space="0" w:color="auto"/>
                <w:bottom w:val="none" w:sz="0" w:space="0" w:color="auto"/>
                <w:right w:val="none" w:sz="0" w:space="0" w:color="auto"/>
              </w:divBdr>
            </w:div>
            <w:div w:id="1106313597">
              <w:marLeft w:val="0"/>
              <w:marRight w:val="0"/>
              <w:marTop w:val="0"/>
              <w:marBottom w:val="0"/>
              <w:divBdr>
                <w:top w:val="none" w:sz="0" w:space="0" w:color="auto"/>
                <w:left w:val="none" w:sz="0" w:space="0" w:color="auto"/>
                <w:bottom w:val="none" w:sz="0" w:space="0" w:color="auto"/>
                <w:right w:val="none" w:sz="0" w:space="0" w:color="auto"/>
              </w:divBdr>
            </w:div>
            <w:div w:id="811291229">
              <w:marLeft w:val="0"/>
              <w:marRight w:val="0"/>
              <w:marTop w:val="0"/>
              <w:marBottom w:val="0"/>
              <w:divBdr>
                <w:top w:val="none" w:sz="0" w:space="0" w:color="auto"/>
                <w:left w:val="none" w:sz="0" w:space="0" w:color="auto"/>
                <w:bottom w:val="none" w:sz="0" w:space="0" w:color="auto"/>
                <w:right w:val="none" w:sz="0" w:space="0" w:color="auto"/>
              </w:divBdr>
            </w:div>
            <w:div w:id="1759864277">
              <w:marLeft w:val="0"/>
              <w:marRight w:val="0"/>
              <w:marTop w:val="0"/>
              <w:marBottom w:val="0"/>
              <w:divBdr>
                <w:top w:val="none" w:sz="0" w:space="0" w:color="auto"/>
                <w:left w:val="none" w:sz="0" w:space="0" w:color="auto"/>
                <w:bottom w:val="none" w:sz="0" w:space="0" w:color="auto"/>
                <w:right w:val="none" w:sz="0" w:space="0" w:color="auto"/>
              </w:divBdr>
            </w:div>
            <w:div w:id="822551842">
              <w:marLeft w:val="0"/>
              <w:marRight w:val="0"/>
              <w:marTop w:val="0"/>
              <w:marBottom w:val="0"/>
              <w:divBdr>
                <w:top w:val="none" w:sz="0" w:space="0" w:color="auto"/>
                <w:left w:val="none" w:sz="0" w:space="0" w:color="auto"/>
                <w:bottom w:val="none" w:sz="0" w:space="0" w:color="auto"/>
                <w:right w:val="none" w:sz="0" w:space="0" w:color="auto"/>
              </w:divBdr>
            </w:div>
            <w:div w:id="183053850">
              <w:marLeft w:val="0"/>
              <w:marRight w:val="0"/>
              <w:marTop w:val="0"/>
              <w:marBottom w:val="0"/>
              <w:divBdr>
                <w:top w:val="none" w:sz="0" w:space="0" w:color="auto"/>
                <w:left w:val="none" w:sz="0" w:space="0" w:color="auto"/>
                <w:bottom w:val="none" w:sz="0" w:space="0" w:color="auto"/>
                <w:right w:val="none" w:sz="0" w:space="0" w:color="auto"/>
              </w:divBdr>
            </w:div>
            <w:div w:id="862859505">
              <w:marLeft w:val="0"/>
              <w:marRight w:val="0"/>
              <w:marTop w:val="0"/>
              <w:marBottom w:val="0"/>
              <w:divBdr>
                <w:top w:val="none" w:sz="0" w:space="0" w:color="auto"/>
                <w:left w:val="none" w:sz="0" w:space="0" w:color="auto"/>
                <w:bottom w:val="none" w:sz="0" w:space="0" w:color="auto"/>
                <w:right w:val="none" w:sz="0" w:space="0" w:color="auto"/>
              </w:divBdr>
            </w:div>
            <w:div w:id="788940073">
              <w:marLeft w:val="0"/>
              <w:marRight w:val="0"/>
              <w:marTop w:val="0"/>
              <w:marBottom w:val="0"/>
              <w:divBdr>
                <w:top w:val="none" w:sz="0" w:space="0" w:color="auto"/>
                <w:left w:val="none" w:sz="0" w:space="0" w:color="auto"/>
                <w:bottom w:val="none" w:sz="0" w:space="0" w:color="auto"/>
                <w:right w:val="none" w:sz="0" w:space="0" w:color="auto"/>
              </w:divBdr>
            </w:div>
            <w:div w:id="1438526688">
              <w:marLeft w:val="0"/>
              <w:marRight w:val="0"/>
              <w:marTop w:val="0"/>
              <w:marBottom w:val="0"/>
              <w:divBdr>
                <w:top w:val="none" w:sz="0" w:space="0" w:color="auto"/>
                <w:left w:val="none" w:sz="0" w:space="0" w:color="auto"/>
                <w:bottom w:val="none" w:sz="0" w:space="0" w:color="auto"/>
                <w:right w:val="none" w:sz="0" w:space="0" w:color="auto"/>
              </w:divBdr>
            </w:div>
            <w:div w:id="407970156">
              <w:marLeft w:val="0"/>
              <w:marRight w:val="0"/>
              <w:marTop w:val="0"/>
              <w:marBottom w:val="0"/>
              <w:divBdr>
                <w:top w:val="none" w:sz="0" w:space="0" w:color="auto"/>
                <w:left w:val="none" w:sz="0" w:space="0" w:color="auto"/>
                <w:bottom w:val="none" w:sz="0" w:space="0" w:color="auto"/>
                <w:right w:val="none" w:sz="0" w:space="0" w:color="auto"/>
              </w:divBdr>
            </w:div>
            <w:div w:id="832575161">
              <w:marLeft w:val="0"/>
              <w:marRight w:val="0"/>
              <w:marTop w:val="0"/>
              <w:marBottom w:val="0"/>
              <w:divBdr>
                <w:top w:val="none" w:sz="0" w:space="0" w:color="auto"/>
                <w:left w:val="none" w:sz="0" w:space="0" w:color="auto"/>
                <w:bottom w:val="none" w:sz="0" w:space="0" w:color="auto"/>
                <w:right w:val="none" w:sz="0" w:space="0" w:color="auto"/>
              </w:divBdr>
            </w:div>
            <w:div w:id="989285251">
              <w:marLeft w:val="0"/>
              <w:marRight w:val="0"/>
              <w:marTop w:val="0"/>
              <w:marBottom w:val="0"/>
              <w:divBdr>
                <w:top w:val="none" w:sz="0" w:space="0" w:color="auto"/>
                <w:left w:val="none" w:sz="0" w:space="0" w:color="auto"/>
                <w:bottom w:val="none" w:sz="0" w:space="0" w:color="auto"/>
                <w:right w:val="none" w:sz="0" w:space="0" w:color="auto"/>
              </w:divBdr>
            </w:div>
            <w:div w:id="1926524039">
              <w:marLeft w:val="0"/>
              <w:marRight w:val="0"/>
              <w:marTop w:val="0"/>
              <w:marBottom w:val="0"/>
              <w:divBdr>
                <w:top w:val="none" w:sz="0" w:space="0" w:color="auto"/>
                <w:left w:val="none" w:sz="0" w:space="0" w:color="auto"/>
                <w:bottom w:val="none" w:sz="0" w:space="0" w:color="auto"/>
                <w:right w:val="none" w:sz="0" w:space="0" w:color="auto"/>
              </w:divBdr>
            </w:div>
            <w:div w:id="244267156">
              <w:marLeft w:val="0"/>
              <w:marRight w:val="0"/>
              <w:marTop w:val="0"/>
              <w:marBottom w:val="0"/>
              <w:divBdr>
                <w:top w:val="none" w:sz="0" w:space="0" w:color="auto"/>
                <w:left w:val="none" w:sz="0" w:space="0" w:color="auto"/>
                <w:bottom w:val="none" w:sz="0" w:space="0" w:color="auto"/>
                <w:right w:val="none" w:sz="0" w:space="0" w:color="auto"/>
              </w:divBdr>
            </w:div>
            <w:div w:id="542909383">
              <w:marLeft w:val="0"/>
              <w:marRight w:val="0"/>
              <w:marTop w:val="0"/>
              <w:marBottom w:val="0"/>
              <w:divBdr>
                <w:top w:val="none" w:sz="0" w:space="0" w:color="auto"/>
                <w:left w:val="none" w:sz="0" w:space="0" w:color="auto"/>
                <w:bottom w:val="none" w:sz="0" w:space="0" w:color="auto"/>
                <w:right w:val="none" w:sz="0" w:space="0" w:color="auto"/>
              </w:divBdr>
            </w:div>
            <w:div w:id="462309855">
              <w:marLeft w:val="0"/>
              <w:marRight w:val="0"/>
              <w:marTop w:val="0"/>
              <w:marBottom w:val="0"/>
              <w:divBdr>
                <w:top w:val="none" w:sz="0" w:space="0" w:color="auto"/>
                <w:left w:val="none" w:sz="0" w:space="0" w:color="auto"/>
                <w:bottom w:val="none" w:sz="0" w:space="0" w:color="auto"/>
                <w:right w:val="none" w:sz="0" w:space="0" w:color="auto"/>
              </w:divBdr>
            </w:div>
            <w:div w:id="434635400">
              <w:marLeft w:val="0"/>
              <w:marRight w:val="0"/>
              <w:marTop w:val="0"/>
              <w:marBottom w:val="0"/>
              <w:divBdr>
                <w:top w:val="none" w:sz="0" w:space="0" w:color="auto"/>
                <w:left w:val="none" w:sz="0" w:space="0" w:color="auto"/>
                <w:bottom w:val="none" w:sz="0" w:space="0" w:color="auto"/>
                <w:right w:val="none" w:sz="0" w:space="0" w:color="auto"/>
              </w:divBdr>
            </w:div>
            <w:div w:id="473958026">
              <w:marLeft w:val="0"/>
              <w:marRight w:val="0"/>
              <w:marTop w:val="0"/>
              <w:marBottom w:val="0"/>
              <w:divBdr>
                <w:top w:val="none" w:sz="0" w:space="0" w:color="auto"/>
                <w:left w:val="none" w:sz="0" w:space="0" w:color="auto"/>
                <w:bottom w:val="none" w:sz="0" w:space="0" w:color="auto"/>
                <w:right w:val="none" w:sz="0" w:space="0" w:color="auto"/>
              </w:divBdr>
            </w:div>
            <w:div w:id="1600601891">
              <w:marLeft w:val="0"/>
              <w:marRight w:val="0"/>
              <w:marTop w:val="0"/>
              <w:marBottom w:val="0"/>
              <w:divBdr>
                <w:top w:val="none" w:sz="0" w:space="0" w:color="auto"/>
                <w:left w:val="none" w:sz="0" w:space="0" w:color="auto"/>
                <w:bottom w:val="none" w:sz="0" w:space="0" w:color="auto"/>
                <w:right w:val="none" w:sz="0" w:space="0" w:color="auto"/>
              </w:divBdr>
            </w:div>
            <w:div w:id="1333266337">
              <w:marLeft w:val="0"/>
              <w:marRight w:val="0"/>
              <w:marTop w:val="0"/>
              <w:marBottom w:val="0"/>
              <w:divBdr>
                <w:top w:val="none" w:sz="0" w:space="0" w:color="auto"/>
                <w:left w:val="none" w:sz="0" w:space="0" w:color="auto"/>
                <w:bottom w:val="none" w:sz="0" w:space="0" w:color="auto"/>
                <w:right w:val="none" w:sz="0" w:space="0" w:color="auto"/>
              </w:divBdr>
            </w:div>
            <w:div w:id="1028095323">
              <w:marLeft w:val="0"/>
              <w:marRight w:val="0"/>
              <w:marTop w:val="0"/>
              <w:marBottom w:val="0"/>
              <w:divBdr>
                <w:top w:val="none" w:sz="0" w:space="0" w:color="auto"/>
                <w:left w:val="none" w:sz="0" w:space="0" w:color="auto"/>
                <w:bottom w:val="none" w:sz="0" w:space="0" w:color="auto"/>
                <w:right w:val="none" w:sz="0" w:space="0" w:color="auto"/>
              </w:divBdr>
            </w:div>
            <w:div w:id="1125848996">
              <w:marLeft w:val="0"/>
              <w:marRight w:val="0"/>
              <w:marTop w:val="0"/>
              <w:marBottom w:val="0"/>
              <w:divBdr>
                <w:top w:val="none" w:sz="0" w:space="0" w:color="auto"/>
                <w:left w:val="none" w:sz="0" w:space="0" w:color="auto"/>
                <w:bottom w:val="none" w:sz="0" w:space="0" w:color="auto"/>
                <w:right w:val="none" w:sz="0" w:space="0" w:color="auto"/>
              </w:divBdr>
            </w:div>
            <w:div w:id="2144733371">
              <w:marLeft w:val="0"/>
              <w:marRight w:val="0"/>
              <w:marTop w:val="0"/>
              <w:marBottom w:val="0"/>
              <w:divBdr>
                <w:top w:val="none" w:sz="0" w:space="0" w:color="auto"/>
                <w:left w:val="none" w:sz="0" w:space="0" w:color="auto"/>
                <w:bottom w:val="none" w:sz="0" w:space="0" w:color="auto"/>
                <w:right w:val="none" w:sz="0" w:space="0" w:color="auto"/>
              </w:divBdr>
            </w:div>
            <w:div w:id="2134981788">
              <w:marLeft w:val="0"/>
              <w:marRight w:val="0"/>
              <w:marTop w:val="0"/>
              <w:marBottom w:val="0"/>
              <w:divBdr>
                <w:top w:val="none" w:sz="0" w:space="0" w:color="auto"/>
                <w:left w:val="none" w:sz="0" w:space="0" w:color="auto"/>
                <w:bottom w:val="none" w:sz="0" w:space="0" w:color="auto"/>
                <w:right w:val="none" w:sz="0" w:space="0" w:color="auto"/>
              </w:divBdr>
            </w:div>
            <w:div w:id="1457604298">
              <w:marLeft w:val="0"/>
              <w:marRight w:val="0"/>
              <w:marTop w:val="0"/>
              <w:marBottom w:val="0"/>
              <w:divBdr>
                <w:top w:val="none" w:sz="0" w:space="0" w:color="auto"/>
                <w:left w:val="none" w:sz="0" w:space="0" w:color="auto"/>
                <w:bottom w:val="none" w:sz="0" w:space="0" w:color="auto"/>
                <w:right w:val="none" w:sz="0" w:space="0" w:color="auto"/>
              </w:divBdr>
            </w:div>
            <w:div w:id="1522745432">
              <w:marLeft w:val="0"/>
              <w:marRight w:val="0"/>
              <w:marTop w:val="0"/>
              <w:marBottom w:val="0"/>
              <w:divBdr>
                <w:top w:val="none" w:sz="0" w:space="0" w:color="auto"/>
                <w:left w:val="none" w:sz="0" w:space="0" w:color="auto"/>
                <w:bottom w:val="none" w:sz="0" w:space="0" w:color="auto"/>
                <w:right w:val="none" w:sz="0" w:space="0" w:color="auto"/>
              </w:divBdr>
            </w:div>
            <w:div w:id="501354342">
              <w:marLeft w:val="0"/>
              <w:marRight w:val="0"/>
              <w:marTop w:val="0"/>
              <w:marBottom w:val="0"/>
              <w:divBdr>
                <w:top w:val="none" w:sz="0" w:space="0" w:color="auto"/>
                <w:left w:val="none" w:sz="0" w:space="0" w:color="auto"/>
                <w:bottom w:val="none" w:sz="0" w:space="0" w:color="auto"/>
                <w:right w:val="none" w:sz="0" w:space="0" w:color="auto"/>
              </w:divBdr>
            </w:div>
            <w:div w:id="1258950799">
              <w:marLeft w:val="0"/>
              <w:marRight w:val="0"/>
              <w:marTop w:val="0"/>
              <w:marBottom w:val="0"/>
              <w:divBdr>
                <w:top w:val="none" w:sz="0" w:space="0" w:color="auto"/>
                <w:left w:val="none" w:sz="0" w:space="0" w:color="auto"/>
                <w:bottom w:val="none" w:sz="0" w:space="0" w:color="auto"/>
                <w:right w:val="none" w:sz="0" w:space="0" w:color="auto"/>
              </w:divBdr>
            </w:div>
            <w:div w:id="1489007692">
              <w:marLeft w:val="0"/>
              <w:marRight w:val="0"/>
              <w:marTop w:val="0"/>
              <w:marBottom w:val="0"/>
              <w:divBdr>
                <w:top w:val="none" w:sz="0" w:space="0" w:color="auto"/>
                <w:left w:val="none" w:sz="0" w:space="0" w:color="auto"/>
                <w:bottom w:val="none" w:sz="0" w:space="0" w:color="auto"/>
                <w:right w:val="none" w:sz="0" w:space="0" w:color="auto"/>
              </w:divBdr>
            </w:div>
            <w:div w:id="1121656951">
              <w:marLeft w:val="0"/>
              <w:marRight w:val="0"/>
              <w:marTop w:val="0"/>
              <w:marBottom w:val="0"/>
              <w:divBdr>
                <w:top w:val="none" w:sz="0" w:space="0" w:color="auto"/>
                <w:left w:val="none" w:sz="0" w:space="0" w:color="auto"/>
                <w:bottom w:val="none" w:sz="0" w:space="0" w:color="auto"/>
                <w:right w:val="none" w:sz="0" w:space="0" w:color="auto"/>
              </w:divBdr>
            </w:div>
            <w:div w:id="341862100">
              <w:marLeft w:val="0"/>
              <w:marRight w:val="0"/>
              <w:marTop w:val="0"/>
              <w:marBottom w:val="0"/>
              <w:divBdr>
                <w:top w:val="none" w:sz="0" w:space="0" w:color="auto"/>
                <w:left w:val="none" w:sz="0" w:space="0" w:color="auto"/>
                <w:bottom w:val="none" w:sz="0" w:space="0" w:color="auto"/>
                <w:right w:val="none" w:sz="0" w:space="0" w:color="auto"/>
              </w:divBdr>
            </w:div>
            <w:div w:id="1836604471">
              <w:marLeft w:val="0"/>
              <w:marRight w:val="0"/>
              <w:marTop w:val="0"/>
              <w:marBottom w:val="0"/>
              <w:divBdr>
                <w:top w:val="none" w:sz="0" w:space="0" w:color="auto"/>
                <w:left w:val="none" w:sz="0" w:space="0" w:color="auto"/>
                <w:bottom w:val="none" w:sz="0" w:space="0" w:color="auto"/>
                <w:right w:val="none" w:sz="0" w:space="0" w:color="auto"/>
              </w:divBdr>
            </w:div>
            <w:div w:id="1357540078">
              <w:marLeft w:val="0"/>
              <w:marRight w:val="0"/>
              <w:marTop w:val="0"/>
              <w:marBottom w:val="0"/>
              <w:divBdr>
                <w:top w:val="none" w:sz="0" w:space="0" w:color="auto"/>
                <w:left w:val="none" w:sz="0" w:space="0" w:color="auto"/>
                <w:bottom w:val="none" w:sz="0" w:space="0" w:color="auto"/>
                <w:right w:val="none" w:sz="0" w:space="0" w:color="auto"/>
              </w:divBdr>
            </w:div>
            <w:div w:id="1377580455">
              <w:marLeft w:val="0"/>
              <w:marRight w:val="0"/>
              <w:marTop w:val="0"/>
              <w:marBottom w:val="0"/>
              <w:divBdr>
                <w:top w:val="none" w:sz="0" w:space="0" w:color="auto"/>
                <w:left w:val="none" w:sz="0" w:space="0" w:color="auto"/>
                <w:bottom w:val="none" w:sz="0" w:space="0" w:color="auto"/>
                <w:right w:val="none" w:sz="0" w:space="0" w:color="auto"/>
              </w:divBdr>
            </w:div>
            <w:div w:id="1410885729">
              <w:marLeft w:val="0"/>
              <w:marRight w:val="0"/>
              <w:marTop w:val="0"/>
              <w:marBottom w:val="0"/>
              <w:divBdr>
                <w:top w:val="none" w:sz="0" w:space="0" w:color="auto"/>
                <w:left w:val="none" w:sz="0" w:space="0" w:color="auto"/>
                <w:bottom w:val="none" w:sz="0" w:space="0" w:color="auto"/>
                <w:right w:val="none" w:sz="0" w:space="0" w:color="auto"/>
              </w:divBdr>
            </w:div>
            <w:div w:id="105197511">
              <w:marLeft w:val="0"/>
              <w:marRight w:val="0"/>
              <w:marTop w:val="0"/>
              <w:marBottom w:val="0"/>
              <w:divBdr>
                <w:top w:val="none" w:sz="0" w:space="0" w:color="auto"/>
                <w:left w:val="none" w:sz="0" w:space="0" w:color="auto"/>
                <w:bottom w:val="none" w:sz="0" w:space="0" w:color="auto"/>
                <w:right w:val="none" w:sz="0" w:space="0" w:color="auto"/>
              </w:divBdr>
            </w:div>
            <w:div w:id="127018169">
              <w:marLeft w:val="0"/>
              <w:marRight w:val="0"/>
              <w:marTop w:val="0"/>
              <w:marBottom w:val="0"/>
              <w:divBdr>
                <w:top w:val="none" w:sz="0" w:space="0" w:color="auto"/>
                <w:left w:val="none" w:sz="0" w:space="0" w:color="auto"/>
                <w:bottom w:val="none" w:sz="0" w:space="0" w:color="auto"/>
                <w:right w:val="none" w:sz="0" w:space="0" w:color="auto"/>
              </w:divBdr>
            </w:div>
            <w:div w:id="1628971532">
              <w:marLeft w:val="0"/>
              <w:marRight w:val="0"/>
              <w:marTop w:val="0"/>
              <w:marBottom w:val="0"/>
              <w:divBdr>
                <w:top w:val="none" w:sz="0" w:space="0" w:color="auto"/>
                <w:left w:val="none" w:sz="0" w:space="0" w:color="auto"/>
                <w:bottom w:val="none" w:sz="0" w:space="0" w:color="auto"/>
                <w:right w:val="none" w:sz="0" w:space="0" w:color="auto"/>
              </w:divBdr>
            </w:div>
            <w:div w:id="1255823480">
              <w:marLeft w:val="0"/>
              <w:marRight w:val="0"/>
              <w:marTop w:val="0"/>
              <w:marBottom w:val="0"/>
              <w:divBdr>
                <w:top w:val="none" w:sz="0" w:space="0" w:color="auto"/>
                <w:left w:val="none" w:sz="0" w:space="0" w:color="auto"/>
                <w:bottom w:val="none" w:sz="0" w:space="0" w:color="auto"/>
                <w:right w:val="none" w:sz="0" w:space="0" w:color="auto"/>
              </w:divBdr>
            </w:div>
            <w:div w:id="141164954">
              <w:marLeft w:val="0"/>
              <w:marRight w:val="0"/>
              <w:marTop w:val="0"/>
              <w:marBottom w:val="0"/>
              <w:divBdr>
                <w:top w:val="none" w:sz="0" w:space="0" w:color="auto"/>
                <w:left w:val="none" w:sz="0" w:space="0" w:color="auto"/>
                <w:bottom w:val="none" w:sz="0" w:space="0" w:color="auto"/>
                <w:right w:val="none" w:sz="0" w:space="0" w:color="auto"/>
              </w:divBdr>
            </w:div>
            <w:div w:id="1826624087">
              <w:marLeft w:val="0"/>
              <w:marRight w:val="0"/>
              <w:marTop w:val="0"/>
              <w:marBottom w:val="0"/>
              <w:divBdr>
                <w:top w:val="none" w:sz="0" w:space="0" w:color="auto"/>
                <w:left w:val="none" w:sz="0" w:space="0" w:color="auto"/>
                <w:bottom w:val="none" w:sz="0" w:space="0" w:color="auto"/>
                <w:right w:val="none" w:sz="0" w:space="0" w:color="auto"/>
              </w:divBdr>
            </w:div>
            <w:div w:id="368842284">
              <w:marLeft w:val="0"/>
              <w:marRight w:val="0"/>
              <w:marTop w:val="0"/>
              <w:marBottom w:val="0"/>
              <w:divBdr>
                <w:top w:val="none" w:sz="0" w:space="0" w:color="auto"/>
                <w:left w:val="none" w:sz="0" w:space="0" w:color="auto"/>
                <w:bottom w:val="none" w:sz="0" w:space="0" w:color="auto"/>
                <w:right w:val="none" w:sz="0" w:space="0" w:color="auto"/>
              </w:divBdr>
            </w:div>
            <w:div w:id="812137776">
              <w:marLeft w:val="0"/>
              <w:marRight w:val="0"/>
              <w:marTop w:val="0"/>
              <w:marBottom w:val="0"/>
              <w:divBdr>
                <w:top w:val="none" w:sz="0" w:space="0" w:color="auto"/>
                <w:left w:val="none" w:sz="0" w:space="0" w:color="auto"/>
                <w:bottom w:val="none" w:sz="0" w:space="0" w:color="auto"/>
                <w:right w:val="none" w:sz="0" w:space="0" w:color="auto"/>
              </w:divBdr>
            </w:div>
            <w:div w:id="1953315936">
              <w:marLeft w:val="0"/>
              <w:marRight w:val="0"/>
              <w:marTop w:val="0"/>
              <w:marBottom w:val="0"/>
              <w:divBdr>
                <w:top w:val="none" w:sz="0" w:space="0" w:color="auto"/>
                <w:left w:val="none" w:sz="0" w:space="0" w:color="auto"/>
                <w:bottom w:val="none" w:sz="0" w:space="0" w:color="auto"/>
                <w:right w:val="none" w:sz="0" w:space="0" w:color="auto"/>
              </w:divBdr>
            </w:div>
            <w:div w:id="1109156545">
              <w:marLeft w:val="0"/>
              <w:marRight w:val="0"/>
              <w:marTop w:val="0"/>
              <w:marBottom w:val="0"/>
              <w:divBdr>
                <w:top w:val="none" w:sz="0" w:space="0" w:color="auto"/>
                <w:left w:val="none" w:sz="0" w:space="0" w:color="auto"/>
                <w:bottom w:val="none" w:sz="0" w:space="0" w:color="auto"/>
                <w:right w:val="none" w:sz="0" w:space="0" w:color="auto"/>
              </w:divBdr>
            </w:div>
            <w:div w:id="614799761">
              <w:marLeft w:val="0"/>
              <w:marRight w:val="0"/>
              <w:marTop w:val="0"/>
              <w:marBottom w:val="0"/>
              <w:divBdr>
                <w:top w:val="none" w:sz="0" w:space="0" w:color="auto"/>
                <w:left w:val="none" w:sz="0" w:space="0" w:color="auto"/>
                <w:bottom w:val="none" w:sz="0" w:space="0" w:color="auto"/>
                <w:right w:val="none" w:sz="0" w:space="0" w:color="auto"/>
              </w:divBdr>
            </w:div>
            <w:div w:id="1350108000">
              <w:marLeft w:val="0"/>
              <w:marRight w:val="0"/>
              <w:marTop w:val="0"/>
              <w:marBottom w:val="0"/>
              <w:divBdr>
                <w:top w:val="none" w:sz="0" w:space="0" w:color="auto"/>
                <w:left w:val="none" w:sz="0" w:space="0" w:color="auto"/>
                <w:bottom w:val="none" w:sz="0" w:space="0" w:color="auto"/>
                <w:right w:val="none" w:sz="0" w:space="0" w:color="auto"/>
              </w:divBdr>
            </w:div>
            <w:div w:id="1907370828">
              <w:marLeft w:val="0"/>
              <w:marRight w:val="0"/>
              <w:marTop w:val="0"/>
              <w:marBottom w:val="0"/>
              <w:divBdr>
                <w:top w:val="none" w:sz="0" w:space="0" w:color="auto"/>
                <w:left w:val="none" w:sz="0" w:space="0" w:color="auto"/>
                <w:bottom w:val="none" w:sz="0" w:space="0" w:color="auto"/>
                <w:right w:val="none" w:sz="0" w:space="0" w:color="auto"/>
              </w:divBdr>
            </w:div>
            <w:div w:id="161773597">
              <w:marLeft w:val="0"/>
              <w:marRight w:val="0"/>
              <w:marTop w:val="0"/>
              <w:marBottom w:val="0"/>
              <w:divBdr>
                <w:top w:val="none" w:sz="0" w:space="0" w:color="auto"/>
                <w:left w:val="none" w:sz="0" w:space="0" w:color="auto"/>
                <w:bottom w:val="none" w:sz="0" w:space="0" w:color="auto"/>
                <w:right w:val="none" w:sz="0" w:space="0" w:color="auto"/>
              </w:divBdr>
            </w:div>
            <w:div w:id="282615539">
              <w:marLeft w:val="0"/>
              <w:marRight w:val="0"/>
              <w:marTop w:val="0"/>
              <w:marBottom w:val="0"/>
              <w:divBdr>
                <w:top w:val="none" w:sz="0" w:space="0" w:color="auto"/>
                <w:left w:val="none" w:sz="0" w:space="0" w:color="auto"/>
                <w:bottom w:val="none" w:sz="0" w:space="0" w:color="auto"/>
                <w:right w:val="none" w:sz="0" w:space="0" w:color="auto"/>
              </w:divBdr>
            </w:div>
            <w:div w:id="861626273">
              <w:marLeft w:val="0"/>
              <w:marRight w:val="0"/>
              <w:marTop w:val="0"/>
              <w:marBottom w:val="0"/>
              <w:divBdr>
                <w:top w:val="none" w:sz="0" w:space="0" w:color="auto"/>
                <w:left w:val="none" w:sz="0" w:space="0" w:color="auto"/>
                <w:bottom w:val="none" w:sz="0" w:space="0" w:color="auto"/>
                <w:right w:val="none" w:sz="0" w:space="0" w:color="auto"/>
              </w:divBdr>
            </w:div>
            <w:div w:id="1290089904">
              <w:marLeft w:val="0"/>
              <w:marRight w:val="0"/>
              <w:marTop w:val="0"/>
              <w:marBottom w:val="0"/>
              <w:divBdr>
                <w:top w:val="none" w:sz="0" w:space="0" w:color="auto"/>
                <w:left w:val="none" w:sz="0" w:space="0" w:color="auto"/>
                <w:bottom w:val="none" w:sz="0" w:space="0" w:color="auto"/>
                <w:right w:val="none" w:sz="0" w:space="0" w:color="auto"/>
              </w:divBdr>
            </w:div>
            <w:div w:id="1109662460">
              <w:marLeft w:val="0"/>
              <w:marRight w:val="0"/>
              <w:marTop w:val="0"/>
              <w:marBottom w:val="0"/>
              <w:divBdr>
                <w:top w:val="none" w:sz="0" w:space="0" w:color="auto"/>
                <w:left w:val="none" w:sz="0" w:space="0" w:color="auto"/>
                <w:bottom w:val="none" w:sz="0" w:space="0" w:color="auto"/>
                <w:right w:val="none" w:sz="0" w:space="0" w:color="auto"/>
              </w:divBdr>
            </w:div>
            <w:div w:id="1395346593">
              <w:marLeft w:val="0"/>
              <w:marRight w:val="0"/>
              <w:marTop w:val="0"/>
              <w:marBottom w:val="0"/>
              <w:divBdr>
                <w:top w:val="none" w:sz="0" w:space="0" w:color="auto"/>
                <w:left w:val="none" w:sz="0" w:space="0" w:color="auto"/>
                <w:bottom w:val="none" w:sz="0" w:space="0" w:color="auto"/>
                <w:right w:val="none" w:sz="0" w:space="0" w:color="auto"/>
              </w:divBdr>
            </w:div>
            <w:div w:id="1410738618">
              <w:marLeft w:val="0"/>
              <w:marRight w:val="0"/>
              <w:marTop w:val="0"/>
              <w:marBottom w:val="0"/>
              <w:divBdr>
                <w:top w:val="none" w:sz="0" w:space="0" w:color="auto"/>
                <w:left w:val="none" w:sz="0" w:space="0" w:color="auto"/>
                <w:bottom w:val="none" w:sz="0" w:space="0" w:color="auto"/>
                <w:right w:val="none" w:sz="0" w:space="0" w:color="auto"/>
              </w:divBdr>
            </w:div>
            <w:div w:id="1248660720">
              <w:marLeft w:val="0"/>
              <w:marRight w:val="0"/>
              <w:marTop w:val="0"/>
              <w:marBottom w:val="0"/>
              <w:divBdr>
                <w:top w:val="none" w:sz="0" w:space="0" w:color="auto"/>
                <w:left w:val="none" w:sz="0" w:space="0" w:color="auto"/>
                <w:bottom w:val="none" w:sz="0" w:space="0" w:color="auto"/>
                <w:right w:val="none" w:sz="0" w:space="0" w:color="auto"/>
              </w:divBdr>
            </w:div>
            <w:div w:id="1763183190">
              <w:marLeft w:val="0"/>
              <w:marRight w:val="0"/>
              <w:marTop w:val="0"/>
              <w:marBottom w:val="0"/>
              <w:divBdr>
                <w:top w:val="none" w:sz="0" w:space="0" w:color="auto"/>
                <w:left w:val="none" w:sz="0" w:space="0" w:color="auto"/>
                <w:bottom w:val="none" w:sz="0" w:space="0" w:color="auto"/>
                <w:right w:val="none" w:sz="0" w:space="0" w:color="auto"/>
              </w:divBdr>
            </w:div>
            <w:div w:id="473303673">
              <w:marLeft w:val="0"/>
              <w:marRight w:val="0"/>
              <w:marTop w:val="0"/>
              <w:marBottom w:val="0"/>
              <w:divBdr>
                <w:top w:val="none" w:sz="0" w:space="0" w:color="auto"/>
                <w:left w:val="none" w:sz="0" w:space="0" w:color="auto"/>
                <w:bottom w:val="none" w:sz="0" w:space="0" w:color="auto"/>
                <w:right w:val="none" w:sz="0" w:space="0" w:color="auto"/>
              </w:divBdr>
            </w:div>
            <w:div w:id="1228498304">
              <w:marLeft w:val="0"/>
              <w:marRight w:val="0"/>
              <w:marTop w:val="0"/>
              <w:marBottom w:val="0"/>
              <w:divBdr>
                <w:top w:val="none" w:sz="0" w:space="0" w:color="auto"/>
                <w:left w:val="none" w:sz="0" w:space="0" w:color="auto"/>
                <w:bottom w:val="none" w:sz="0" w:space="0" w:color="auto"/>
                <w:right w:val="none" w:sz="0" w:space="0" w:color="auto"/>
              </w:divBdr>
            </w:div>
            <w:div w:id="372465212">
              <w:marLeft w:val="0"/>
              <w:marRight w:val="0"/>
              <w:marTop w:val="0"/>
              <w:marBottom w:val="0"/>
              <w:divBdr>
                <w:top w:val="none" w:sz="0" w:space="0" w:color="auto"/>
                <w:left w:val="none" w:sz="0" w:space="0" w:color="auto"/>
                <w:bottom w:val="none" w:sz="0" w:space="0" w:color="auto"/>
                <w:right w:val="none" w:sz="0" w:space="0" w:color="auto"/>
              </w:divBdr>
            </w:div>
            <w:div w:id="1166240284">
              <w:marLeft w:val="0"/>
              <w:marRight w:val="0"/>
              <w:marTop w:val="0"/>
              <w:marBottom w:val="0"/>
              <w:divBdr>
                <w:top w:val="none" w:sz="0" w:space="0" w:color="auto"/>
                <w:left w:val="none" w:sz="0" w:space="0" w:color="auto"/>
                <w:bottom w:val="none" w:sz="0" w:space="0" w:color="auto"/>
                <w:right w:val="none" w:sz="0" w:space="0" w:color="auto"/>
              </w:divBdr>
            </w:div>
            <w:div w:id="1431462896">
              <w:marLeft w:val="0"/>
              <w:marRight w:val="0"/>
              <w:marTop w:val="0"/>
              <w:marBottom w:val="0"/>
              <w:divBdr>
                <w:top w:val="none" w:sz="0" w:space="0" w:color="auto"/>
                <w:left w:val="none" w:sz="0" w:space="0" w:color="auto"/>
                <w:bottom w:val="none" w:sz="0" w:space="0" w:color="auto"/>
                <w:right w:val="none" w:sz="0" w:space="0" w:color="auto"/>
              </w:divBdr>
            </w:div>
            <w:div w:id="222570191">
              <w:marLeft w:val="0"/>
              <w:marRight w:val="0"/>
              <w:marTop w:val="0"/>
              <w:marBottom w:val="0"/>
              <w:divBdr>
                <w:top w:val="none" w:sz="0" w:space="0" w:color="auto"/>
                <w:left w:val="none" w:sz="0" w:space="0" w:color="auto"/>
                <w:bottom w:val="none" w:sz="0" w:space="0" w:color="auto"/>
                <w:right w:val="none" w:sz="0" w:space="0" w:color="auto"/>
              </w:divBdr>
            </w:div>
            <w:div w:id="1498616604">
              <w:marLeft w:val="0"/>
              <w:marRight w:val="0"/>
              <w:marTop w:val="0"/>
              <w:marBottom w:val="0"/>
              <w:divBdr>
                <w:top w:val="none" w:sz="0" w:space="0" w:color="auto"/>
                <w:left w:val="none" w:sz="0" w:space="0" w:color="auto"/>
                <w:bottom w:val="none" w:sz="0" w:space="0" w:color="auto"/>
                <w:right w:val="none" w:sz="0" w:space="0" w:color="auto"/>
              </w:divBdr>
            </w:div>
            <w:div w:id="943344366">
              <w:marLeft w:val="0"/>
              <w:marRight w:val="0"/>
              <w:marTop w:val="0"/>
              <w:marBottom w:val="0"/>
              <w:divBdr>
                <w:top w:val="none" w:sz="0" w:space="0" w:color="auto"/>
                <w:left w:val="none" w:sz="0" w:space="0" w:color="auto"/>
                <w:bottom w:val="none" w:sz="0" w:space="0" w:color="auto"/>
                <w:right w:val="none" w:sz="0" w:space="0" w:color="auto"/>
              </w:divBdr>
            </w:div>
            <w:div w:id="725034343">
              <w:marLeft w:val="0"/>
              <w:marRight w:val="0"/>
              <w:marTop w:val="0"/>
              <w:marBottom w:val="0"/>
              <w:divBdr>
                <w:top w:val="none" w:sz="0" w:space="0" w:color="auto"/>
                <w:left w:val="none" w:sz="0" w:space="0" w:color="auto"/>
                <w:bottom w:val="none" w:sz="0" w:space="0" w:color="auto"/>
                <w:right w:val="none" w:sz="0" w:space="0" w:color="auto"/>
              </w:divBdr>
            </w:div>
            <w:div w:id="1719431859">
              <w:marLeft w:val="0"/>
              <w:marRight w:val="0"/>
              <w:marTop w:val="0"/>
              <w:marBottom w:val="0"/>
              <w:divBdr>
                <w:top w:val="none" w:sz="0" w:space="0" w:color="auto"/>
                <w:left w:val="none" w:sz="0" w:space="0" w:color="auto"/>
                <w:bottom w:val="none" w:sz="0" w:space="0" w:color="auto"/>
                <w:right w:val="none" w:sz="0" w:space="0" w:color="auto"/>
              </w:divBdr>
            </w:div>
            <w:div w:id="1585872581">
              <w:marLeft w:val="0"/>
              <w:marRight w:val="0"/>
              <w:marTop w:val="0"/>
              <w:marBottom w:val="0"/>
              <w:divBdr>
                <w:top w:val="none" w:sz="0" w:space="0" w:color="auto"/>
                <w:left w:val="none" w:sz="0" w:space="0" w:color="auto"/>
                <w:bottom w:val="none" w:sz="0" w:space="0" w:color="auto"/>
                <w:right w:val="none" w:sz="0" w:space="0" w:color="auto"/>
              </w:divBdr>
            </w:div>
            <w:div w:id="2043171653">
              <w:marLeft w:val="0"/>
              <w:marRight w:val="0"/>
              <w:marTop w:val="0"/>
              <w:marBottom w:val="0"/>
              <w:divBdr>
                <w:top w:val="none" w:sz="0" w:space="0" w:color="auto"/>
                <w:left w:val="none" w:sz="0" w:space="0" w:color="auto"/>
                <w:bottom w:val="none" w:sz="0" w:space="0" w:color="auto"/>
                <w:right w:val="none" w:sz="0" w:space="0" w:color="auto"/>
              </w:divBdr>
            </w:div>
            <w:div w:id="196698947">
              <w:marLeft w:val="0"/>
              <w:marRight w:val="0"/>
              <w:marTop w:val="0"/>
              <w:marBottom w:val="0"/>
              <w:divBdr>
                <w:top w:val="none" w:sz="0" w:space="0" w:color="auto"/>
                <w:left w:val="none" w:sz="0" w:space="0" w:color="auto"/>
                <w:bottom w:val="none" w:sz="0" w:space="0" w:color="auto"/>
                <w:right w:val="none" w:sz="0" w:space="0" w:color="auto"/>
              </w:divBdr>
            </w:div>
            <w:div w:id="367414185">
              <w:marLeft w:val="0"/>
              <w:marRight w:val="0"/>
              <w:marTop w:val="0"/>
              <w:marBottom w:val="0"/>
              <w:divBdr>
                <w:top w:val="none" w:sz="0" w:space="0" w:color="auto"/>
                <w:left w:val="none" w:sz="0" w:space="0" w:color="auto"/>
                <w:bottom w:val="none" w:sz="0" w:space="0" w:color="auto"/>
                <w:right w:val="none" w:sz="0" w:space="0" w:color="auto"/>
              </w:divBdr>
            </w:div>
            <w:div w:id="1010064858">
              <w:marLeft w:val="0"/>
              <w:marRight w:val="0"/>
              <w:marTop w:val="0"/>
              <w:marBottom w:val="0"/>
              <w:divBdr>
                <w:top w:val="none" w:sz="0" w:space="0" w:color="auto"/>
                <w:left w:val="none" w:sz="0" w:space="0" w:color="auto"/>
                <w:bottom w:val="none" w:sz="0" w:space="0" w:color="auto"/>
                <w:right w:val="none" w:sz="0" w:space="0" w:color="auto"/>
              </w:divBdr>
            </w:div>
            <w:div w:id="144472991">
              <w:marLeft w:val="0"/>
              <w:marRight w:val="0"/>
              <w:marTop w:val="0"/>
              <w:marBottom w:val="0"/>
              <w:divBdr>
                <w:top w:val="none" w:sz="0" w:space="0" w:color="auto"/>
                <w:left w:val="none" w:sz="0" w:space="0" w:color="auto"/>
                <w:bottom w:val="none" w:sz="0" w:space="0" w:color="auto"/>
                <w:right w:val="none" w:sz="0" w:space="0" w:color="auto"/>
              </w:divBdr>
            </w:div>
            <w:div w:id="985163800">
              <w:marLeft w:val="0"/>
              <w:marRight w:val="0"/>
              <w:marTop w:val="0"/>
              <w:marBottom w:val="0"/>
              <w:divBdr>
                <w:top w:val="none" w:sz="0" w:space="0" w:color="auto"/>
                <w:left w:val="none" w:sz="0" w:space="0" w:color="auto"/>
                <w:bottom w:val="none" w:sz="0" w:space="0" w:color="auto"/>
                <w:right w:val="none" w:sz="0" w:space="0" w:color="auto"/>
              </w:divBdr>
            </w:div>
            <w:div w:id="2037345258">
              <w:marLeft w:val="0"/>
              <w:marRight w:val="0"/>
              <w:marTop w:val="0"/>
              <w:marBottom w:val="0"/>
              <w:divBdr>
                <w:top w:val="none" w:sz="0" w:space="0" w:color="auto"/>
                <w:left w:val="none" w:sz="0" w:space="0" w:color="auto"/>
                <w:bottom w:val="none" w:sz="0" w:space="0" w:color="auto"/>
                <w:right w:val="none" w:sz="0" w:space="0" w:color="auto"/>
              </w:divBdr>
            </w:div>
            <w:div w:id="696663607">
              <w:marLeft w:val="0"/>
              <w:marRight w:val="0"/>
              <w:marTop w:val="0"/>
              <w:marBottom w:val="0"/>
              <w:divBdr>
                <w:top w:val="none" w:sz="0" w:space="0" w:color="auto"/>
                <w:left w:val="none" w:sz="0" w:space="0" w:color="auto"/>
                <w:bottom w:val="none" w:sz="0" w:space="0" w:color="auto"/>
                <w:right w:val="none" w:sz="0" w:space="0" w:color="auto"/>
              </w:divBdr>
            </w:div>
            <w:div w:id="1568107920">
              <w:marLeft w:val="0"/>
              <w:marRight w:val="0"/>
              <w:marTop w:val="0"/>
              <w:marBottom w:val="0"/>
              <w:divBdr>
                <w:top w:val="none" w:sz="0" w:space="0" w:color="auto"/>
                <w:left w:val="none" w:sz="0" w:space="0" w:color="auto"/>
                <w:bottom w:val="none" w:sz="0" w:space="0" w:color="auto"/>
                <w:right w:val="none" w:sz="0" w:space="0" w:color="auto"/>
              </w:divBdr>
            </w:div>
            <w:div w:id="1702971996">
              <w:marLeft w:val="0"/>
              <w:marRight w:val="0"/>
              <w:marTop w:val="0"/>
              <w:marBottom w:val="0"/>
              <w:divBdr>
                <w:top w:val="none" w:sz="0" w:space="0" w:color="auto"/>
                <w:left w:val="none" w:sz="0" w:space="0" w:color="auto"/>
                <w:bottom w:val="none" w:sz="0" w:space="0" w:color="auto"/>
                <w:right w:val="none" w:sz="0" w:space="0" w:color="auto"/>
              </w:divBdr>
            </w:div>
            <w:div w:id="1149322777">
              <w:marLeft w:val="0"/>
              <w:marRight w:val="0"/>
              <w:marTop w:val="0"/>
              <w:marBottom w:val="0"/>
              <w:divBdr>
                <w:top w:val="none" w:sz="0" w:space="0" w:color="auto"/>
                <w:left w:val="none" w:sz="0" w:space="0" w:color="auto"/>
                <w:bottom w:val="none" w:sz="0" w:space="0" w:color="auto"/>
                <w:right w:val="none" w:sz="0" w:space="0" w:color="auto"/>
              </w:divBdr>
            </w:div>
            <w:div w:id="953751830">
              <w:marLeft w:val="0"/>
              <w:marRight w:val="0"/>
              <w:marTop w:val="0"/>
              <w:marBottom w:val="0"/>
              <w:divBdr>
                <w:top w:val="none" w:sz="0" w:space="0" w:color="auto"/>
                <w:left w:val="none" w:sz="0" w:space="0" w:color="auto"/>
                <w:bottom w:val="none" w:sz="0" w:space="0" w:color="auto"/>
                <w:right w:val="none" w:sz="0" w:space="0" w:color="auto"/>
              </w:divBdr>
            </w:div>
            <w:div w:id="1639413714">
              <w:marLeft w:val="0"/>
              <w:marRight w:val="0"/>
              <w:marTop w:val="0"/>
              <w:marBottom w:val="0"/>
              <w:divBdr>
                <w:top w:val="none" w:sz="0" w:space="0" w:color="auto"/>
                <w:left w:val="none" w:sz="0" w:space="0" w:color="auto"/>
                <w:bottom w:val="none" w:sz="0" w:space="0" w:color="auto"/>
                <w:right w:val="none" w:sz="0" w:space="0" w:color="auto"/>
              </w:divBdr>
            </w:div>
            <w:div w:id="1725329949">
              <w:marLeft w:val="0"/>
              <w:marRight w:val="0"/>
              <w:marTop w:val="0"/>
              <w:marBottom w:val="0"/>
              <w:divBdr>
                <w:top w:val="none" w:sz="0" w:space="0" w:color="auto"/>
                <w:left w:val="none" w:sz="0" w:space="0" w:color="auto"/>
                <w:bottom w:val="none" w:sz="0" w:space="0" w:color="auto"/>
                <w:right w:val="none" w:sz="0" w:space="0" w:color="auto"/>
              </w:divBdr>
            </w:div>
            <w:div w:id="1751735247">
              <w:marLeft w:val="0"/>
              <w:marRight w:val="0"/>
              <w:marTop w:val="0"/>
              <w:marBottom w:val="0"/>
              <w:divBdr>
                <w:top w:val="none" w:sz="0" w:space="0" w:color="auto"/>
                <w:left w:val="none" w:sz="0" w:space="0" w:color="auto"/>
                <w:bottom w:val="none" w:sz="0" w:space="0" w:color="auto"/>
                <w:right w:val="none" w:sz="0" w:space="0" w:color="auto"/>
              </w:divBdr>
            </w:div>
            <w:div w:id="650065784">
              <w:marLeft w:val="0"/>
              <w:marRight w:val="0"/>
              <w:marTop w:val="0"/>
              <w:marBottom w:val="0"/>
              <w:divBdr>
                <w:top w:val="none" w:sz="0" w:space="0" w:color="auto"/>
                <w:left w:val="none" w:sz="0" w:space="0" w:color="auto"/>
                <w:bottom w:val="none" w:sz="0" w:space="0" w:color="auto"/>
                <w:right w:val="none" w:sz="0" w:space="0" w:color="auto"/>
              </w:divBdr>
            </w:div>
            <w:div w:id="369187230">
              <w:marLeft w:val="0"/>
              <w:marRight w:val="0"/>
              <w:marTop w:val="0"/>
              <w:marBottom w:val="0"/>
              <w:divBdr>
                <w:top w:val="none" w:sz="0" w:space="0" w:color="auto"/>
                <w:left w:val="none" w:sz="0" w:space="0" w:color="auto"/>
                <w:bottom w:val="none" w:sz="0" w:space="0" w:color="auto"/>
                <w:right w:val="none" w:sz="0" w:space="0" w:color="auto"/>
              </w:divBdr>
            </w:div>
            <w:div w:id="557279216">
              <w:marLeft w:val="0"/>
              <w:marRight w:val="0"/>
              <w:marTop w:val="0"/>
              <w:marBottom w:val="0"/>
              <w:divBdr>
                <w:top w:val="none" w:sz="0" w:space="0" w:color="auto"/>
                <w:left w:val="none" w:sz="0" w:space="0" w:color="auto"/>
                <w:bottom w:val="none" w:sz="0" w:space="0" w:color="auto"/>
                <w:right w:val="none" w:sz="0" w:space="0" w:color="auto"/>
              </w:divBdr>
            </w:div>
            <w:div w:id="322241308">
              <w:marLeft w:val="0"/>
              <w:marRight w:val="0"/>
              <w:marTop w:val="0"/>
              <w:marBottom w:val="0"/>
              <w:divBdr>
                <w:top w:val="none" w:sz="0" w:space="0" w:color="auto"/>
                <w:left w:val="none" w:sz="0" w:space="0" w:color="auto"/>
                <w:bottom w:val="none" w:sz="0" w:space="0" w:color="auto"/>
                <w:right w:val="none" w:sz="0" w:space="0" w:color="auto"/>
              </w:divBdr>
            </w:div>
            <w:div w:id="1217546669">
              <w:marLeft w:val="0"/>
              <w:marRight w:val="0"/>
              <w:marTop w:val="0"/>
              <w:marBottom w:val="0"/>
              <w:divBdr>
                <w:top w:val="none" w:sz="0" w:space="0" w:color="auto"/>
                <w:left w:val="none" w:sz="0" w:space="0" w:color="auto"/>
                <w:bottom w:val="none" w:sz="0" w:space="0" w:color="auto"/>
                <w:right w:val="none" w:sz="0" w:space="0" w:color="auto"/>
              </w:divBdr>
            </w:div>
            <w:div w:id="452986984">
              <w:marLeft w:val="0"/>
              <w:marRight w:val="0"/>
              <w:marTop w:val="0"/>
              <w:marBottom w:val="0"/>
              <w:divBdr>
                <w:top w:val="none" w:sz="0" w:space="0" w:color="auto"/>
                <w:left w:val="none" w:sz="0" w:space="0" w:color="auto"/>
                <w:bottom w:val="none" w:sz="0" w:space="0" w:color="auto"/>
                <w:right w:val="none" w:sz="0" w:space="0" w:color="auto"/>
              </w:divBdr>
            </w:div>
            <w:div w:id="354884520">
              <w:marLeft w:val="0"/>
              <w:marRight w:val="0"/>
              <w:marTop w:val="0"/>
              <w:marBottom w:val="0"/>
              <w:divBdr>
                <w:top w:val="none" w:sz="0" w:space="0" w:color="auto"/>
                <w:left w:val="none" w:sz="0" w:space="0" w:color="auto"/>
                <w:bottom w:val="none" w:sz="0" w:space="0" w:color="auto"/>
                <w:right w:val="none" w:sz="0" w:space="0" w:color="auto"/>
              </w:divBdr>
            </w:div>
            <w:div w:id="11341723">
              <w:marLeft w:val="0"/>
              <w:marRight w:val="0"/>
              <w:marTop w:val="0"/>
              <w:marBottom w:val="0"/>
              <w:divBdr>
                <w:top w:val="none" w:sz="0" w:space="0" w:color="auto"/>
                <w:left w:val="none" w:sz="0" w:space="0" w:color="auto"/>
                <w:bottom w:val="none" w:sz="0" w:space="0" w:color="auto"/>
                <w:right w:val="none" w:sz="0" w:space="0" w:color="auto"/>
              </w:divBdr>
            </w:div>
            <w:div w:id="940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7929">
      <w:bodyDiv w:val="1"/>
      <w:marLeft w:val="0"/>
      <w:marRight w:val="0"/>
      <w:marTop w:val="0"/>
      <w:marBottom w:val="0"/>
      <w:divBdr>
        <w:top w:val="none" w:sz="0" w:space="0" w:color="auto"/>
        <w:left w:val="none" w:sz="0" w:space="0" w:color="auto"/>
        <w:bottom w:val="none" w:sz="0" w:space="0" w:color="auto"/>
        <w:right w:val="none" w:sz="0" w:space="0" w:color="auto"/>
      </w:divBdr>
    </w:div>
    <w:div w:id="1080633995">
      <w:bodyDiv w:val="1"/>
      <w:marLeft w:val="0"/>
      <w:marRight w:val="0"/>
      <w:marTop w:val="0"/>
      <w:marBottom w:val="0"/>
      <w:divBdr>
        <w:top w:val="none" w:sz="0" w:space="0" w:color="auto"/>
        <w:left w:val="none" w:sz="0" w:space="0" w:color="auto"/>
        <w:bottom w:val="none" w:sz="0" w:space="0" w:color="auto"/>
        <w:right w:val="none" w:sz="0" w:space="0" w:color="auto"/>
      </w:divBdr>
      <w:divsChild>
        <w:div w:id="1828551453">
          <w:marLeft w:val="0"/>
          <w:marRight w:val="0"/>
          <w:marTop w:val="0"/>
          <w:marBottom w:val="0"/>
          <w:divBdr>
            <w:top w:val="none" w:sz="0" w:space="0" w:color="auto"/>
            <w:left w:val="none" w:sz="0" w:space="0" w:color="auto"/>
            <w:bottom w:val="none" w:sz="0" w:space="0" w:color="auto"/>
            <w:right w:val="none" w:sz="0" w:space="0" w:color="auto"/>
          </w:divBdr>
          <w:divsChild>
            <w:div w:id="958612360">
              <w:marLeft w:val="0"/>
              <w:marRight w:val="0"/>
              <w:marTop w:val="0"/>
              <w:marBottom w:val="0"/>
              <w:divBdr>
                <w:top w:val="none" w:sz="0" w:space="0" w:color="auto"/>
                <w:left w:val="none" w:sz="0" w:space="0" w:color="auto"/>
                <w:bottom w:val="none" w:sz="0" w:space="0" w:color="auto"/>
                <w:right w:val="none" w:sz="0" w:space="0" w:color="auto"/>
              </w:divBdr>
            </w:div>
            <w:div w:id="1334797319">
              <w:marLeft w:val="0"/>
              <w:marRight w:val="0"/>
              <w:marTop w:val="0"/>
              <w:marBottom w:val="0"/>
              <w:divBdr>
                <w:top w:val="none" w:sz="0" w:space="0" w:color="auto"/>
                <w:left w:val="none" w:sz="0" w:space="0" w:color="auto"/>
                <w:bottom w:val="none" w:sz="0" w:space="0" w:color="auto"/>
                <w:right w:val="none" w:sz="0" w:space="0" w:color="auto"/>
              </w:divBdr>
            </w:div>
            <w:div w:id="2060855774">
              <w:marLeft w:val="0"/>
              <w:marRight w:val="0"/>
              <w:marTop w:val="0"/>
              <w:marBottom w:val="0"/>
              <w:divBdr>
                <w:top w:val="none" w:sz="0" w:space="0" w:color="auto"/>
                <w:left w:val="none" w:sz="0" w:space="0" w:color="auto"/>
                <w:bottom w:val="none" w:sz="0" w:space="0" w:color="auto"/>
                <w:right w:val="none" w:sz="0" w:space="0" w:color="auto"/>
              </w:divBdr>
            </w:div>
            <w:div w:id="1083719409">
              <w:marLeft w:val="0"/>
              <w:marRight w:val="0"/>
              <w:marTop w:val="0"/>
              <w:marBottom w:val="0"/>
              <w:divBdr>
                <w:top w:val="none" w:sz="0" w:space="0" w:color="auto"/>
                <w:left w:val="none" w:sz="0" w:space="0" w:color="auto"/>
                <w:bottom w:val="none" w:sz="0" w:space="0" w:color="auto"/>
                <w:right w:val="none" w:sz="0" w:space="0" w:color="auto"/>
              </w:divBdr>
            </w:div>
            <w:div w:id="1271621112">
              <w:marLeft w:val="0"/>
              <w:marRight w:val="0"/>
              <w:marTop w:val="0"/>
              <w:marBottom w:val="0"/>
              <w:divBdr>
                <w:top w:val="none" w:sz="0" w:space="0" w:color="auto"/>
                <w:left w:val="none" w:sz="0" w:space="0" w:color="auto"/>
                <w:bottom w:val="none" w:sz="0" w:space="0" w:color="auto"/>
                <w:right w:val="none" w:sz="0" w:space="0" w:color="auto"/>
              </w:divBdr>
            </w:div>
            <w:div w:id="2129617804">
              <w:marLeft w:val="0"/>
              <w:marRight w:val="0"/>
              <w:marTop w:val="0"/>
              <w:marBottom w:val="0"/>
              <w:divBdr>
                <w:top w:val="none" w:sz="0" w:space="0" w:color="auto"/>
                <w:left w:val="none" w:sz="0" w:space="0" w:color="auto"/>
                <w:bottom w:val="none" w:sz="0" w:space="0" w:color="auto"/>
                <w:right w:val="none" w:sz="0" w:space="0" w:color="auto"/>
              </w:divBdr>
            </w:div>
            <w:div w:id="466700268">
              <w:marLeft w:val="0"/>
              <w:marRight w:val="0"/>
              <w:marTop w:val="0"/>
              <w:marBottom w:val="0"/>
              <w:divBdr>
                <w:top w:val="none" w:sz="0" w:space="0" w:color="auto"/>
                <w:left w:val="none" w:sz="0" w:space="0" w:color="auto"/>
                <w:bottom w:val="none" w:sz="0" w:space="0" w:color="auto"/>
                <w:right w:val="none" w:sz="0" w:space="0" w:color="auto"/>
              </w:divBdr>
            </w:div>
            <w:div w:id="929580730">
              <w:marLeft w:val="0"/>
              <w:marRight w:val="0"/>
              <w:marTop w:val="0"/>
              <w:marBottom w:val="0"/>
              <w:divBdr>
                <w:top w:val="none" w:sz="0" w:space="0" w:color="auto"/>
                <w:left w:val="none" w:sz="0" w:space="0" w:color="auto"/>
                <w:bottom w:val="none" w:sz="0" w:space="0" w:color="auto"/>
                <w:right w:val="none" w:sz="0" w:space="0" w:color="auto"/>
              </w:divBdr>
            </w:div>
            <w:div w:id="1647120919">
              <w:marLeft w:val="0"/>
              <w:marRight w:val="0"/>
              <w:marTop w:val="0"/>
              <w:marBottom w:val="0"/>
              <w:divBdr>
                <w:top w:val="none" w:sz="0" w:space="0" w:color="auto"/>
                <w:left w:val="none" w:sz="0" w:space="0" w:color="auto"/>
                <w:bottom w:val="none" w:sz="0" w:space="0" w:color="auto"/>
                <w:right w:val="none" w:sz="0" w:space="0" w:color="auto"/>
              </w:divBdr>
            </w:div>
            <w:div w:id="150946543">
              <w:marLeft w:val="0"/>
              <w:marRight w:val="0"/>
              <w:marTop w:val="0"/>
              <w:marBottom w:val="0"/>
              <w:divBdr>
                <w:top w:val="none" w:sz="0" w:space="0" w:color="auto"/>
                <w:left w:val="none" w:sz="0" w:space="0" w:color="auto"/>
                <w:bottom w:val="none" w:sz="0" w:space="0" w:color="auto"/>
                <w:right w:val="none" w:sz="0" w:space="0" w:color="auto"/>
              </w:divBdr>
            </w:div>
            <w:div w:id="1479767992">
              <w:marLeft w:val="0"/>
              <w:marRight w:val="0"/>
              <w:marTop w:val="0"/>
              <w:marBottom w:val="0"/>
              <w:divBdr>
                <w:top w:val="none" w:sz="0" w:space="0" w:color="auto"/>
                <w:left w:val="none" w:sz="0" w:space="0" w:color="auto"/>
                <w:bottom w:val="none" w:sz="0" w:space="0" w:color="auto"/>
                <w:right w:val="none" w:sz="0" w:space="0" w:color="auto"/>
              </w:divBdr>
            </w:div>
            <w:div w:id="2040816278">
              <w:marLeft w:val="0"/>
              <w:marRight w:val="0"/>
              <w:marTop w:val="0"/>
              <w:marBottom w:val="0"/>
              <w:divBdr>
                <w:top w:val="none" w:sz="0" w:space="0" w:color="auto"/>
                <w:left w:val="none" w:sz="0" w:space="0" w:color="auto"/>
                <w:bottom w:val="none" w:sz="0" w:space="0" w:color="auto"/>
                <w:right w:val="none" w:sz="0" w:space="0" w:color="auto"/>
              </w:divBdr>
            </w:div>
            <w:div w:id="9190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983">
      <w:bodyDiv w:val="1"/>
      <w:marLeft w:val="0"/>
      <w:marRight w:val="0"/>
      <w:marTop w:val="0"/>
      <w:marBottom w:val="0"/>
      <w:divBdr>
        <w:top w:val="none" w:sz="0" w:space="0" w:color="auto"/>
        <w:left w:val="none" w:sz="0" w:space="0" w:color="auto"/>
        <w:bottom w:val="none" w:sz="0" w:space="0" w:color="auto"/>
        <w:right w:val="none" w:sz="0" w:space="0" w:color="auto"/>
      </w:divBdr>
      <w:divsChild>
        <w:div w:id="1361971956">
          <w:marLeft w:val="0"/>
          <w:marRight w:val="0"/>
          <w:marTop w:val="0"/>
          <w:marBottom w:val="0"/>
          <w:divBdr>
            <w:top w:val="none" w:sz="0" w:space="0" w:color="auto"/>
            <w:left w:val="none" w:sz="0" w:space="0" w:color="auto"/>
            <w:bottom w:val="none" w:sz="0" w:space="0" w:color="auto"/>
            <w:right w:val="none" w:sz="0" w:space="0" w:color="auto"/>
          </w:divBdr>
          <w:divsChild>
            <w:div w:id="648821562">
              <w:marLeft w:val="0"/>
              <w:marRight w:val="0"/>
              <w:marTop w:val="0"/>
              <w:marBottom w:val="0"/>
              <w:divBdr>
                <w:top w:val="none" w:sz="0" w:space="0" w:color="auto"/>
                <w:left w:val="none" w:sz="0" w:space="0" w:color="auto"/>
                <w:bottom w:val="none" w:sz="0" w:space="0" w:color="auto"/>
                <w:right w:val="none" w:sz="0" w:space="0" w:color="auto"/>
              </w:divBdr>
            </w:div>
            <w:div w:id="754665028">
              <w:marLeft w:val="0"/>
              <w:marRight w:val="0"/>
              <w:marTop w:val="0"/>
              <w:marBottom w:val="0"/>
              <w:divBdr>
                <w:top w:val="none" w:sz="0" w:space="0" w:color="auto"/>
                <w:left w:val="none" w:sz="0" w:space="0" w:color="auto"/>
                <w:bottom w:val="none" w:sz="0" w:space="0" w:color="auto"/>
                <w:right w:val="none" w:sz="0" w:space="0" w:color="auto"/>
              </w:divBdr>
            </w:div>
            <w:div w:id="1068457730">
              <w:marLeft w:val="0"/>
              <w:marRight w:val="0"/>
              <w:marTop w:val="0"/>
              <w:marBottom w:val="0"/>
              <w:divBdr>
                <w:top w:val="none" w:sz="0" w:space="0" w:color="auto"/>
                <w:left w:val="none" w:sz="0" w:space="0" w:color="auto"/>
                <w:bottom w:val="none" w:sz="0" w:space="0" w:color="auto"/>
                <w:right w:val="none" w:sz="0" w:space="0" w:color="auto"/>
              </w:divBdr>
            </w:div>
            <w:div w:id="1649895962">
              <w:marLeft w:val="0"/>
              <w:marRight w:val="0"/>
              <w:marTop w:val="0"/>
              <w:marBottom w:val="0"/>
              <w:divBdr>
                <w:top w:val="none" w:sz="0" w:space="0" w:color="auto"/>
                <w:left w:val="none" w:sz="0" w:space="0" w:color="auto"/>
                <w:bottom w:val="none" w:sz="0" w:space="0" w:color="auto"/>
                <w:right w:val="none" w:sz="0" w:space="0" w:color="auto"/>
              </w:divBdr>
            </w:div>
            <w:div w:id="401024854">
              <w:marLeft w:val="0"/>
              <w:marRight w:val="0"/>
              <w:marTop w:val="0"/>
              <w:marBottom w:val="0"/>
              <w:divBdr>
                <w:top w:val="none" w:sz="0" w:space="0" w:color="auto"/>
                <w:left w:val="none" w:sz="0" w:space="0" w:color="auto"/>
                <w:bottom w:val="none" w:sz="0" w:space="0" w:color="auto"/>
                <w:right w:val="none" w:sz="0" w:space="0" w:color="auto"/>
              </w:divBdr>
            </w:div>
            <w:div w:id="555819478">
              <w:marLeft w:val="0"/>
              <w:marRight w:val="0"/>
              <w:marTop w:val="0"/>
              <w:marBottom w:val="0"/>
              <w:divBdr>
                <w:top w:val="none" w:sz="0" w:space="0" w:color="auto"/>
                <w:left w:val="none" w:sz="0" w:space="0" w:color="auto"/>
                <w:bottom w:val="none" w:sz="0" w:space="0" w:color="auto"/>
                <w:right w:val="none" w:sz="0" w:space="0" w:color="auto"/>
              </w:divBdr>
            </w:div>
            <w:div w:id="779952165">
              <w:marLeft w:val="0"/>
              <w:marRight w:val="0"/>
              <w:marTop w:val="0"/>
              <w:marBottom w:val="0"/>
              <w:divBdr>
                <w:top w:val="none" w:sz="0" w:space="0" w:color="auto"/>
                <w:left w:val="none" w:sz="0" w:space="0" w:color="auto"/>
                <w:bottom w:val="none" w:sz="0" w:space="0" w:color="auto"/>
                <w:right w:val="none" w:sz="0" w:space="0" w:color="auto"/>
              </w:divBdr>
            </w:div>
            <w:div w:id="1234699843">
              <w:marLeft w:val="0"/>
              <w:marRight w:val="0"/>
              <w:marTop w:val="0"/>
              <w:marBottom w:val="0"/>
              <w:divBdr>
                <w:top w:val="none" w:sz="0" w:space="0" w:color="auto"/>
                <w:left w:val="none" w:sz="0" w:space="0" w:color="auto"/>
                <w:bottom w:val="none" w:sz="0" w:space="0" w:color="auto"/>
                <w:right w:val="none" w:sz="0" w:space="0" w:color="auto"/>
              </w:divBdr>
            </w:div>
            <w:div w:id="1095438917">
              <w:marLeft w:val="0"/>
              <w:marRight w:val="0"/>
              <w:marTop w:val="0"/>
              <w:marBottom w:val="0"/>
              <w:divBdr>
                <w:top w:val="none" w:sz="0" w:space="0" w:color="auto"/>
                <w:left w:val="none" w:sz="0" w:space="0" w:color="auto"/>
                <w:bottom w:val="none" w:sz="0" w:space="0" w:color="auto"/>
                <w:right w:val="none" w:sz="0" w:space="0" w:color="auto"/>
              </w:divBdr>
            </w:div>
            <w:div w:id="1661229055">
              <w:marLeft w:val="0"/>
              <w:marRight w:val="0"/>
              <w:marTop w:val="0"/>
              <w:marBottom w:val="0"/>
              <w:divBdr>
                <w:top w:val="none" w:sz="0" w:space="0" w:color="auto"/>
                <w:left w:val="none" w:sz="0" w:space="0" w:color="auto"/>
                <w:bottom w:val="none" w:sz="0" w:space="0" w:color="auto"/>
                <w:right w:val="none" w:sz="0" w:space="0" w:color="auto"/>
              </w:divBdr>
            </w:div>
            <w:div w:id="1892302618">
              <w:marLeft w:val="0"/>
              <w:marRight w:val="0"/>
              <w:marTop w:val="0"/>
              <w:marBottom w:val="0"/>
              <w:divBdr>
                <w:top w:val="none" w:sz="0" w:space="0" w:color="auto"/>
                <w:left w:val="none" w:sz="0" w:space="0" w:color="auto"/>
                <w:bottom w:val="none" w:sz="0" w:space="0" w:color="auto"/>
                <w:right w:val="none" w:sz="0" w:space="0" w:color="auto"/>
              </w:divBdr>
            </w:div>
            <w:div w:id="1809590151">
              <w:marLeft w:val="0"/>
              <w:marRight w:val="0"/>
              <w:marTop w:val="0"/>
              <w:marBottom w:val="0"/>
              <w:divBdr>
                <w:top w:val="none" w:sz="0" w:space="0" w:color="auto"/>
                <w:left w:val="none" w:sz="0" w:space="0" w:color="auto"/>
                <w:bottom w:val="none" w:sz="0" w:space="0" w:color="auto"/>
                <w:right w:val="none" w:sz="0" w:space="0" w:color="auto"/>
              </w:divBdr>
            </w:div>
            <w:div w:id="17458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586">
      <w:bodyDiv w:val="1"/>
      <w:marLeft w:val="0"/>
      <w:marRight w:val="0"/>
      <w:marTop w:val="0"/>
      <w:marBottom w:val="0"/>
      <w:divBdr>
        <w:top w:val="none" w:sz="0" w:space="0" w:color="auto"/>
        <w:left w:val="none" w:sz="0" w:space="0" w:color="auto"/>
        <w:bottom w:val="none" w:sz="0" w:space="0" w:color="auto"/>
        <w:right w:val="none" w:sz="0" w:space="0" w:color="auto"/>
      </w:divBdr>
      <w:divsChild>
        <w:div w:id="1634562081">
          <w:marLeft w:val="0"/>
          <w:marRight w:val="0"/>
          <w:marTop w:val="0"/>
          <w:marBottom w:val="0"/>
          <w:divBdr>
            <w:top w:val="none" w:sz="0" w:space="0" w:color="auto"/>
            <w:left w:val="none" w:sz="0" w:space="0" w:color="auto"/>
            <w:bottom w:val="none" w:sz="0" w:space="0" w:color="auto"/>
            <w:right w:val="none" w:sz="0" w:space="0" w:color="auto"/>
          </w:divBdr>
          <w:divsChild>
            <w:div w:id="801967675">
              <w:marLeft w:val="0"/>
              <w:marRight w:val="0"/>
              <w:marTop w:val="0"/>
              <w:marBottom w:val="0"/>
              <w:divBdr>
                <w:top w:val="none" w:sz="0" w:space="0" w:color="auto"/>
                <w:left w:val="none" w:sz="0" w:space="0" w:color="auto"/>
                <w:bottom w:val="none" w:sz="0" w:space="0" w:color="auto"/>
                <w:right w:val="none" w:sz="0" w:space="0" w:color="auto"/>
              </w:divBdr>
            </w:div>
            <w:div w:id="199980665">
              <w:marLeft w:val="0"/>
              <w:marRight w:val="0"/>
              <w:marTop w:val="0"/>
              <w:marBottom w:val="0"/>
              <w:divBdr>
                <w:top w:val="none" w:sz="0" w:space="0" w:color="auto"/>
                <w:left w:val="none" w:sz="0" w:space="0" w:color="auto"/>
                <w:bottom w:val="none" w:sz="0" w:space="0" w:color="auto"/>
                <w:right w:val="none" w:sz="0" w:space="0" w:color="auto"/>
              </w:divBdr>
            </w:div>
            <w:div w:id="884878687">
              <w:marLeft w:val="0"/>
              <w:marRight w:val="0"/>
              <w:marTop w:val="0"/>
              <w:marBottom w:val="0"/>
              <w:divBdr>
                <w:top w:val="none" w:sz="0" w:space="0" w:color="auto"/>
                <w:left w:val="none" w:sz="0" w:space="0" w:color="auto"/>
                <w:bottom w:val="none" w:sz="0" w:space="0" w:color="auto"/>
                <w:right w:val="none" w:sz="0" w:space="0" w:color="auto"/>
              </w:divBdr>
            </w:div>
            <w:div w:id="804080517">
              <w:marLeft w:val="0"/>
              <w:marRight w:val="0"/>
              <w:marTop w:val="0"/>
              <w:marBottom w:val="0"/>
              <w:divBdr>
                <w:top w:val="none" w:sz="0" w:space="0" w:color="auto"/>
                <w:left w:val="none" w:sz="0" w:space="0" w:color="auto"/>
                <w:bottom w:val="none" w:sz="0" w:space="0" w:color="auto"/>
                <w:right w:val="none" w:sz="0" w:space="0" w:color="auto"/>
              </w:divBdr>
            </w:div>
            <w:div w:id="1171406031">
              <w:marLeft w:val="0"/>
              <w:marRight w:val="0"/>
              <w:marTop w:val="0"/>
              <w:marBottom w:val="0"/>
              <w:divBdr>
                <w:top w:val="none" w:sz="0" w:space="0" w:color="auto"/>
                <w:left w:val="none" w:sz="0" w:space="0" w:color="auto"/>
                <w:bottom w:val="none" w:sz="0" w:space="0" w:color="auto"/>
                <w:right w:val="none" w:sz="0" w:space="0" w:color="auto"/>
              </w:divBdr>
            </w:div>
            <w:div w:id="1646160629">
              <w:marLeft w:val="0"/>
              <w:marRight w:val="0"/>
              <w:marTop w:val="0"/>
              <w:marBottom w:val="0"/>
              <w:divBdr>
                <w:top w:val="none" w:sz="0" w:space="0" w:color="auto"/>
                <w:left w:val="none" w:sz="0" w:space="0" w:color="auto"/>
                <w:bottom w:val="none" w:sz="0" w:space="0" w:color="auto"/>
                <w:right w:val="none" w:sz="0" w:space="0" w:color="auto"/>
              </w:divBdr>
            </w:div>
            <w:div w:id="1406875227">
              <w:marLeft w:val="0"/>
              <w:marRight w:val="0"/>
              <w:marTop w:val="0"/>
              <w:marBottom w:val="0"/>
              <w:divBdr>
                <w:top w:val="none" w:sz="0" w:space="0" w:color="auto"/>
                <w:left w:val="none" w:sz="0" w:space="0" w:color="auto"/>
                <w:bottom w:val="none" w:sz="0" w:space="0" w:color="auto"/>
                <w:right w:val="none" w:sz="0" w:space="0" w:color="auto"/>
              </w:divBdr>
            </w:div>
            <w:div w:id="1191608158">
              <w:marLeft w:val="0"/>
              <w:marRight w:val="0"/>
              <w:marTop w:val="0"/>
              <w:marBottom w:val="0"/>
              <w:divBdr>
                <w:top w:val="none" w:sz="0" w:space="0" w:color="auto"/>
                <w:left w:val="none" w:sz="0" w:space="0" w:color="auto"/>
                <w:bottom w:val="none" w:sz="0" w:space="0" w:color="auto"/>
                <w:right w:val="none" w:sz="0" w:space="0" w:color="auto"/>
              </w:divBdr>
            </w:div>
            <w:div w:id="1644192898">
              <w:marLeft w:val="0"/>
              <w:marRight w:val="0"/>
              <w:marTop w:val="0"/>
              <w:marBottom w:val="0"/>
              <w:divBdr>
                <w:top w:val="none" w:sz="0" w:space="0" w:color="auto"/>
                <w:left w:val="none" w:sz="0" w:space="0" w:color="auto"/>
                <w:bottom w:val="none" w:sz="0" w:space="0" w:color="auto"/>
                <w:right w:val="none" w:sz="0" w:space="0" w:color="auto"/>
              </w:divBdr>
            </w:div>
            <w:div w:id="2047639021">
              <w:marLeft w:val="0"/>
              <w:marRight w:val="0"/>
              <w:marTop w:val="0"/>
              <w:marBottom w:val="0"/>
              <w:divBdr>
                <w:top w:val="none" w:sz="0" w:space="0" w:color="auto"/>
                <w:left w:val="none" w:sz="0" w:space="0" w:color="auto"/>
                <w:bottom w:val="none" w:sz="0" w:space="0" w:color="auto"/>
                <w:right w:val="none" w:sz="0" w:space="0" w:color="auto"/>
              </w:divBdr>
            </w:div>
            <w:div w:id="337585550">
              <w:marLeft w:val="0"/>
              <w:marRight w:val="0"/>
              <w:marTop w:val="0"/>
              <w:marBottom w:val="0"/>
              <w:divBdr>
                <w:top w:val="none" w:sz="0" w:space="0" w:color="auto"/>
                <w:left w:val="none" w:sz="0" w:space="0" w:color="auto"/>
                <w:bottom w:val="none" w:sz="0" w:space="0" w:color="auto"/>
                <w:right w:val="none" w:sz="0" w:space="0" w:color="auto"/>
              </w:divBdr>
            </w:div>
            <w:div w:id="1526670034">
              <w:marLeft w:val="0"/>
              <w:marRight w:val="0"/>
              <w:marTop w:val="0"/>
              <w:marBottom w:val="0"/>
              <w:divBdr>
                <w:top w:val="none" w:sz="0" w:space="0" w:color="auto"/>
                <w:left w:val="none" w:sz="0" w:space="0" w:color="auto"/>
                <w:bottom w:val="none" w:sz="0" w:space="0" w:color="auto"/>
                <w:right w:val="none" w:sz="0" w:space="0" w:color="auto"/>
              </w:divBdr>
            </w:div>
            <w:div w:id="1713382607">
              <w:marLeft w:val="0"/>
              <w:marRight w:val="0"/>
              <w:marTop w:val="0"/>
              <w:marBottom w:val="0"/>
              <w:divBdr>
                <w:top w:val="none" w:sz="0" w:space="0" w:color="auto"/>
                <w:left w:val="none" w:sz="0" w:space="0" w:color="auto"/>
                <w:bottom w:val="none" w:sz="0" w:space="0" w:color="auto"/>
                <w:right w:val="none" w:sz="0" w:space="0" w:color="auto"/>
              </w:divBdr>
            </w:div>
            <w:div w:id="545607966">
              <w:marLeft w:val="0"/>
              <w:marRight w:val="0"/>
              <w:marTop w:val="0"/>
              <w:marBottom w:val="0"/>
              <w:divBdr>
                <w:top w:val="none" w:sz="0" w:space="0" w:color="auto"/>
                <w:left w:val="none" w:sz="0" w:space="0" w:color="auto"/>
                <w:bottom w:val="none" w:sz="0" w:space="0" w:color="auto"/>
                <w:right w:val="none" w:sz="0" w:space="0" w:color="auto"/>
              </w:divBdr>
            </w:div>
            <w:div w:id="20721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3368">
      <w:bodyDiv w:val="1"/>
      <w:marLeft w:val="0"/>
      <w:marRight w:val="0"/>
      <w:marTop w:val="0"/>
      <w:marBottom w:val="0"/>
      <w:divBdr>
        <w:top w:val="none" w:sz="0" w:space="0" w:color="auto"/>
        <w:left w:val="none" w:sz="0" w:space="0" w:color="auto"/>
        <w:bottom w:val="none" w:sz="0" w:space="0" w:color="auto"/>
        <w:right w:val="none" w:sz="0" w:space="0" w:color="auto"/>
      </w:divBdr>
      <w:divsChild>
        <w:div w:id="798835885">
          <w:marLeft w:val="0"/>
          <w:marRight w:val="0"/>
          <w:marTop w:val="0"/>
          <w:marBottom w:val="0"/>
          <w:divBdr>
            <w:top w:val="none" w:sz="0" w:space="0" w:color="auto"/>
            <w:left w:val="none" w:sz="0" w:space="0" w:color="auto"/>
            <w:bottom w:val="none" w:sz="0" w:space="0" w:color="auto"/>
            <w:right w:val="none" w:sz="0" w:space="0" w:color="auto"/>
          </w:divBdr>
          <w:divsChild>
            <w:div w:id="729768621">
              <w:marLeft w:val="0"/>
              <w:marRight w:val="0"/>
              <w:marTop w:val="0"/>
              <w:marBottom w:val="0"/>
              <w:divBdr>
                <w:top w:val="none" w:sz="0" w:space="0" w:color="auto"/>
                <w:left w:val="none" w:sz="0" w:space="0" w:color="auto"/>
                <w:bottom w:val="none" w:sz="0" w:space="0" w:color="auto"/>
                <w:right w:val="none" w:sz="0" w:space="0" w:color="auto"/>
              </w:divBdr>
            </w:div>
            <w:div w:id="948774681">
              <w:marLeft w:val="0"/>
              <w:marRight w:val="0"/>
              <w:marTop w:val="0"/>
              <w:marBottom w:val="0"/>
              <w:divBdr>
                <w:top w:val="none" w:sz="0" w:space="0" w:color="auto"/>
                <w:left w:val="none" w:sz="0" w:space="0" w:color="auto"/>
                <w:bottom w:val="none" w:sz="0" w:space="0" w:color="auto"/>
                <w:right w:val="none" w:sz="0" w:space="0" w:color="auto"/>
              </w:divBdr>
            </w:div>
            <w:div w:id="1811508717">
              <w:marLeft w:val="0"/>
              <w:marRight w:val="0"/>
              <w:marTop w:val="0"/>
              <w:marBottom w:val="0"/>
              <w:divBdr>
                <w:top w:val="none" w:sz="0" w:space="0" w:color="auto"/>
                <w:left w:val="none" w:sz="0" w:space="0" w:color="auto"/>
                <w:bottom w:val="none" w:sz="0" w:space="0" w:color="auto"/>
                <w:right w:val="none" w:sz="0" w:space="0" w:color="auto"/>
              </w:divBdr>
            </w:div>
            <w:div w:id="1283220240">
              <w:marLeft w:val="0"/>
              <w:marRight w:val="0"/>
              <w:marTop w:val="0"/>
              <w:marBottom w:val="0"/>
              <w:divBdr>
                <w:top w:val="none" w:sz="0" w:space="0" w:color="auto"/>
                <w:left w:val="none" w:sz="0" w:space="0" w:color="auto"/>
                <w:bottom w:val="none" w:sz="0" w:space="0" w:color="auto"/>
                <w:right w:val="none" w:sz="0" w:space="0" w:color="auto"/>
              </w:divBdr>
            </w:div>
            <w:div w:id="2041978668">
              <w:marLeft w:val="0"/>
              <w:marRight w:val="0"/>
              <w:marTop w:val="0"/>
              <w:marBottom w:val="0"/>
              <w:divBdr>
                <w:top w:val="none" w:sz="0" w:space="0" w:color="auto"/>
                <w:left w:val="none" w:sz="0" w:space="0" w:color="auto"/>
                <w:bottom w:val="none" w:sz="0" w:space="0" w:color="auto"/>
                <w:right w:val="none" w:sz="0" w:space="0" w:color="auto"/>
              </w:divBdr>
            </w:div>
            <w:div w:id="2017269254">
              <w:marLeft w:val="0"/>
              <w:marRight w:val="0"/>
              <w:marTop w:val="0"/>
              <w:marBottom w:val="0"/>
              <w:divBdr>
                <w:top w:val="none" w:sz="0" w:space="0" w:color="auto"/>
                <w:left w:val="none" w:sz="0" w:space="0" w:color="auto"/>
                <w:bottom w:val="none" w:sz="0" w:space="0" w:color="auto"/>
                <w:right w:val="none" w:sz="0" w:space="0" w:color="auto"/>
              </w:divBdr>
            </w:div>
            <w:div w:id="35668325">
              <w:marLeft w:val="0"/>
              <w:marRight w:val="0"/>
              <w:marTop w:val="0"/>
              <w:marBottom w:val="0"/>
              <w:divBdr>
                <w:top w:val="none" w:sz="0" w:space="0" w:color="auto"/>
                <w:left w:val="none" w:sz="0" w:space="0" w:color="auto"/>
                <w:bottom w:val="none" w:sz="0" w:space="0" w:color="auto"/>
                <w:right w:val="none" w:sz="0" w:space="0" w:color="auto"/>
              </w:divBdr>
            </w:div>
            <w:div w:id="1315335714">
              <w:marLeft w:val="0"/>
              <w:marRight w:val="0"/>
              <w:marTop w:val="0"/>
              <w:marBottom w:val="0"/>
              <w:divBdr>
                <w:top w:val="none" w:sz="0" w:space="0" w:color="auto"/>
                <w:left w:val="none" w:sz="0" w:space="0" w:color="auto"/>
                <w:bottom w:val="none" w:sz="0" w:space="0" w:color="auto"/>
                <w:right w:val="none" w:sz="0" w:space="0" w:color="auto"/>
              </w:divBdr>
            </w:div>
            <w:div w:id="1181821184">
              <w:marLeft w:val="0"/>
              <w:marRight w:val="0"/>
              <w:marTop w:val="0"/>
              <w:marBottom w:val="0"/>
              <w:divBdr>
                <w:top w:val="none" w:sz="0" w:space="0" w:color="auto"/>
                <w:left w:val="none" w:sz="0" w:space="0" w:color="auto"/>
                <w:bottom w:val="none" w:sz="0" w:space="0" w:color="auto"/>
                <w:right w:val="none" w:sz="0" w:space="0" w:color="auto"/>
              </w:divBdr>
            </w:div>
            <w:div w:id="1819613317">
              <w:marLeft w:val="0"/>
              <w:marRight w:val="0"/>
              <w:marTop w:val="0"/>
              <w:marBottom w:val="0"/>
              <w:divBdr>
                <w:top w:val="none" w:sz="0" w:space="0" w:color="auto"/>
                <w:left w:val="none" w:sz="0" w:space="0" w:color="auto"/>
                <w:bottom w:val="none" w:sz="0" w:space="0" w:color="auto"/>
                <w:right w:val="none" w:sz="0" w:space="0" w:color="auto"/>
              </w:divBdr>
            </w:div>
            <w:div w:id="625308647">
              <w:marLeft w:val="0"/>
              <w:marRight w:val="0"/>
              <w:marTop w:val="0"/>
              <w:marBottom w:val="0"/>
              <w:divBdr>
                <w:top w:val="none" w:sz="0" w:space="0" w:color="auto"/>
                <w:left w:val="none" w:sz="0" w:space="0" w:color="auto"/>
                <w:bottom w:val="none" w:sz="0" w:space="0" w:color="auto"/>
                <w:right w:val="none" w:sz="0" w:space="0" w:color="auto"/>
              </w:divBdr>
            </w:div>
            <w:div w:id="123041845">
              <w:marLeft w:val="0"/>
              <w:marRight w:val="0"/>
              <w:marTop w:val="0"/>
              <w:marBottom w:val="0"/>
              <w:divBdr>
                <w:top w:val="none" w:sz="0" w:space="0" w:color="auto"/>
                <w:left w:val="none" w:sz="0" w:space="0" w:color="auto"/>
                <w:bottom w:val="none" w:sz="0" w:space="0" w:color="auto"/>
                <w:right w:val="none" w:sz="0" w:space="0" w:color="auto"/>
              </w:divBdr>
            </w:div>
            <w:div w:id="708644510">
              <w:marLeft w:val="0"/>
              <w:marRight w:val="0"/>
              <w:marTop w:val="0"/>
              <w:marBottom w:val="0"/>
              <w:divBdr>
                <w:top w:val="none" w:sz="0" w:space="0" w:color="auto"/>
                <w:left w:val="none" w:sz="0" w:space="0" w:color="auto"/>
                <w:bottom w:val="none" w:sz="0" w:space="0" w:color="auto"/>
                <w:right w:val="none" w:sz="0" w:space="0" w:color="auto"/>
              </w:divBdr>
            </w:div>
            <w:div w:id="1165244726">
              <w:marLeft w:val="0"/>
              <w:marRight w:val="0"/>
              <w:marTop w:val="0"/>
              <w:marBottom w:val="0"/>
              <w:divBdr>
                <w:top w:val="none" w:sz="0" w:space="0" w:color="auto"/>
                <w:left w:val="none" w:sz="0" w:space="0" w:color="auto"/>
                <w:bottom w:val="none" w:sz="0" w:space="0" w:color="auto"/>
                <w:right w:val="none" w:sz="0" w:space="0" w:color="auto"/>
              </w:divBdr>
            </w:div>
            <w:div w:id="1704744379">
              <w:marLeft w:val="0"/>
              <w:marRight w:val="0"/>
              <w:marTop w:val="0"/>
              <w:marBottom w:val="0"/>
              <w:divBdr>
                <w:top w:val="none" w:sz="0" w:space="0" w:color="auto"/>
                <w:left w:val="none" w:sz="0" w:space="0" w:color="auto"/>
                <w:bottom w:val="none" w:sz="0" w:space="0" w:color="auto"/>
                <w:right w:val="none" w:sz="0" w:space="0" w:color="auto"/>
              </w:divBdr>
            </w:div>
            <w:div w:id="2014986523">
              <w:marLeft w:val="0"/>
              <w:marRight w:val="0"/>
              <w:marTop w:val="0"/>
              <w:marBottom w:val="0"/>
              <w:divBdr>
                <w:top w:val="none" w:sz="0" w:space="0" w:color="auto"/>
                <w:left w:val="none" w:sz="0" w:space="0" w:color="auto"/>
                <w:bottom w:val="none" w:sz="0" w:space="0" w:color="auto"/>
                <w:right w:val="none" w:sz="0" w:space="0" w:color="auto"/>
              </w:divBdr>
            </w:div>
            <w:div w:id="931860417">
              <w:marLeft w:val="0"/>
              <w:marRight w:val="0"/>
              <w:marTop w:val="0"/>
              <w:marBottom w:val="0"/>
              <w:divBdr>
                <w:top w:val="none" w:sz="0" w:space="0" w:color="auto"/>
                <w:left w:val="none" w:sz="0" w:space="0" w:color="auto"/>
                <w:bottom w:val="none" w:sz="0" w:space="0" w:color="auto"/>
                <w:right w:val="none" w:sz="0" w:space="0" w:color="auto"/>
              </w:divBdr>
            </w:div>
            <w:div w:id="1889993724">
              <w:marLeft w:val="0"/>
              <w:marRight w:val="0"/>
              <w:marTop w:val="0"/>
              <w:marBottom w:val="0"/>
              <w:divBdr>
                <w:top w:val="none" w:sz="0" w:space="0" w:color="auto"/>
                <w:left w:val="none" w:sz="0" w:space="0" w:color="auto"/>
                <w:bottom w:val="none" w:sz="0" w:space="0" w:color="auto"/>
                <w:right w:val="none" w:sz="0" w:space="0" w:color="auto"/>
              </w:divBdr>
            </w:div>
            <w:div w:id="1747649547">
              <w:marLeft w:val="0"/>
              <w:marRight w:val="0"/>
              <w:marTop w:val="0"/>
              <w:marBottom w:val="0"/>
              <w:divBdr>
                <w:top w:val="none" w:sz="0" w:space="0" w:color="auto"/>
                <w:left w:val="none" w:sz="0" w:space="0" w:color="auto"/>
                <w:bottom w:val="none" w:sz="0" w:space="0" w:color="auto"/>
                <w:right w:val="none" w:sz="0" w:space="0" w:color="auto"/>
              </w:divBdr>
            </w:div>
            <w:div w:id="538249322">
              <w:marLeft w:val="0"/>
              <w:marRight w:val="0"/>
              <w:marTop w:val="0"/>
              <w:marBottom w:val="0"/>
              <w:divBdr>
                <w:top w:val="none" w:sz="0" w:space="0" w:color="auto"/>
                <w:left w:val="none" w:sz="0" w:space="0" w:color="auto"/>
                <w:bottom w:val="none" w:sz="0" w:space="0" w:color="auto"/>
                <w:right w:val="none" w:sz="0" w:space="0" w:color="auto"/>
              </w:divBdr>
            </w:div>
            <w:div w:id="1698697335">
              <w:marLeft w:val="0"/>
              <w:marRight w:val="0"/>
              <w:marTop w:val="0"/>
              <w:marBottom w:val="0"/>
              <w:divBdr>
                <w:top w:val="none" w:sz="0" w:space="0" w:color="auto"/>
                <w:left w:val="none" w:sz="0" w:space="0" w:color="auto"/>
                <w:bottom w:val="none" w:sz="0" w:space="0" w:color="auto"/>
                <w:right w:val="none" w:sz="0" w:space="0" w:color="auto"/>
              </w:divBdr>
            </w:div>
            <w:div w:id="714545895">
              <w:marLeft w:val="0"/>
              <w:marRight w:val="0"/>
              <w:marTop w:val="0"/>
              <w:marBottom w:val="0"/>
              <w:divBdr>
                <w:top w:val="none" w:sz="0" w:space="0" w:color="auto"/>
                <w:left w:val="none" w:sz="0" w:space="0" w:color="auto"/>
                <w:bottom w:val="none" w:sz="0" w:space="0" w:color="auto"/>
                <w:right w:val="none" w:sz="0" w:space="0" w:color="auto"/>
              </w:divBdr>
            </w:div>
            <w:div w:id="727529842">
              <w:marLeft w:val="0"/>
              <w:marRight w:val="0"/>
              <w:marTop w:val="0"/>
              <w:marBottom w:val="0"/>
              <w:divBdr>
                <w:top w:val="none" w:sz="0" w:space="0" w:color="auto"/>
                <w:left w:val="none" w:sz="0" w:space="0" w:color="auto"/>
                <w:bottom w:val="none" w:sz="0" w:space="0" w:color="auto"/>
                <w:right w:val="none" w:sz="0" w:space="0" w:color="auto"/>
              </w:divBdr>
            </w:div>
            <w:div w:id="1435244683">
              <w:marLeft w:val="0"/>
              <w:marRight w:val="0"/>
              <w:marTop w:val="0"/>
              <w:marBottom w:val="0"/>
              <w:divBdr>
                <w:top w:val="none" w:sz="0" w:space="0" w:color="auto"/>
                <w:left w:val="none" w:sz="0" w:space="0" w:color="auto"/>
                <w:bottom w:val="none" w:sz="0" w:space="0" w:color="auto"/>
                <w:right w:val="none" w:sz="0" w:space="0" w:color="auto"/>
              </w:divBdr>
            </w:div>
            <w:div w:id="200555112">
              <w:marLeft w:val="0"/>
              <w:marRight w:val="0"/>
              <w:marTop w:val="0"/>
              <w:marBottom w:val="0"/>
              <w:divBdr>
                <w:top w:val="none" w:sz="0" w:space="0" w:color="auto"/>
                <w:left w:val="none" w:sz="0" w:space="0" w:color="auto"/>
                <w:bottom w:val="none" w:sz="0" w:space="0" w:color="auto"/>
                <w:right w:val="none" w:sz="0" w:space="0" w:color="auto"/>
              </w:divBdr>
            </w:div>
            <w:div w:id="1016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5623">
      <w:bodyDiv w:val="1"/>
      <w:marLeft w:val="0"/>
      <w:marRight w:val="0"/>
      <w:marTop w:val="0"/>
      <w:marBottom w:val="0"/>
      <w:divBdr>
        <w:top w:val="none" w:sz="0" w:space="0" w:color="auto"/>
        <w:left w:val="none" w:sz="0" w:space="0" w:color="auto"/>
        <w:bottom w:val="none" w:sz="0" w:space="0" w:color="auto"/>
        <w:right w:val="none" w:sz="0" w:space="0" w:color="auto"/>
      </w:divBdr>
      <w:divsChild>
        <w:div w:id="2041392743">
          <w:marLeft w:val="0"/>
          <w:marRight w:val="0"/>
          <w:marTop w:val="0"/>
          <w:marBottom w:val="0"/>
          <w:divBdr>
            <w:top w:val="none" w:sz="0" w:space="0" w:color="auto"/>
            <w:left w:val="none" w:sz="0" w:space="0" w:color="auto"/>
            <w:bottom w:val="none" w:sz="0" w:space="0" w:color="auto"/>
            <w:right w:val="none" w:sz="0" w:space="0" w:color="auto"/>
          </w:divBdr>
          <w:divsChild>
            <w:div w:id="1805737644">
              <w:marLeft w:val="0"/>
              <w:marRight w:val="0"/>
              <w:marTop w:val="0"/>
              <w:marBottom w:val="0"/>
              <w:divBdr>
                <w:top w:val="none" w:sz="0" w:space="0" w:color="auto"/>
                <w:left w:val="none" w:sz="0" w:space="0" w:color="auto"/>
                <w:bottom w:val="none" w:sz="0" w:space="0" w:color="auto"/>
                <w:right w:val="none" w:sz="0" w:space="0" w:color="auto"/>
              </w:divBdr>
            </w:div>
            <w:div w:id="600769433">
              <w:marLeft w:val="0"/>
              <w:marRight w:val="0"/>
              <w:marTop w:val="0"/>
              <w:marBottom w:val="0"/>
              <w:divBdr>
                <w:top w:val="none" w:sz="0" w:space="0" w:color="auto"/>
                <w:left w:val="none" w:sz="0" w:space="0" w:color="auto"/>
                <w:bottom w:val="none" w:sz="0" w:space="0" w:color="auto"/>
                <w:right w:val="none" w:sz="0" w:space="0" w:color="auto"/>
              </w:divBdr>
            </w:div>
            <w:div w:id="121119194">
              <w:marLeft w:val="0"/>
              <w:marRight w:val="0"/>
              <w:marTop w:val="0"/>
              <w:marBottom w:val="0"/>
              <w:divBdr>
                <w:top w:val="none" w:sz="0" w:space="0" w:color="auto"/>
                <w:left w:val="none" w:sz="0" w:space="0" w:color="auto"/>
                <w:bottom w:val="none" w:sz="0" w:space="0" w:color="auto"/>
                <w:right w:val="none" w:sz="0" w:space="0" w:color="auto"/>
              </w:divBdr>
            </w:div>
            <w:div w:id="663707496">
              <w:marLeft w:val="0"/>
              <w:marRight w:val="0"/>
              <w:marTop w:val="0"/>
              <w:marBottom w:val="0"/>
              <w:divBdr>
                <w:top w:val="none" w:sz="0" w:space="0" w:color="auto"/>
                <w:left w:val="none" w:sz="0" w:space="0" w:color="auto"/>
                <w:bottom w:val="none" w:sz="0" w:space="0" w:color="auto"/>
                <w:right w:val="none" w:sz="0" w:space="0" w:color="auto"/>
              </w:divBdr>
            </w:div>
            <w:div w:id="1200822081">
              <w:marLeft w:val="0"/>
              <w:marRight w:val="0"/>
              <w:marTop w:val="0"/>
              <w:marBottom w:val="0"/>
              <w:divBdr>
                <w:top w:val="none" w:sz="0" w:space="0" w:color="auto"/>
                <w:left w:val="none" w:sz="0" w:space="0" w:color="auto"/>
                <w:bottom w:val="none" w:sz="0" w:space="0" w:color="auto"/>
                <w:right w:val="none" w:sz="0" w:space="0" w:color="auto"/>
              </w:divBdr>
            </w:div>
            <w:div w:id="417555370">
              <w:marLeft w:val="0"/>
              <w:marRight w:val="0"/>
              <w:marTop w:val="0"/>
              <w:marBottom w:val="0"/>
              <w:divBdr>
                <w:top w:val="none" w:sz="0" w:space="0" w:color="auto"/>
                <w:left w:val="none" w:sz="0" w:space="0" w:color="auto"/>
                <w:bottom w:val="none" w:sz="0" w:space="0" w:color="auto"/>
                <w:right w:val="none" w:sz="0" w:space="0" w:color="auto"/>
              </w:divBdr>
            </w:div>
            <w:div w:id="368142937">
              <w:marLeft w:val="0"/>
              <w:marRight w:val="0"/>
              <w:marTop w:val="0"/>
              <w:marBottom w:val="0"/>
              <w:divBdr>
                <w:top w:val="none" w:sz="0" w:space="0" w:color="auto"/>
                <w:left w:val="none" w:sz="0" w:space="0" w:color="auto"/>
                <w:bottom w:val="none" w:sz="0" w:space="0" w:color="auto"/>
                <w:right w:val="none" w:sz="0" w:space="0" w:color="auto"/>
              </w:divBdr>
            </w:div>
            <w:div w:id="1856994992">
              <w:marLeft w:val="0"/>
              <w:marRight w:val="0"/>
              <w:marTop w:val="0"/>
              <w:marBottom w:val="0"/>
              <w:divBdr>
                <w:top w:val="none" w:sz="0" w:space="0" w:color="auto"/>
                <w:left w:val="none" w:sz="0" w:space="0" w:color="auto"/>
                <w:bottom w:val="none" w:sz="0" w:space="0" w:color="auto"/>
                <w:right w:val="none" w:sz="0" w:space="0" w:color="auto"/>
              </w:divBdr>
            </w:div>
            <w:div w:id="1504006858">
              <w:marLeft w:val="0"/>
              <w:marRight w:val="0"/>
              <w:marTop w:val="0"/>
              <w:marBottom w:val="0"/>
              <w:divBdr>
                <w:top w:val="none" w:sz="0" w:space="0" w:color="auto"/>
                <w:left w:val="none" w:sz="0" w:space="0" w:color="auto"/>
                <w:bottom w:val="none" w:sz="0" w:space="0" w:color="auto"/>
                <w:right w:val="none" w:sz="0" w:space="0" w:color="auto"/>
              </w:divBdr>
            </w:div>
            <w:div w:id="580140176">
              <w:marLeft w:val="0"/>
              <w:marRight w:val="0"/>
              <w:marTop w:val="0"/>
              <w:marBottom w:val="0"/>
              <w:divBdr>
                <w:top w:val="none" w:sz="0" w:space="0" w:color="auto"/>
                <w:left w:val="none" w:sz="0" w:space="0" w:color="auto"/>
                <w:bottom w:val="none" w:sz="0" w:space="0" w:color="auto"/>
                <w:right w:val="none" w:sz="0" w:space="0" w:color="auto"/>
              </w:divBdr>
            </w:div>
            <w:div w:id="2105758940">
              <w:marLeft w:val="0"/>
              <w:marRight w:val="0"/>
              <w:marTop w:val="0"/>
              <w:marBottom w:val="0"/>
              <w:divBdr>
                <w:top w:val="none" w:sz="0" w:space="0" w:color="auto"/>
                <w:left w:val="none" w:sz="0" w:space="0" w:color="auto"/>
                <w:bottom w:val="none" w:sz="0" w:space="0" w:color="auto"/>
                <w:right w:val="none" w:sz="0" w:space="0" w:color="auto"/>
              </w:divBdr>
            </w:div>
            <w:div w:id="749624403">
              <w:marLeft w:val="0"/>
              <w:marRight w:val="0"/>
              <w:marTop w:val="0"/>
              <w:marBottom w:val="0"/>
              <w:divBdr>
                <w:top w:val="none" w:sz="0" w:space="0" w:color="auto"/>
                <w:left w:val="none" w:sz="0" w:space="0" w:color="auto"/>
                <w:bottom w:val="none" w:sz="0" w:space="0" w:color="auto"/>
                <w:right w:val="none" w:sz="0" w:space="0" w:color="auto"/>
              </w:divBdr>
            </w:div>
            <w:div w:id="2002737781">
              <w:marLeft w:val="0"/>
              <w:marRight w:val="0"/>
              <w:marTop w:val="0"/>
              <w:marBottom w:val="0"/>
              <w:divBdr>
                <w:top w:val="none" w:sz="0" w:space="0" w:color="auto"/>
                <w:left w:val="none" w:sz="0" w:space="0" w:color="auto"/>
                <w:bottom w:val="none" w:sz="0" w:space="0" w:color="auto"/>
                <w:right w:val="none" w:sz="0" w:space="0" w:color="auto"/>
              </w:divBdr>
            </w:div>
            <w:div w:id="1377702382">
              <w:marLeft w:val="0"/>
              <w:marRight w:val="0"/>
              <w:marTop w:val="0"/>
              <w:marBottom w:val="0"/>
              <w:divBdr>
                <w:top w:val="none" w:sz="0" w:space="0" w:color="auto"/>
                <w:left w:val="none" w:sz="0" w:space="0" w:color="auto"/>
                <w:bottom w:val="none" w:sz="0" w:space="0" w:color="auto"/>
                <w:right w:val="none" w:sz="0" w:space="0" w:color="auto"/>
              </w:divBdr>
            </w:div>
            <w:div w:id="1869679248">
              <w:marLeft w:val="0"/>
              <w:marRight w:val="0"/>
              <w:marTop w:val="0"/>
              <w:marBottom w:val="0"/>
              <w:divBdr>
                <w:top w:val="none" w:sz="0" w:space="0" w:color="auto"/>
                <w:left w:val="none" w:sz="0" w:space="0" w:color="auto"/>
                <w:bottom w:val="none" w:sz="0" w:space="0" w:color="auto"/>
                <w:right w:val="none" w:sz="0" w:space="0" w:color="auto"/>
              </w:divBdr>
            </w:div>
            <w:div w:id="1010990346">
              <w:marLeft w:val="0"/>
              <w:marRight w:val="0"/>
              <w:marTop w:val="0"/>
              <w:marBottom w:val="0"/>
              <w:divBdr>
                <w:top w:val="none" w:sz="0" w:space="0" w:color="auto"/>
                <w:left w:val="none" w:sz="0" w:space="0" w:color="auto"/>
                <w:bottom w:val="none" w:sz="0" w:space="0" w:color="auto"/>
                <w:right w:val="none" w:sz="0" w:space="0" w:color="auto"/>
              </w:divBdr>
            </w:div>
            <w:div w:id="650909580">
              <w:marLeft w:val="0"/>
              <w:marRight w:val="0"/>
              <w:marTop w:val="0"/>
              <w:marBottom w:val="0"/>
              <w:divBdr>
                <w:top w:val="none" w:sz="0" w:space="0" w:color="auto"/>
                <w:left w:val="none" w:sz="0" w:space="0" w:color="auto"/>
                <w:bottom w:val="none" w:sz="0" w:space="0" w:color="auto"/>
                <w:right w:val="none" w:sz="0" w:space="0" w:color="auto"/>
              </w:divBdr>
            </w:div>
            <w:div w:id="1967664508">
              <w:marLeft w:val="0"/>
              <w:marRight w:val="0"/>
              <w:marTop w:val="0"/>
              <w:marBottom w:val="0"/>
              <w:divBdr>
                <w:top w:val="none" w:sz="0" w:space="0" w:color="auto"/>
                <w:left w:val="none" w:sz="0" w:space="0" w:color="auto"/>
                <w:bottom w:val="none" w:sz="0" w:space="0" w:color="auto"/>
                <w:right w:val="none" w:sz="0" w:space="0" w:color="auto"/>
              </w:divBdr>
            </w:div>
            <w:div w:id="83306588">
              <w:marLeft w:val="0"/>
              <w:marRight w:val="0"/>
              <w:marTop w:val="0"/>
              <w:marBottom w:val="0"/>
              <w:divBdr>
                <w:top w:val="none" w:sz="0" w:space="0" w:color="auto"/>
                <w:left w:val="none" w:sz="0" w:space="0" w:color="auto"/>
                <w:bottom w:val="none" w:sz="0" w:space="0" w:color="auto"/>
                <w:right w:val="none" w:sz="0" w:space="0" w:color="auto"/>
              </w:divBdr>
            </w:div>
            <w:div w:id="1977494076">
              <w:marLeft w:val="0"/>
              <w:marRight w:val="0"/>
              <w:marTop w:val="0"/>
              <w:marBottom w:val="0"/>
              <w:divBdr>
                <w:top w:val="none" w:sz="0" w:space="0" w:color="auto"/>
                <w:left w:val="none" w:sz="0" w:space="0" w:color="auto"/>
                <w:bottom w:val="none" w:sz="0" w:space="0" w:color="auto"/>
                <w:right w:val="none" w:sz="0" w:space="0" w:color="auto"/>
              </w:divBdr>
            </w:div>
            <w:div w:id="1225338899">
              <w:marLeft w:val="0"/>
              <w:marRight w:val="0"/>
              <w:marTop w:val="0"/>
              <w:marBottom w:val="0"/>
              <w:divBdr>
                <w:top w:val="none" w:sz="0" w:space="0" w:color="auto"/>
                <w:left w:val="none" w:sz="0" w:space="0" w:color="auto"/>
                <w:bottom w:val="none" w:sz="0" w:space="0" w:color="auto"/>
                <w:right w:val="none" w:sz="0" w:space="0" w:color="auto"/>
              </w:divBdr>
            </w:div>
            <w:div w:id="1476145954">
              <w:marLeft w:val="0"/>
              <w:marRight w:val="0"/>
              <w:marTop w:val="0"/>
              <w:marBottom w:val="0"/>
              <w:divBdr>
                <w:top w:val="none" w:sz="0" w:space="0" w:color="auto"/>
                <w:left w:val="none" w:sz="0" w:space="0" w:color="auto"/>
                <w:bottom w:val="none" w:sz="0" w:space="0" w:color="auto"/>
                <w:right w:val="none" w:sz="0" w:space="0" w:color="auto"/>
              </w:divBdr>
            </w:div>
            <w:div w:id="1123890508">
              <w:marLeft w:val="0"/>
              <w:marRight w:val="0"/>
              <w:marTop w:val="0"/>
              <w:marBottom w:val="0"/>
              <w:divBdr>
                <w:top w:val="none" w:sz="0" w:space="0" w:color="auto"/>
                <w:left w:val="none" w:sz="0" w:space="0" w:color="auto"/>
                <w:bottom w:val="none" w:sz="0" w:space="0" w:color="auto"/>
                <w:right w:val="none" w:sz="0" w:space="0" w:color="auto"/>
              </w:divBdr>
            </w:div>
            <w:div w:id="1023289286">
              <w:marLeft w:val="0"/>
              <w:marRight w:val="0"/>
              <w:marTop w:val="0"/>
              <w:marBottom w:val="0"/>
              <w:divBdr>
                <w:top w:val="none" w:sz="0" w:space="0" w:color="auto"/>
                <w:left w:val="none" w:sz="0" w:space="0" w:color="auto"/>
                <w:bottom w:val="none" w:sz="0" w:space="0" w:color="auto"/>
                <w:right w:val="none" w:sz="0" w:space="0" w:color="auto"/>
              </w:divBdr>
            </w:div>
            <w:div w:id="1614894599">
              <w:marLeft w:val="0"/>
              <w:marRight w:val="0"/>
              <w:marTop w:val="0"/>
              <w:marBottom w:val="0"/>
              <w:divBdr>
                <w:top w:val="none" w:sz="0" w:space="0" w:color="auto"/>
                <w:left w:val="none" w:sz="0" w:space="0" w:color="auto"/>
                <w:bottom w:val="none" w:sz="0" w:space="0" w:color="auto"/>
                <w:right w:val="none" w:sz="0" w:space="0" w:color="auto"/>
              </w:divBdr>
            </w:div>
            <w:div w:id="1613394788">
              <w:marLeft w:val="0"/>
              <w:marRight w:val="0"/>
              <w:marTop w:val="0"/>
              <w:marBottom w:val="0"/>
              <w:divBdr>
                <w:top w:val="none" w:sz="0" w:space="0" w:color="auto"/>
                <w:left w:val="none" w:sz="0" w:space="0" w:color="auto"/>
                <w:bottom w:val="none" w:sz="0" w:space="0" w:color="auto"/>
                <w:right w:val="none" w:sz="0" w:space="0" w:color="auto"/>
              </w:divBdr>
            </w:div>
            <w:div w:id="1884559844">
              <w:marLeft w:val="0"/>
              <w:marRight w:val="0"/>
              <w:marTop w:val="0"/>
              <w:marBottom w:val="0"/>
              <w:divBdr>
                <w:top w:val="none" w:sz="0" w:space="0" w:color="auto"/>
                <w:left w:val="none" w:sz="0" w:space="0" w:color="auto"/>
                <w:bottom w:val="none" w:sz="0" w:space="0" w:color="auto"/>
                <w:right w:val="none" w:sz="0" w:space="0" w:color="auto"/>
              </w:divBdr>
            </w:div>
            <w:div w:id="1286930927">
              <w:marLeft w:val="0"/>
              <w:marRight w:val="0"/>
              <w:marTop w:val="0"/>
              <w:marBottom w:val="0"/>
              <w:divBdr>
                <w:top w:val="none" w:sz="0" w:space="0" w:color="auto"/>
                <w:left w:val="none" w:sz="0" w:space="0" w:color="auto"/>
                <w:bottom w:val="none" w:sz="0" w:space="0" w:color="auto"/>
                <w:right w:val="none" w:sz="0" w:space="0" w:color="auto"/>
              </w:divBdr>
            </w:div>
            <w:div w:id="632829469">
              <w:marLeft w:val="0"/>
              <w:marRight w:val="0"/>
              <w:marTop w:val="0"/>
              <w:marBottom w:val="0"/>
              <w:divBdr>
                <w:top w:val="none" w:sz="0" w:space="0" w:color="auto"/>
                <w:left w:val="none" w:sz="0" w:space="0" w:color="auto"/>
                <w:bottom w:val="none" w:sz="0" w:space="0" w:color="auto"/>
                <w:right w:val="none" w:sz="0" w:space="0" w:color="auto"/>
              </w:divBdr>
            </w:div>
            <w:div w:id="150950539">
              <w:marLeft w:val="0"/>
              <w:marRight w:val="0"/>
              <w:marTop w:val="0"/>
              <w:marBottom w:val="0"/>
              <w:divBdr>
                <w:top w:val="none" w:sz="0" w:space="0" w:color="auto"/>
                <w:left w:val="none" w:sz="0" w:space="0" w:color="auto"/>
                <w:bottom w:val="none" w:sz="0" w:space="0" w:color="auto"/>
                <w:right w:val="none" w:sz="0" w:space="0" w:color="auto"/>
              </w:divBdr>
            </w:div>
            <w:div w:id="1340810741">
              <w:marLeft w:val="0"/>
              <w:marRight w:val="0"/>
              <w:marTop w:val="0"/>
              <w:marBottom w:val="0"/>
              <w:divBdr>
                <w:top w:val="none" w:sz="0" w:space="0" w:color="auto"/>
                <w:left w:val="none" w:sz="0" w:space="0" w:color="auto"/>
                <w:bottom w:val="none" w:sz="0" w:space="0" w:color="auto"/>
                <w:right w:val="none" w:sz="0" w:space="0" w:color="auto"/>
              </w:divBdr>
            </w:div>
            <w:div w:id="963386198">
              <w:marLeft w:val="0"/>
              <w:marRight w:val="0"/>
              <w:marTop w:val="0"/>
              <w:marBottom w:val="0"/>
              <w:divBdr>
                <w:top w:val="none" w:sz="0" w:space="0" w:color="auto"/>
                <w:left w:val="none" w:sz="0" w:space="0" w:color="auto"/>
                <w:bottom w:val="none" w:sz="0" w:space="0" w:color="auto"/>
                <w:right w:val="none" w:sz="0" w:space="0" w:color="auto"/>
              </w:divBdr>
            </w:div>
            <w:div w:id="1155337907">
              <w:marLeft w:val="0"/>
              <w:marRight w:val="0"/>
              <w:marTop w:val="0"/>
              <w:marBottom w:val="0"/>
              <w:divBdr>
                <w:top w:val="none" w:sz="0" w:space="0" w:color="auto"/>
                <w:left w:val="none" w:sz="0" w:space="0" w:color="auto"/>
                <w:bottom w:val="none" w:sz="0" w:space="0" w:color="auto"/>
                <w:right w:val="none" w:sz="0" w:space="0" w:color="auto"/>
              </w:divBdr>
            </w:div>
            <w:div w:id="2012949025">
              <w:marLeft w:val="0"/>
              <w:marRight w:val="0"/>
              <w:marTop w:val="0"/>
              <w:marBottom w:val="0"/>
              <w:divBdr>
                <w:top w:val="none" w:sz="0" w:space="0" w:color="auto"/>
                <w:left w:val="none" w:sz="0" w:space="0" w:color="auto"/>
                <w:bottom w:val="none" w:sz="0" w:space="0" w:color="auto"/>
                <w:right w:val="none" w:sz="0" w:space="0" w:color="auto"/>
              </w:divBdr>
            </w:div>
            <w:div w:id="1438990550">
              <w:marLeft w:val="0"/>
              <w:marRight w:val="0"/>
              <w:marTop w:val="0"/>
              <w:marBottom w:val="0"/>
              <w:divBdr>
                <w:top w:val="none" w:sz="0" w:space="0" w:color="auto"/>
                <w:left w:val="none" w:sz="0" w:space="0" w:color="auto"/>
                <w:bottom w:val="none" w:sz="0" w:space="0" w:color="auto"/>
                <w:right w:val="none" w:sz="0" w:space="0" w:color="auto"/>
              </w:divBdr>
            </w:div>
            <w:div w:id="1907958960">
              <w:marLeft w:val="0"/>
              <w:marRight w:val="0"/>
              <w:marTop w:val="0"/>
              <w:marBottom w:val="0"/>
              <w:divBdr>
                <w:top w:val="none" w:sz="0" w:space="0" w:color="auto"/>
                <w:left w:val="none" w:sz="0" w:space="0" w:color="auto"/>
                <w:bottom w:val="none" w:sz="0" w:space="0" w:color="auto"/>
                <w:right w:val="none" w:sz="0" w:space="0" w:color="auto"/>
              </w:divBdr>
            </w:div>
            <w:div w:id="1995447772">
              <w:marLeft w:val="0"/>
              <w:marRight w:val="0"/>
              <w:marTop w:val="0"/>
              <w:marBottom w:val="0"/>
              <w:divBdr>
                <w:top w:val="none" w:sz="0" w:space="0" w:color="auto"/>
                <w:left w:val="none" w:sz="0" w:space="0" w:color="auto"/>
                <w:bottom w:val="none" w:sz="0" w:space="0" w:color="auto"/>
                <w:right w:val="none" w:sz="0" w:space="0" w:color="auto"/>
              </w:divBdr>
            </w:div>
            <w:div w:id="477962691">
              <w:marLeft w:val="0"/>
              <w:marRight w:val="0"/>
              <w:marTop w:val="0"/>
              <w:marBottom w:val="0"/>
              <w:divBdr>
                <w:top w:val="none" w:sz="0" w:space="0" w:color="auto"/>
                <w:left w:val="none" w:sz="0" w:space="0" w:color="auto"/>
                <w:bottom w:val="none" w:sz="0" w:space="0" w:color="auto"/>
                <w:right w:val="none" w:sz="0" w:space="0" w:color="auto"/>
              </w:divBdr>
            </w:div>
            <w:div w:id="953752356">
              <w:marLeft w:val="0"/>
              <w:marRight w:val="0"/>
              <w:marTop w:val="0"/>
              <w:marBottom w:val="0"/>
              <w:divBdr>
                <w:top w:val="none" w:sz="0" w:space="0" w:color="auto"/>
                <w:left w:val="none" w:sz="0" w:space="0" w:color="auto"/>
                <w:bottom w:val="none" w:sz="0" w:space="0" w:color="auto"/>
                <w:right w:val="none" w:sz="0" w:space="0" w:color="auto"/>
              </w:divBdr>
            </w:div>
            <w:div w:id="862717700">
              <w:marLeft w:val="0"/>
              <w:marRight w:val="0"/>
              <w:marTop w:val="0"/>
              <w:marBottom w:val="0"/>
              <w:divBdr>
                <w:top w:val="none" w:sz="0" w:space="0" w:color="auto"/>
                <w:left w:val="none" w:sz="0" w:space="0" w:color="auto"/>
                <w:bottom w:val="none" w:sz="0" w:space="0" w:color="auto"/>
                <w:right w:val="none" w:sz="0" w:space="0" w:color="auto"/>
              </w:divBdr>
            </w:div>
            <w:div w:id="537863218">
              <w:marLeft w:val="0"/>
              <w:marRight w:val="0"/>
              <w:marTop w:val="0"/>
              <w:marBottom w:val="0"/>
              <w:divBdr>
                <w:top w:val="none" w:sz="0" w:space="0" w:color="auto"/>
                <w:left w:val="none" w:sz="0" w:space="0" w:color="auto"/>
                <w:bottom w:val="none" w:sz="0" w:space="0" w:color="auto"/>
                <w:right w:val="none" w:sz="0" w:space="0" w:color="auto"/>
              </w:divBdr>
            </w:div>
            <w:div w:id="918946572">
              <w:marLeft w:val="0"/>
              <w:marRight w:val="0"/>
              <w:marTop w:val="0"/>
              <w:marBottom w:val="0"/>
              <w:divBdr>
                <w:top w:val="none" w:sz="0" w:space="0" w:color="auto"/>
                <w:left w:val="none" w:sz="0" w:space="0" w:color="auto"/>
                <w:bottom w:val="none" w:sz="0" w:space="0" w:color="auto"/>
                <w:right w:val="none" w:sz="0" w:space="0" w:color="auto"/>
              </w:divBdr>
            </w:div>
            <w:div w:id="1959606304">
              <w:marLeft w:val="0"/>
              <w:marRight w:val="0"/>
              <w:marTop w:val="0"/>
              <w:marBottom w:val="0"/>
              <w:divBdr>
                <w:top w:val="none" w:sz="0" w:space="0" w:color="auto"/>
                <w:left w:val="none" w:sz="0" w:space="0" w:color="auto"/>
                <w:bottom w:val="none" w:sz="0" w:space="0" w:color="auto"/>
                <w:right w:val="none" w:sz="0" w:space="0" w:color="auto"/>
              </w:divBdr>
            </w:div>
            <w:div w:id="1312054597">
              <w:marLeft w:val="0"/>
              <w:marRight w:val="0"/>
              <w:marTop w:val="0"/>
              <w:marBottom w:val="0"/>
              <w:divBdr>
                <w:top w:val="none" w:sz="0" w:space="0" w:color="auto"/>
                <w:left w:val="none" w:sz="0" w:space="0" w:color="auto"/>
                <w:bottom w:val="none" w:sz="0" w:space="0" w:color="auto"/>
                <w:right w:val="none" w:sz="0" w:space="0" w:color="auto"/>
              </w:divBdr>
            </w:div>
            <w:div w:id="1173295699">
              <w:marLeft w:val="0"/>
              <w:marRight w:val="0"/>
              <w:marTop w:val="0"/>
              <w:marBottom w:val="0"/>
              <w:divBdr>
                <w:top w:val="none" w:sz="0" w:space="0" w:color="auto"/>
                <w:left w:val="none" w:sz="0" w:space="0" w:color="auto"/>
                <w:bottom w:val="none" w:sz="0" w:space="0" w:color="auto"/>
                <w:right w:val="none" w:sz="0" w:space="0" w:color="auto"/>
              </w:divBdr>
            </w:div>
            <w:div w:id="430929637">
              <w:marLeft w:val="0"/>
              <w:marRight w:val="0"/>
              <w:marTop w:val="0"/>
              <w:marBottom w:val="0"/>
              <w:divBdr>
                <w:top w:val="none" w:sz="0" w:space="0" w:color="auto"/>
                <w:left w:val="none" w:sz="0" w:space="0" w:color="auto"/>
                <w:bottom w:val="none" w:sz="0" w:space="0" w:color="auto"/>
                <w:right w:val="none" w:sz="0" w:space="0" w:color="auto"/>
              </w:divBdr>
            </w:div>
            <w:div w:id="1759862901">
              <w:marLeft w:val="0"/>
              <w:marRight w:val="0"/>
              <w:marTop w:val="0"/>
              <w:marBottom w:val="0"/>
              <w:divBdr>
                <w:top w:val="none" w:sz="0" w:space="0" w:color="auto"/>
                <w:left w:val="none" w:sz="0" w:space="0" w:color="auto"/>
                <w:bottom w:val="none" w:sz="0" w:space="0" w:color="auto"/>
                <w:right w:val="none" w:sz="0" w:space="0" w:color="auto"/>
              </w:divBdr>
            </w:div>
            <w:div w:id="52318523">
              <w:marLeft w:val="0"/>
              <w:marRight w:val="0"/>
              <w:marTop w:val="0"/>
              <w:marBottom w:val="0"/>
              <w:divBdr>
                <w:top w:val="none" w:sz="0" w:space="0" w:color="auto"/>
                <w:left w:val="none" w:sz="0" w:space="0" w:color="auto"/>
                <w:bottom w:val="none" w:sz="0" w:space="0" w:color="auto"/>
                <w:right w:val="none" w:sz="0" w:space="0" w:color="auto"/>
              </w:divBdr>
            </w:div>
            <w:div w:id="1503466476">
              <w:marLeft w:val="0"/>
              <w:marRight w:val="0"/>
              <w:marTop w:val="0"/>
              <w:marBottom w:val="0"/>
              <w:divBdr>
                <w:top w:val="none" w:sz="0" w:space="0" w:color="auto"/>
                <w:left w:val="none" w:sz="0" w:space="0" w:color="auto"/>
                <w:bottom w:val="none" w:sz="0" w:space="0" w:color="auto"/>
                <w:right w:val="none" w:sz="0" w:space="0" w:color="auto"/>
              </w:divBdr>
            </w:div>
            <w:div w:id="1414811813">
              <w:marLeft w:val="0"/>
              <w:marRight w:val="0"/>
              <w:marTop w:val="0"/>
              <w:marBottom w:val="0"/>
              <w:divBdr>
                <w:top w:val="none" w:sz="0" w:space="0" w:color="auto"/>
                <w:left w:val="none" w:sz="0" w:space="0" w:color="auto"/>
                <w:bottom w:val="none" w:sz="0" w:space="0" w:color="auto"/>
                <w:right w:val="none" w:sz="0" w:space="0" w:color="auto"/>
              </w:divBdr>
            </w:div>
            <w:div w:id="1526286153">
              <w:marLeft w:val="0"/>
              <w:marRight w:val="0"/>
              <w:marTop w:val="0"/>
              <w:marBottom w:val="0"/>
              <w:divBdr>
                <w:top w:val="none" w:sz="0" w:space="0" w:color="auto"/>
                <w:left w:val="none" w:sz="0" w:space="0" w:color="auto"/>
                <w:bottom w:val="none" w:sz="0" w:space="0" w:color="auto"/>
                <w:right w:val="none" w:sz="0" w:space="0" w:color="auto"/>
              </w:divBdr>
            </w:div>
            <w:div w:id="1234390997">
              <w:marLeft w:val="0"/>
              <w:marRight w:val="0"/>
              <w:marTop w:val="0"/>
              <w:marBottom w:val="0"/>
              <w:divBdr>
                <w:top w:val="none" w:sz="0" w:space="0" w:color="auto"/>
                <w:left w:val="none" w:sz="0" w:space="0" w:color="auto"/>
                <w:bottom w:val="none" w:sz="0" w:space="0" w:color="auto"/>
                <w:right w:val="none" w:sz="0" w:space="0" w:color="auto"/>
              </w:divBdr>
            </w:div>
            <w:div w:id="759253874">
              <w:marLeft w:val="0"/>
              <w:marRight w:val="0"/>
              <w:marTop w:val="0"/>
              <w:marBottom w:val="0"/>
              <w:divBdr>
                <w:top w:val="none" w:sz="0" w:space="0" w:color="auto"/>
                <w:left w:val="none" w:sz="0" w:space="0" w:color="auto"/>
                <w:bottom w:val="none" w:sz="0" w:space="0" w:color="auto"/>
                <w:right w:val="none" w:sz="0" w:space="0" w:color="auto"/>
              </w:divBdr>
            </w:div>
            <w:div w:id="1632132589">
              <w:marLeft w:val="0"/>
              <w:marRight w:val="0"/>
              <w:marTop w:val="0"/>
              <w:marBottom w:val="0"/>
              <w:divBdr>
                <w:top w:val="none" w:sz="0" w:space="0" w:color="auto"/>
                <w:left w:val="none" w:sz="0" w:space="0" w:color="auto"/>
                <w:bottom w:val="none" w:sz="0" w:space="0" w:color="auto"/>
                <w:right w:val="none" w:sz="0" w:space="0" w:color="auto"/>
              </w:divBdr>
            </w:div>
            <w:div w:id="1756973598">
              <w:marLeft w:val="0"/>
              <w:marRight w:val="0"/>
              <w:marTop w:val="0"/>
              <w:marBottom w:val="0"/>
              <w:divBdr>
                <w:top w:val="none" w:sz="0" w:space="0" w:color="auto"/>
                <w:left w:val="none" w:sz="0" w:space="0" w:color="auto"/>
                <w:bottom w:val="none" w:sz="0" w:space="0" w:color="auto"/>
                <w:right w:val="none" w:sz="0" w:space="0" w:color="auto"/>
              </w:divBdr>
            </w:div>
            <w:div w:id="304166379">
              <w:marLeft w:val="0"/>
              <w:marRight w:val="0"/>
              <w:marTop w:val="0"/>
              <w:marBottom w:val="0"/>
              <w:divBdr>
                <w:top w:val="none" w:sz="0" w:space="0" w:color="auto"/>
                <w:left w:val="none" w:sz="0" w:space="0" w:color="auto"/>
                <w:bottom w:val="none" w:sz="0" w:space="0" w:color="auto"/>
                <w:right w:val="none" w:sz="0" w:space="0" w:color="auto"/>
              </w:divBdr>
            </w:div>
            <w:div w:id="18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4533">
      <w:bodyDiv w:val="1"/>
      <w:marLeft w:val="0"/>
      <w:marRight w:val="0"/>
      <w:marTop w:val="0"/>
      <w:marBottom w:val="0"/>
      <w:divBdr>
        <w:top w:val="none" w:sz="0" w:space="0" w:color="auto"/>
        <w:left w:val="none" w:sz="0" w:space="0" w:color="auto"/>
        <w:bottom w:val="none" w:sz="0" w:space="0" w:color="auto"/>
        <w:right w:val="none" w:sz="0" w:space="0" w:color="auto"/>
      </w:divBdr>
      <w:divsChild>
        <w:div w:id="1211310337">
          <w:marLeft w:val="0"/>
          <w:marRight w:val="0"/>
          <w:marTop w:val="0"/>
          <w:marBottom w:val="0"/>
          <w:divBdr>
            <w:top w:val="none" w:sz="0" w:space="0" w:color="auto"/>
            <w:left w:val="none" w:sz="0" w:space="0" w:color="auto"/>
            <w:bottom w:val="none" w:sz="0" w:space="0" w:color="auto"/>
            <w:right w:val="none" w:sz="0" w:space="0" w:color="auto"/>
          </w:divBdr>
          <w:divsChild>
            <w:div w:id="160434359">
              <w:marLeft w:val="0"/>
              <w:marRight w:val="0"/>
              <w:marTop w:val="0"/>
              <w:marBottom w:val="0"/>
              <w:divBdr>
                <w:top w:val="none" w:sz="0" w:space="0" w:color="auto"/>
                <w:left w:val="none" w:sz="0" w:space="0" w:color="auto"/>
                <w:bottom w:val="none" w:sz="0" w:space="0" w:color="auto"/>
                <w:right w:val="none" w:sz="0" w:space="0" w:color="auto"/>
              </w:divBdr>
            </w:div>
            <w:div w:id="1551576894">
              <w:marLeft w:val="0"/>
              <w:marRight w:val="0"/>
              <w:marTop w:val="0"/>
              <w:marBottom w:val="0"/>
              <w:divBdr>
                <w:top w:val="none" w:sz="0" w:space="0" w:color="auto"/>
                <w:left w:val="none" w:sz="0" w:space="0" w:color="auto"/>
                <w:bottom w:val="none" w:sz="0" w:space="0" w:color="auto"/>
                <w:right w:val="none" w:sz="0" w:space="0" w:color="auto"/>
              </w:divBdr>
            </w:div>
            <w:div w:id="1682005170">
              <w:marLeft w:val="0"/>
              <w:marRight w:val="0"/>
              <w:marTop w:val="0"/>
              <w:marBottom w:val="0"/>
              <w:divBdr>
                <w:top w:val="none" w:sz="0" w:space="0" w:color="auto"/>
                <w:left w:val="none" w:sz="0" w:space="0" w:color="auto"/>
                <w:bottom w:val="none" w:sz="0" w:space="0" w:color="auto"/>
                <w:right w:val="none" w:sz="0" w:space="0" w:color="auto"/>
              </w:divBdr>
            </w:div>
            <w:div w:id="918757968">
              <w:marLeft w:val="0"/>
              <w:marRight w:val="0"/>
              <w:marTop w:val="0"/>
              <w:marBottom w:val="0"/>
              <w:divBdr>
                <w:top w:val="none" w:sz="0" w:space="0" w:color="auto"/>
                <w:left w:val="none" w:sz="0" w:space="0" w:color="auto"/>
                <w:bottom w:val="none" w:sz="0" w:space="0" w:color="auto"/>
                <w:right w:val="none" w:sz="0" w:space="0" w:color="auto"/>
              </w:divBdr>
            </w:div>
            <w:div w:id="1855193183">
              <w:marLeft w:val="0"/>
              <w:marRight w:val="0"/>
              <w:marTop w:val="0"/>
              <w:marBottom w:val="0"/>
              <w:divBdr>
                <w:top w:val="none" w:sz="0" w:space="0" w:color="auto"/>
                <w:left w:val="none" w:sz="0" w:space="0" w:color="auto"/>
                <w:bottom w:val="none" w:sz="0" w:space="0" w:color="auto"/>
                <w:right w:val="none" w:sz="0" w:space="0" w:color="auto"/>
              </w:divBdr>
            </w:div>
            <w:div w:id="947346138">
              <w:marLeft w:val="0"/>
              <w:marRight w:val="0"/>
              <w:marTop w:val="0"/>
              <w:marBottom w:val="0"/>
              <w:divBdr>
                <w:top w:val="none" w:sz="0" w:space="0" w:color="auto"/>
                <w:left w:val="none" w:sz="0" w:space="0" w:color="auto"/>
                <w:bottom w:val="none" w:sz="0" w:space="0" w:color="auto"/>
                <w:right w:val="none" w:sz="0" w:space="0" w:color="auto"/>
              </w:divBdr>
            </w:div>
            <w:div w:id="144124595">
              <w:marLeft w:val="0"/>
              <w:marRight w:val="0"/>
              <w:marTop w:val="0"/>
              <w:marBottom w:val="0"/>
              <w:divBdr>
                <w:top w:val="none" w:sz="0" w:space="0" w:color="auto"/>
                <w:left w:val="none" w:sz="0" w:space="0" w:color="auto"/>
                <w:bottom w:val="none" w:sz="0" w:space="0" w:color="auto"/>
                <w:right w:val="none" w:sz="0" w:space="0" w:color="auto"/>
              </w:divBdr>
            </w:div>
            <w:div w:id="480268001">
              <w:marLeft w:val="0"/>
              <w:marRight w:val="0"/>
              <w:marTop w:val="0"/>
              <w:marBottom w:val="0"/>
              <w:divBdr>
                <w:top w:val="none" w:sz="0" w:space="0" w:color="auto"/>
                <w:left w:val="none" w:sz="0" w:space="0" w:color="auto"/>
                <w:bottom w:val="none" w:sz="0" w:space="0" w:color="auto"/>
                <w:right w:val="none" w:sz="0" w:space="0" w:color="auto"/>
              </w:divBdr>
            </w:div>
            <w:div w:id="654070786">
              <w:marLeft w:val="0"/>
              <w:marRight w:val="0"/>
              <w:marTop w:val="0"/>
              <w:marBottom w:val="0"/>
              <w:divBdr>
                <w:top w:val="none" w:sz="0" w:space="0" w:color="auto"/>
                <w:left w:val="none" w:sz="0" w:space="0" w:color="auto"/>
                <w:bottom w:val="none" w:sz="0" w:space="0" w:color="auto"/>
                <w:right w:val="none" w:sz="0" w:space="0" w:color="auto"/>
              </w:divBdr>
            </w:div>
            <w:div w:id="2129658077">
              <w:marLeft w:val="0"/>
              <w:marRight w:val="0"/>
              <w:marTop w:val="0"/>
              <w:marBottom w:val="0"/>
              <w:divBdr>
                <w:top w:val="none" w:sz="0" w:space="0" w:color="auto"/>
                <w:left w:val="none" w:sz="0" w:space="0" w:color="auto"/>
                <w:bottom w:val="none" w:sz="0" w:space="0" w:color="auto"/>
                <w:right w:val="none" w:sz="0" w:space="0" w:color="auto"/>
              </w:divBdr>
            </w:div>
            <w:div w:id="819082257">
              <w:marLeft w:val="0"/>
              <w:marRight w:val="0"/>
              <w:marTop w:val="0"/>
              <w:marBottom w:val="0"/>
              <w:divBdr>
                <w:top w:val="none" w:sz="0" w:space="0" w:color="auto"/>
                <w:left w:val="none" w:sz="0" w:space="0" w:color="auto"/>
                <w:bottom w:val="none" w:sz="0" w:space="0" w:color="auto"/>
                <w:right w:val="none" w:sz="0" w:space="0" w:color="auto"/>
              </w:divBdr>
            </w:div>
            <w:div w:id="2072191558">
              <w:marLeft w:val="0"/>
              <w:marRight w:val="0"/>
              <w:marTop w:val="0"/>
              <w:marBottom w:val="0"/>
              <w:divBdr>
                <w:top w:val="none" w:sz="0" w:space="0" w:color="auto"/>
                <w:left w:val="none" w:sz="0" w:space="0" w:color="auto"/>
                <w:bottom w:val="none" w:sz="0" w:space="0" w:color="auto"/>
                <w:right w:val="none" w:sz="0" w:space="0" w:color="auto"/>
              </w:divBdr>
            </w:div>
            <w:div w:id="1532298865">
              <w:marLeft w:val="0"/>
              <w:marRight w:val="0"/>
              <w:marTop w:val="0"/>
              <w:marBottom w:val="0"/>
              <w:divBdr>
                <w:top w:val="none" w:sz="0" w:space="0" w:color="auto"/>
                <w:left w:val="none" w:sz="0" w:space="0" w:color="auto"/>
                <w:bottom w:val="none" w:sz="0" w:space="0" w:color="auto"/>
                <w:right w:val="none" w:sz="0" w:space="0" w:color="auto"/>
              </w:divBdr>
            </w:div>
            <w:div w:id="743911550">
              <w:marLeft w:val="0"/>
              <w:marRight w:val="0"/>
              <w:marTop w:val="0"/>
              <w:marBottom w:val="0"/>
              <w:divBdr>
                <w:top w:val="none" w:sz="0" w:space="0" w:color="auto"/>
                <w:left w:val="none" w:sz="0" w:space="0" w:color="auto"/>
                <w:bottom w:val="none" w:sz="0" w:space="0" w:color="auto"/>
                <w:right w:val="none" w:sz="0" w:space="0" w:color="auto"/>
              </w:divBdr>
            </w:div>
            <w:div w:id="1743525026">
              <w:marLeft w:val="0"/>
              <w:marRight w:val="0"/>
              <w:marTop w:val="0"/>
              <w:marBottom w:val="0"/>
              <w:divBdr>
                <w:top w:val="none" w:sz="0" w:space="0" w:color="auto"/>
                <w:left w:val="none" w:sz="0" w:space="0" w:color="auto"/>
                <w:bottom w:val="none" w:sz="0" w:space="0" w:color="auto"/>
                <w:right w:val="none" w:sz="0" w:space="0" w:color="auto"/>
              </w:divBdr>
            </w:div>
            <w:div w:id="178547018">
              <w:marLeft w:val="0"/>
              <w:marRight w:val="0"/>
              <w:marTop w:val="0"/>
              <w:marBottom w:val="0"/>
              <w:divBdr>
                <w:top w:val="none" w:sz="0" w:space="0" w:color="auto"/>
                <w:left w:val="none" w:sz="0" w:space="0" w:color="auto"/>
                <w:bottom w:val="none" w:sz="0" w:space="0" w:color="auto"/>
                <w:right w:val="none" w:sz="0" w:space="0" w:color="auto"/>
              </w:divBdr>
            </w:div>
            <w:div w:id="1924797871">
              <w:marLeft w:val="0"/>
              <w:marRight w:val="0"/>
              <w:marTop w:val="0"/>
              <w:marBottom w:val="0"/>
              <w:divBdr>
                <w:top w:val="none" w:sz="0" w:space="0" w:color="auto"/>
                <w:left w:val="none" w:sz="0" w:space="0" w:color="auto"/>
                <w:bottom w:val="none" w:sz="0" w:space="0" w:color="auto"/>
                <w:right w:val="none" w:sz="0" w:space="0" w:color="auto"/>
              </w:divBdr>
            </w:div>
            <w:div w:id="1457797224">
              <w:marLeft w:val="0"/>
              <w:marRight w:val="0"/>
              <w:marTop w:val="0"/>
              <w:marBottom w:val="0"/>
              <w:divBdr>
                <w:top w:val="none" w:sz="0" w:space="0" w:color="auto"/>
                <w:left w:val="none" w:sz="0" w:space="0" w:color="auto"/>
                <w:bottom w:val="none" w:sz="0" w:space="0" w:color="auto"/>
                <w:right w:val="none" w:sz="0" w:space="0" w:color="auto"/>
              </w:divBdr>
            </w:div>
            <w:div w:id="393167721">
              <w:marLeft w:val="0"/>
              <w:marRight w:val="0"/>
              <w:marTop w:val="0"/>
              <w:marBottom w:val="0"/>
              <w:divBdr>
                <w:top w:val="none" w:sz="0" w:space="0" w:color="auto"/>
                <w:left w:val="none" w:sz="0" w:space="0" w:color="auto"/>
                <w:bottom w:val="none" w:sz="0" w:space="0" w:color="auto"/>
                <w:right w:val="none" w:sz="0" w:space="0" w:color="auto"/>
              </w:divBdr>
            </w:div>
            <w:div w:id="553807854">
              <w:marLeft w:val="0"/>
              <w:marRight w:val="0"/>
              <w:marTop w:val="0"/>
              <w:marBottom w:val="0"/>
              <w:divBdr>
                <w:top w:val="none" w:sz="0" w:space="0" w:color="auto"/>
                <w:left w:val="none" w:sz="0" w:space="0" w:color="auto"/>
                <w:bottom w:val="none" w:sz="0" w:space="0" w:color="auto"/>
                <w:right w:val="none" w:sz="0" w:space="0" w:color="auto"/>
              </w:divBdr>
            </w:div>
            <w:div w:id="7788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700">
      <w:bodyDiv w:val="1"/>
      <w:marLeft w:val="0"/>
      <w:marRight w:val="0"/>
      <w:marTop w:val="0"/>
      <w:marBottom w:val="0"/>
      <w:divBdr>
        <w:top w:val="none" w:sz="0" w:space="0" w:color="auto"/>
        <w:left w:val="none" w:sz="0" w:space="0" w:color="auto"/>
        <w:bottom w:val="none" w:sz="0" w:space="0" w:color="auto"/>
        <w:right w:val="none" w:sz="0" w:space="0" w:color="auto"/>
      </w:divBdr>
      <w:divsChild>
        <w:div w:id="1786074760">
          <w:marLeft w:val="0"/>
          <w:marRight w:val="0"/>
          <w:marTop w:val="0"/>
          <w:marBottom w:val="0"/>
          <w:divBdr>
            <w:top w:val="none" w:sz="0" w:space="0" w:color="auto"/>
            <w:left w:val="none" w:sz="0" w:space="0" w:color="auto"/>
            <w:bottom w:val="none" w:sz="0" w:space="0" w:color="auto"/>
            <w:right w:val="none" w:sz="0" w:space="0" w:color="auto"/>
          </w:divBdr>
          <w:divsChild>
            <w:div w:id="707024414">
              <w:marLeft w:val="0"/>
              <w:marRight w:val="0"/>
              <w:marTop w:val="0"/>
              <w:marBottom w:val="0"/>
              <w:divBdr>
                <w:top w:val="none" w:sz="0" w:space="0" w:color="auto"/>
                <w:left w:val="none" w:sz="0" w:space="0" w:color="auto"/>
                <w:bottom w:val="none" w:sz="0" w:space="0" w:color="auto"/>
                <w:right w:val="none" w:sz="0" w:space="0" w:color="auto"/>
              </w:divBdr>
            </w:div>
            <w:div w:id="1739132346">
              <w:marLeft w:val="0"/>
              <w:marRight w:val="0"/>
              <w:marTop w:val="0"/>
              <w:marBottom w:val="0"/>
              <w:divBdr>
                <w:top w:val="none" w:sz="0" w:space="0" w:color="auto"/>
                <w:left w:val="none" w:sz="0" w:space="0" w:color="auto"/>
                <w:bottom w:val="none" w:sz="0" w:space="0" w:color="auto"/>
                <w:right w:val="none" w:sz="0" w:space="0" w:color="auto"/>
              </w:divBdr>
            </w:div>
            <w:div w:id="742213782">
              <w:marLeft w:val="0"/>
              <w:marRight w:val="0"/>
              <w:marTop w:val="0"/>
              <w:marBottom w:val="0"/>
              <w:divBdr>
                <w:top w:val="none" w:sz="0" w:space="0" w:color="auto"/>
                <w:left w:val="none" w:sz="0" w:space="0" w:color="auto"/>
                <w:bottom w:val="none" w:sz="0" w:space="0" w:color="auto"/>
                <w:right w:val="none" w:sz="0" w:space="0" w:color="auto"/>
              </w:divBdr>
            </w:div>
            <w:div w:id="1284921349">
              <w:marLeft w:val="0"/>
              <w:marRight w:val="0"/>
              <w:marTop w:val="0"/>
              <w:marBottom w:val="0"/>
              <w:divBdr>
                <w:top w:val="none" w:sz="0" w:space="0" w:color="auto"/>
                <w:left w:val="none" w:sz="0" w:space="0" w:color="auto"/>
                <w:bottom w:val="none" w:sz="0" w:space="0" w:color="auto"/>
                <w:right w:val="none" w:sz="0" w:space="0" w:color="auto"/>
              </w:divBdr>
            </w:div>
            <w:div w:id="1437749568">
              <w:marLeft w:val="0"/>
              <w:marRight w:val="0"/>
              <w:marTop w:val="0"/>
              <w:marBottom w:val="0"/>
              <w:divBdr>
                <w:top w:val="none" w:sz="0" w:space="0" w:color="auto"/>
                <w:left w:val="none" w:sz="0" w:space="0" w:color="auto"/>
                <w:bottom w:val="none" w:sz="0" w:space="0" w:color="auto"/>
                <w:right w:val="none" w:sz="0" w:space="0" w:color="auto"/>
              </w:divBdr>
            </w:div>
            <w:div w:id="472717215">
              <w:marLeft w:val="0"/>
              <w:marRight w:val="0"/>
              <w:marTop w:val="0"/>
              <w:marBottom w:val="0"/>
              <w:divBdr>
                <w:top w:val="none" w:sz="0" w:space="0" w:color="auto"/>
                <w:left w:val="none" w:sz="0" w:space="0" w:color="auto"/>
                <w:bottom w:val="none" w:sz="0" w:space="0" w:color="auto"/>
                <w:right w:val="none" w:sz="0" w:space="0" w:color="auto"/>
              </w:divBdr>
            </w:div>
            <w:div w:id="1295790372">
              <w:marLeft w:val="0"/>
              <w:marRight w:val="0"/>
              <w:marTop w:val="0"/>
              <w:marBottom w:val="0"/>
              <w:divBdr>
                <w:top w:val="none" w:sz="0" w:space="0" w:color="auto"/>
                <w:left w:val="none" w:sz="0" w:space="0" w:color="auto"/>
                <w:bottom w:val="none" w:sz="0" w:space="0" w:color="auto"/>
                <w:right w:val="none" w:sz="0" w:space="0" w:color="auto"/>
              </w:divBdr>
            </w:div>
            <w:div w:id="961309331">
              <w:marLeft w:val="0"/>
              <w:marRight w:val="0"/>
              <w:marTop w:val="0"/>
              <w:marBottom w:val="0"/>
              <w:divBdr>
                <w:top w:val="none" w:sz="0" w:space="0" w:color="auto"/>
                <w:left w:val="none" w:sz="0" w:space="0" w:color="auto"/>
                <w:bottom w:val="none" w:sz="0" w:space="0" w:color="auto"/>
                <w:right w:val="none" w:sz="0" w:space="0" w:color="auto"/>
              </w:divBdr>
            </w:div>
            <w:div w:id="624703069">
              <w:marLeft w:val="0"/>
              <w:marRight w:val="0"/>
              <w:marTop w:val="0"/>
              <w:marBottom w:val="0"/>
              <w:divBdr>
                <w:top w:val="none" w:sz="0" w:space="0" w:color="auto"/>
                <w:left w:val="none" w:sz="0" w:space="0" w:color="auto"/>
                <w:bottom w:val="none" w:sz="0" w:space="0" w:color="auto"/>
                <w:right w:val="none" w:sz="0" w:space="0" w:color="auto"/>
              </w:divBdr>
            </w:div>
            <w:div w:id="788671334">
              <w:marLeft w:val="0"/>
              <w:marRight w:val="0"/>
              <w:marTop w:val="0"/>
              <w:marBottom w:val="0"/>
              <w:divBdr>
                <w:top w:val="none" w:sz="0" w:space="0" w:color="auto"/>
                <w:left w:val="none" w:sz="0" w:space="0" w:color="auto"/>
                <w:bottom w:val="none" w:sz="0" w:space="0" w:color="auto"/>
                <w:right w:val="none" w:sz="0" w:space="0" w:color="auto"/>
              </w:divBdr>
            </w:div>
            <w:div w:id="2104762578">
              <w:marLeft w:val="0"/>
              <w:marRight w:val="0"/>
              <w:marTop w:val="0"/>
              <w:marBottom w:val="0"/>
              <w:divBdr>
                <w:top w:val="none" w:sz="0" w:space="0" w:color="auto"/>
                <w:left w:val="none" w:sz="0" w:space="0" w:color="auto"/>
                <w:bottom w:val="none" w:sz="0" w:space="0" w:color="auto"/>
                <w:right w:val="none" w:sz="0" w:space="0" w:color="auto"/>
              </w:divBdr>
            </w:div>
            <w:div w:id="694229864">
              <w:marLeft w:val="0"/>
              <w:marRight w:val="0"/>
              <w:marTop w:val="0"/>
              <w:marBottom w:val="0"/>
              <w:divBdr>
                <w:top w:val="none" w:sz="0" w:space="0" w:color="auto"/>
                <w:left w:val="none" w:sz="0" w:space="0" w:color="auto"/>
                <w:bottom w:val="none" w:sz="0" w:space="0" w:color="auto"/>
                <w:right w:val="none" w:sz="0" w:space="0" w:color="auto"/>
              </w:divBdr>
            </w:div>
            <w:div w:id="52394685">
              <w:marLeft w:val="0"/>
              <w:marRight w:val="0"/>
              <w:marTop w:val="0"/>
              <w:marBottom w:val="0"/>
              <w:divBdr>
                <w:top w:val="none" w:sz="0" w:space="0" w:color="auto"/>
                <w:left w:val="none" w:sz="0" w:space="0" w:color="auto"/>
                <w:bottom w:val="none" w:sz="0" w:space="0" w:color="auto"/>
                <w:right w:val="none" w:sz="0" w:space="0" w:color="auto"/>
              </w:divBdr>
            </w:div>
            <w:div w:id="1378356743">
              <w:marLeft w:val="0"/>
              <w:marRight w:val="0"/>
              <w:marTop w:val="0"/>
              <w:marBottom w:val="0"/>
              <w:divBdr>
                <w:top w:val="none" w:sz="0" w:space="0" w:color="auto"/>
                <w:left w:val="none" w:sz="0" w:space="0" w:color="auto"/>
                <w:bottom w:val="none" w:sz="0" w:space="0" w:color="auto"/>
                <w:right w:val="none" w:sz="0" w:space="0" w:color="auto"/>
              </w:divBdr>
            </w:div>
            <w:div w:id="481973183">
              <w:marLeft w:val="0"/>
              <w:marRight w:val="0"/>
              <w:marTop w:val="0"/>
              <w:marBottom w:val="0"/>
              <w:divBdr>
                <w:top w:val="none" w:sz="0" w:space="0" w:color="auto"/>
                <w:left w:val="none" w:sz="0" w:space="0" w:color="auto"/>
                <w:bottom w:val="none" w:sz="0" w:space="0" w:color="auto"/>
                <w:right w:val="none" w:sz="0" w:space="0" w:color="auto"/>
              </w:divBdr>
            </w:div>
            <w:div w:id="1944996155">
              <w:marLeft w:val="0"/>
              <w:marRight w:val="0"/>
              <w:marTop w:val="0"/>
              <w:marBottom w:val="0"/>
              <w:divBdr>
                <w:top w:val="none" w:sz="0" w:space="0" w:color="auto"/>
                <w:left w:val="none" w:sz="0" w:space="0" w:color="auto"/>
                <w:bottom w:val="none" w:sz="0" w:space="0" w:color="auto"/>
                <w:right w:val="none" w:sz="0" w:space="0" w:color="auto"/>
              </w:divBdr>
            </w:div>
            <w:div w:id="2097363458">
              <w:marLeft w:val="0"/>
              <w:marRight w:val="0"/>
              <w:marTop w:val="0"/>
              <w:marBottom w:val="0"/>
              <w:divBdr>
                <w:top w:val="none" w:sz="0" w:space="0" w:color="auto"/>
                <w:left w:val="none" w:sz="0" w:space="0" w:color="auto"/>
                <w:bottom w:val="none" w:sz="0" w:space="0" w:color="auto"/>
                <w:right w:val="none" w:sz="0" w:space="0" w:color="auto"/>
              </w:divBdr>
            </w:div>
            <w:div w:id="2088765070">
              <w:marLeft w:val="0"/>
              <w:marRight w:val="0"/>
              <w:marTop w:val="0"/>
              <w:marBottom w:val="0"/>
              <w:divBdr>
                <w:top w:val="none" w:sz="0" w:space="0" w:color="auto"/>
                <w:left w:val="none" w:sz="0" w:space="0" w:color="auto"/>
                <w:bottom w:val="none" w:sz="0" w:space="0" w:color="auto"/>
                <w:right w:val="none" w:sz="0" w:space="0" w:color="auto"/>
              </w:divBdr>
            </w:div>
            <w:div w:id="207955442">
              <w:marLeft w:val="0"/>
              <w:marRight w:val="0"/>
              <w:marTop w:val="0"/>
              <w:marBottom w:val="0"/>
              <w:divBdr>
                <w:top w:val="none" w:sz="0" w:space="0" w:color="auto"/>
                <w:left w:val="none" w:sz="0" w:space="0" w:color="auto"/>
                <w:bottom w:val="none" w:sz="0" w:space="0" w:color="auto"/>
                <w:right w:val="none" w:sz="0" w:space="0" w:color="auto"/>
              </w:divBdr>
            </w:div>
            <w:div w:id="1016423781">
              <w:marLeft w:val="0"/>
              <w:marRight w:val="0"/>
              <w:marTop w:val="0"/>
              <w:marBottom w:val="0"/>
              <w:divBdr>
                <w:top w:val="none" w:sz="0" w:space="0" w:color="auto"/>
                <w:left w:val="none" w:sz="0" w:space="0" w:color="auto"/>
                <w:bottom w:val="none" w:sz="0" w:space="0" w:color="auto"/>
                <w:right w:val="none" w:sz="0" w:space="0" w:color="auto"/>
              </w:divBdr>
            </w:div>
            <w:div w:id="17628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593">
      <w:bodyDiv w:val="1"/>
      <w:marLeft w:val="0"/>
      <w:marRight w:val="0"/>
      <w:marTop w:val="0"/>
      <w:marBottom w:val="0"/>
      <w:divBdr>
        <w:top w:val="none" w:sz="0" w:space="0" w:color="auto"/>
        <w:left w:val="none" w:sz="0" w:space="0" w:color="auto"/>
        <w:bottom w:val="none" w:sz="0" w:space="0" w:color="auto"/>
        <w:right w:val="none" w:sz="0" w:space="0" w:color="auto"/>
      </w:divBdr>
      <w:divsChild>
        <w:div w:id="1112243677">
          <w:marLeft w:val="0"/>
          <w:marRight w:val="0"/>
          <w:marTop w:val="0"/>
          <w:marBottom w:val="0"/>
          <w:divBdr>
            <w:top w:val="none" w:sz="0" w:space="0" w:color="auto"/>
            <w:left w:val="none" w:sz="0" w:space="0" w:color="auto"/>
            <w:bottom w:val="none" w:sz="0" w:space="0" w:color="auto"/>
            <w:right w:val="none" w:sz="0" w:space="0" w:color="auto"/>
          </w:divBdr>
          <w:divsChild>
            <w:div w:id="1635791619">
              <w:marLeft w:val="0"/>
              <w:marRight w:val="0"/>
              <w:marTop w:val="0"/>
              <w:marBottom w:val="0"/>
              <w:divBdr>
                <w:top w:val="none" w:sz="0" w:space="0" w:color="auto"/>
                <w:left w:val="none" w:sz="0" w:space="0" w:color="auto"/>
                <w:bottom w:val="none" w:sz="0" w:space="0" w:color="auto"/>
                <w:right w:val="none" w:sz="0" w:space="0" w:color="auto"/>
              </w:divBdr>
            </w:div>
            <w:div w:id="76679967">
              <w:marLeft w:val="0"/>
              <w:marRight w:val="0"/>
              <w:marTop w:val="0"/>
              <w:marBottom w:val="0"/>
              <w:divBdr>
                <w:top w:val="none" w:sz="0" w:space="0" w:color="auto"/>
                <w:left w:val="none" w:sz="0" w:space="0" w:color="auto"/>
                <w:bottom w:val="none" w:sz="0" w:space="0" w:color="auto"/>
                <w:right w:val="none" w:sz="0" w:space="0" w:color="auto"/>
              </w:divBdr>
            </w:div>
            <w:div w:id="945582765">
              <w:marLeft w:val="0"/>
              <w:marRight w:val="0"/>
              <w:marTop w:val="0"/>
              <w:marBottom w:val="0"/>
              <w:divBdr>
                <w:top w:val="none" w:sz="0" w:space="0" w:color="auto"/>
                <w:left w:val="none" w:sz="0" w:space="0" w:color="auto"/>
                <w:bottom w:val="none" w:sz="0" w:space="0" w:color="auto"/>
                <w:right w:val="none" w:sz="0" w:space="0" w:color="auto"/>
              </w:divBdr>
            </w:div>
            <w:div w:id="1876036005">
              <w:marLeft w:val="0"/>
              <w:marRight w:val="0"/>
              <w:marTop w:val="0"/>
              <w:marBottom w:val="0"/>
              <w:divBdr>
                <w:top w:val="none" w:sz="0" w:space="0" w:color="auto"/>
                <w:left w:val="none" w:sz="0" w:space="0" w:color="auto"/>
                <w:bottom w:val="none" w:sz="0" w:space="0" w:color="auto"/>
                <w:right w:val="none" w:sz="0" w:space="0" w:color="auto"/>
              </w:divBdr>
            </w:div>
            <w:div w:id="117070256">
              <w:marLeft w:val="0"/>
              <w:marRight w:val="0"/>
              <w:marTop w:val="0"/>
              <w:marBottom w:val="0"/>
              <w:divBdr>
                <w:top w:val="none" w:sz="0" w:space="0" w:color="auto"/>
                <w:left w:val="none" w:sz="0" w:space="0" w:color="auto"/>
                <w:bottom w:val="none" w:sz="0" w:space="0" w:color="auto"/>
                <w:right w:val="none" w:sz="0" w:space="0" w:color="auto"/>
              </w:divBdr>
            </w:div>
            <w:div w:id="12432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7209">
      <w:bodyDiv w:val="1"/>
      <w:marLeft w:val="0"/>
      <w:marRight w:val="0"/>
      <w:marTop w:val="0"/>
      <w:marBottom w:val="0"/>
      <w:divBdr>
        <w:top w:val="none" w:sz="0" w:space="0" w:color="auto"/>
        <w:left w:val="none" w:sz="0" w:space="0" w:color="auto"/>
        <w:bottom w:val="none" w:sz="0" w:space="0" w:color="auto"/>
        <w:right w:val="none" w:sz="0" w:space="0" w:color="auto"/>
      </w:divBdr>
      <w:divsChild>
        <w:div w:id="1309282644">
          <w:marLeft w:val="0"/>
          <w:marRight w:val="0"/>
          <w:marTop w:val="0"/>
          <w:marBottom w:val="0"/>
          <w:divBdr>
            <w:top w:val="none" w:sz="0" w:space="0" w:color="auto"/>
            <w:left w:val="none" w:sz="0" w:space="0" w:color="auto"/>
            <w:bottom w:val="none" w:sz="0" w:space="0" w:color="auto"/>
            <w:right w:val="none" w:sz="0" w:space="0" w:color="auto"/>
          </w:divBdr>
          <w:divsChild>
            <w:div w:id="88697190">
              <w:marLeft w:val="0"/>
              <w:marRight w:val="0"/>
              <w:marTop w:val="0"/>
              <w:marBottom w:val="0"/>
              <w:divBdr>
                <w:top w:val="none" w:sz="0" w:space="0" w:color="auto"/>
                <w:left w:val="none" w:sz="0" w:space="0" w:color="auto"/>
                <w:bottom w:val="none" w:sz="0" w:space="0" w:color="auto"/>
                <w:right w:val="none" w:sz="0" w:space="0" w:color="auto"/>
              </w:divBdr>
            </w:div>
            <w:div w:id="120148948">
              <w:marLeft w:val="0"/>
              <w:marRight w:val="0"/>
              <w:marTop w:val="0"/>
              <w:marBottom w:val="0"/>
              <w:divBdr>
                <w:top w:val="none" w:sz="0" w:space="0" w:color="auto"/>
                <w:left w:val="none" w:sz="0" w:space="0" w:color="auto"/>
                <w:bottom w:val="none" w:sz="0" w:space="0" w:color="auto"/>
                <w:right w:val="none" w:sz="0" w:space="0" w:color="auto"/>
              </w:divBdr>
            </w:div>
            <w:div w:id="165290475">
              <w:marLeft w:val="0"/>
              <w:marRight w:val="0"/>
              <w:marTop w:val="0"/>
              <w:marBottom w:val="0"/>
              <w:divBdr>
                <w:top w:val="none" w:sz="0" w:space="0" w:color="auto"/>
                <w:left w:val="none" w:sz="0" w:space="0" w:color="auto"/>
                <w:bottom w:val="none" w:sz="0" w:space="0" w:color="auto"/>
                <w:right w:val="none" w:sz="0" w:space="0" w:color="auto"/>
              </w:divBdr>
            </w:div>
            <w:div w:id="201750655">
              <w:marLeft w:val="0"/>
              <w:marRight w:val="0"/>
              <w:marTop w:val="0"/>
              <w:marBottom w:val="0"/>
              <w:divBdr>
                <w:top w:val="none" w:sz="0" w:space="0" w:color="auto"/>
                <w:left w:val="none" w:sz="0" w:space="0" w:color="auto"/>
                <w:bottom w:val="none" w:sz="0" w:space="0" w:color="auto"/>
                <w:right w:val="none" w:sz="0" w:space="0" w:color="auto"/>
              </w:divBdr>
            </w:div>
            <w:div w:id="210389062">
              <w:marLeft w:val="0"/>
              <w:marRight w:val="0"/>
              <w:marTop w:val="0"/>
              <w:marBottom w:val="0"/>
              <w:divBdr>
                <w:top w:val="none" w:sz="0" w:space="0" w:color="auto"/>
                <w:left w:val="none" w:sz="0" w:space="0" w:color="auto"/>
                <w:bottom w:val="none" w:sz="0" w:space="0" w:color="auto"/>
                <w:right w:val="none" w:sz="0" w:space="0" w:color="auto"/>
              </w:divBdr>
            </w:div>
            <w:div w:id="243801219">
              <w:marLeft w:val="0"/>
              <w:marRight w:val="0"/>
              <w:marTop w:val="0"/>
              <w:marBottom w:val="0"/>
              <w:divBdr>
                <w:top w:val="none" w:sz="0" w:space="0" w:color="auto"/>
                <w:left w:val="none" w:sz="0" w:space="0" w:color="auto"/>
                <w:bottom w:val="none" w:sz="0" w:space="0" w:color="auto"/>
                <w:right w:val="none" w:sz="0" w:space="0" w:color="auto"/>
              </w:divBdr>
            </w:div>
            <w:div w:id="534539371">
              <w:marLeft w:val="0"/>
              <w:marRight w:val="0"/>
              <w:marTop w:val="0"/>
              <w:marBottom w:val="0"/>
              <w:divBdr>
                <w:top w:val="none" w:sz="0" w:space="0" w:color="auto"/>
                <w:left w:val="none" w:sz="0" w:space="0" w:color="auto"/>
                <w:bottom w:val="none" w:sz="0" w:space="0" w:color="auto"/>
                <w:right w:val="none" w:sz="0" w:space="0" w:color="auto"/>
              </w:divBdr>
            </w:div>
            <w:div w:id="555314251">
              <w:marLeft w:val="0"/>
              <w:marRight w:val="0"/>
              <w:marTop w:val="0"/>
              <w:marBottom w:val="0"/>
              <w:divBdr>
                <w:top w:val="none" w:sz="0" w:space="0" w:color="auto"/>
                <w:left w:val="none" w:sz="0" w:space="0" w:color="auto"/>
                <w:bottom w:val="none" w:sz="0" w:space="0" w:color="auto"/>
                <w:right w:val="none" w:sz="0" w:space="0" w:color="auto"/>
              </w:divBdr>
            </w:div>
            <w:div w:id="583223363">
              <w:marLeft w:val="0"/>
              <w:marRight w:val="0"/>
              <w:marTop w:val="0"/>
              <w:marBottom w:val="0"/>
              <w:divBdr>
                <w:top w:val="none" w:sz="0" w:space="0" w:color="auto"/>
                <w:left w:val="none" w:sz="0" w:space="0" w:color="auto"/>
                <w:bottom w:val="none" w:sz="0" w:space="0" w:color="auto"/>
                <w:right w:val="none" w:sz="0" w:space="0" w:color="auto"/>
              </w:divBdr>
            </w:div>
            <w:div w:id="618806799">
              <w:marLeft w:val="0"/>
              <w:marRight w:val="0"/>
              <w:marTop w:val="0"/>
              <w:marBottom w:val="0"/>
              <w:divBdr>
                <w:top w:val="none" w:sz="0" w:space="0" w:color="auto"/>
                <w:left w:val="none" w:sz="0" w:space="0" w:color="auto"/>
                <w:bottom w:val="none" w:sz="0" w:space="0" w:color="auto"/>
                <w:right w:val="none" w:sz="0" w:space="0" w:color="auto"/>
              </w:divBdr>
            </w:div>
            <w:div w:id="661203619">
              <w:marLeft w:val="0"/>
              <w:marRight w:val="0"/>
              <w:marTop w:val="0"/>
              <w:marBottom w:val="0"/>
              <w:divBdr>
                <w:top w:val="none" w:sz="0" w:space="0" w:color="auto"/>
                <w:left w:val="none" w:sz="0" w:space="0" w:color="auto"/>
                <w:bottom w:val="none" w:sz="0" w:space="0" w:color="auto"/>
                <w:right w:val="none" w:sz="0" w:space="0" w:color="auto"/>
              </w:divBdr>
            </w:div>
            <w:div w:id="846407503">
              <w:marLeft w:val="0"/>
              <w:marRight w:val="0"/>
              <w:marTop w:val="0"/>
              <w:marBottom w:val="0"/>
              <w:divBdr>
                <w:top w:val="none" w:sz="0" w:space="0" w:color="auto"/>
                <w:left w:val="none" w:sz="0" w:space="0" w:color="auto"/>
                <w:bottom w:val="none" w:sz="0" w:space="0" w:color="auto"/>
                <w:right w:val="none" w:sz="0" w:space="0" w:color="auto"/>
              </w:divBdr>
            </w:div>
            <w:div w:id="902833966">
              <w:marLeft w:val="0"/>
              <w:marRight w:val="0"/>
              <w:marTop w:val="0"/>
              <w:marBottom w:val="0"/>
              <w:divBdr>
                <w:top w:val="none" w:sz="0" w:space="0" w:color="auto"/>
                <w:left w:val="none" w:sz="0" w:space="0" w:color="auto"/>
                <w:bottom w:val="none" w:sz="0" w:space="0" w:color="auto"/>
                <w:right w:val="none" w:sz="0" w:space="0" w:color="auto"/>
              </w:divBdr>
            </w:div>
            <w:div w:id="1096560887">
              <w:marLeft w:val="0"/>
              <w:marRight w:val="0"/>
              <w:marTop w:val="0"/>
              <w:marBottom w:val="0"/>
              <w:divBdr>
                <w:top w:val="none" w:sz="0" w:space="0" w:color="auto"/>
                <w:left w:val="none" w:sz="0" w:space="0" w:color="auto"/>
                <w:bottom w:val="none" w:sz="0" w:space="0" w:color="auto"/>
                <w:right w:val="none" w:sz="0" w:space="0" w:color="auto"/>
              </w:divBdr>
            </w:div>
            <w:div w:id="1141078908">
              <w:marLeft w:val="0"/>
              <w:marRight w:val="0"/>
              <w:marTop w:val="0"/>
              <w:marBottom w:val="0"/>
              <w:divBdr>
                <w:top w:val="none" w:sz="0" w:space="0" w:color="auto"/>
                <w:left w:val="none" w:sz="0" w:space="0" w:color="auto"/>
                <w:bottom w:val="none" w:sz="0" w:space="0" w:color="auto"/>
                <w:right w:val="none" w:sz="0" w:space="0" w:color="auto"/>
              </w:divBdr>
            </w:div>
            <w:div w:id="1256329339">
              <w:marLeft w:val="0"/>
              <w:marRight w:val="0"/>
              <w:marTop w:val="0"/>
              <w:marBottom w:val="0"/>
              <w:divBdr>
                <w:top w:val="none" w:sz="0" w:space="0" w:color="auto"/>
                <w:left w:val="none" w:sz="0" w:space="0" w:color="auto"/>
                <w:bottom w:val="none" w:sz="0" w:space="0" w:color="auto"/>
                <w:right w:val="none" w:sz="0" w:space="0" w:color="auto"/>
              </w:divBdr>
            </w:div>
            <w:div w:id="1256748451">
              <w:marLeft w:val="0"/>
              <w:marRight w:val="0"/>
              <w:marTop w:val="0"/>
              <w:marBottom w:val="0"/>
              <w:divBdr>
                <w:top w:val="none" w:sz="0" w:space="0" w:color="auto"/>
                <w:left w:val="none" w:sz="0" w:space="0" w:color="auto"/>
                <w:bottom w:val="none" w:sz="0" w:space="0" w:color="auto"/>
                <w:right w:val="none" w:sz="0" w:space="0" w:color="auto"/>
              </w:divBdr>
            </w:div>
            <w:div w:id="1431124792">
              <w:marLeft w:val="0"/>
              <w:marRight w:val="0"/>
              <w:marTop w:val="0"/>
              <w:marBottom w:val="0"/>
              <w:divBdr>
                <w:top w:val="none" w:sz="0" w:space="0" w:color="auto"/>
                <w:left w:val="none" w:sz="0" w:space="0" w:color="auto"/>
                <w:bottom w:val="none" w:sz="0" w:space="0" w:color="auto"/>
                <w:right w:val="none" w:sz="0" w:space="0" w:color="auto"/>
              </w:divBdr>
            </w:div>
            <w:div w:id="1436248632">
              <w:marLeft w:val="0"/>
              <w:marRight w:val="0"/>
              <w:marTop w:val="0"/>
              <w:marBottom w:val="0"/>
              <w:divBdr>
                <w:top w:val="none" w:sz="0" w:space="0" w:color="auto"/>
                <w:left w:val="none" w:sz="0" w:space="0" w:color="auto"/>
                <w:bottom w:val="none" w:sz="0" w:space="0" w:color="auto"/>
                <w:right w:val="none" w:sz="0" w:space="0" w:color="auto"/>
              </w:divBdr>
            </w:div>
            <w:div w:id="1536196064">
              <w:marLeft w:val="0"/>
              <w:marRight w:val="0"/>
              <w:marTop w:val="0"/>
              <w:marBottom w:val="0"/>
              <w:divBdr>
                <w:top w:val="none" w:sz="0" w:space="0" w:color="auto"/>
                <w:left w:val="none" w:sz="0" w:space="0" w:color="auto"/>
                <w:bottom w:val="none" w:sz="0" w:space="0" w:color="auto"/>
                <w:right w:val="none" w:sz="0" w:space="0" w:color="auto"/>
              </w:divBdr>
            </w:div>
            <w:div w:id="1669938586">
              <w:marLeft w:val="0"/>
              <w:marRight w:val="0"/>
              <w:marTop w:val="0"/>
              <w:marBottom w:val="0"/>
              <w:divBdr>
                <w:top w:val="none" w:sz="0" w:space="0" w:color="auto"/>
                <w:left w:val="none" w:sz="0" w:space="0" w:color="auto"/>
                <w:bottom w:val="none" w:sz="0" w:space="0" w:color="auto"/>
                <w:right w:val="none" w:sz="0" w:space="0" w:color="auto"/>
              </w:divBdr>
            </w:div>
            <w:div w:id="1674726796">
              <w:marLeft w:val="0"/>
              <w:marRight w:val="0"/>
              <w:marTop w:val="0"/>
              <w:marBottom w:val="0"/>
              <w:divBdr>
                <w:top w:val="none" w:sz="0" w:space="0" w:color="auto"/>
                <w:left w:val="none" w:sz="0" w:space="0" w:color="auto"/>
                <w:bottom w:val="none" w:sz="0" w:space="0" w:color="auto"/>
                <w:right w:val="none" w:sz="0" w:space="0" w:color="auto"/>
              </w:divBdr>
            </w:div>
            <w:div w:id="1702047432">
              <w:marLeft w:val="0"/>
              <w:marRight w:val="0"/>
              <w:marTop w:val="0"/>
              <w:marBottom w:val="0"/>
              <w:divBdr>
                <w:top w:val="none" w:sz="0" w:space="0" w:color="auto"/>
                <w:left w:val="none" w:sz="0" w:space="0" w:color="auto"/>
                <w:bottom w:val="none" w:sz="0" w:space="0" w:color="auto"/>
                <w:right w:val="none" w:sz="0" w:space="0" w:color="auto"/>
              </w:divBdr>
            </w:div>
            <w:div w:id="1746956459">
              <w:marLeft w:val="0"/>
              <w:marRight w:val="0"/>
              <w:marTop w:val="0"/>
              <w:marBottom w:val="0"/>
              <w:divBdr>
                <w:top w:val="none" w:sz="0" w:space="0" w:color="auto"/>
                <w:left w:val="none" w:sz="0" w:space="0" w:color="auto"/>
                <w:bottom w:val="none" w:sz="0" w:space="0" w:color="auto"/>
                <w:right w:val="none" w:sz="0" w:space="0" w:color="auto"/>
              </w:divBdr>
            </w:div>
            <w:div w:id="1874534846">
              <w:marLeft w:val="0"/>
              <w:marRight w:val="0"/>
              <w:marTop w:val="0"/>
              <w:marBottom w:val="0"/>
              <w:divBdr>
                <w:top w:val="none" w:sz="0" w:space="0" w:color="auto"/>
                <w:left w:val="none" w:sz="0" w:space="0" w:color="auto"/>
                <w:bottom w:val="none" w:sz="0" w:space="0" w:color="auto"/>
                <w:right w:val="none" w:sz="0" w:space="0" w:color="auto"/>
              </w:divBdr>
            </w:div>
            <w:div w:id="2052266318">
              <w:marLeft w:val="0"/>
              <w:marRight w:val="0"/>
              <w:marTop w:val="0"/>
              <w:marBottom w:val="0"/>
              <w:divBdr>
                <w:top w:val="none" w:sz="0" w:space="0" w:color="auto"/>
                <w:left w:val="none" w:sz="0" w:space="0" w:color="auto"/>
                <w:bottom w:val="none" w:sz="0" w:space="0" w:color="auto"/>
                <w:right w:val="none" w:sz="0" w:space="0" w:color="auto"/>
              </w:divBdr>
            </w:div>
            <w:div w:id="2079596306">
              <w:marLeft w:val="0"/>
              <w:marRight w:val="0"/>
              <w:marTop w:val="0"/>
              <w:marBottom w:val="0"/>
              <w:divBdr>
                <w:top w:val="none" w:sz="0" w:space="0" w:color="auto"/>
                <w:left w:val="none" w:sz="0" w:space="0" w:color="auto"/>
                <w:bottom w:val="none" w:sz="0" w:space="0" w:color="auto"/>
                <w:right w:val="none" w:sz="0" w:space="0" w:color="auto"/>
              </w:divBdr>
            </w:div>
            <w:div w:id="2089498047">
              <w:marLeft w:val="0"/>
              <w:marRight w:val="0"/>
              <w:marTop w:val="0"/>
              <w:marBottom w:val="0"/>
              <w:divBdr>
                <w:top w:val="none" w:sz="0" w:space="0" w:color="auto"/>
                <w:left w:val="none" w:sz="0" w:space="0" w:color="auto"/>
                <w:bottom w:val="none" w:sz="0" w:space="0" w:color="auto"/>
                <w:right w:val="none" w:sz="0" w:space="0" w:color="auto"/>
              </w:divBdr>
            </w:div>
            <w:div w:id="2105950012">
              <w:marLeft w:val="0"/>
              <w:marRight w:val="0"/>
              <w:marTop w:val="0"/>
              <w:marBottom w:val="0"/>
              <w:divBdr>
                <w:top w:val="none" w:sz="0" w:space="0" w:color="auto"/>
                <w:left w:val="none" w:sz="0" w:space="0" w:color="auto"/>
                <w:bottom w:val="none" w:sz="0" w:space="0" w:color="auto"/>
                <w:right w:val="none" w:sz="0" w:space="0" w:color="auto"/>
              </w:divBdr>
            </w:div>
            <w:div w:id="21144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7044">
      <w:bodyDiv w:val="1"/>
      <w:marLeft w:val="0"/>
      <w:marRight w:val="0"/>
      <w:marTop w:val="0"/>
      <w:marBottom w:val="0"/>
      <w:divBdr>
        <w:top w:val="none" w:sz="0" w:space="0" w:color="auto"/>
        <w:left w:val="none" w:sz="0" w:space="0" w:color="auto"/>
        <w:bottom w:val="none" w:sz="0" w:space="0" w:color="auto"/>
        <w:right w:val="none" w:sz="0" w:space="0" w:color="auto"/>
      </w:divBdr>
      <w:divsChild>
        <w:div w:id="1435664038">
          <w:marLeft w:val="0"/>
          <w:marRight w:val="0"/>
          <w:marTop w:val="0"/>
          <w:marBottom w:val="0"/>
          <w:divBdr>
            <w:top w:val="none" w:sz="0" w:space="0" w:color="auto"/>
            <w:left w:val="none" w:sz="0" w:space="0" w:color="auto"/>
            <w:bottom w:val="none" w:sz="0" w:space="0" w:color="auto"/>
            <w:right w:val="none" w:sz="0" w:space="0" w:color="auto"/>
          </w:divBdr>
          <w:divsChild>
            <w:div w:id="1929462861">
              <w:marLeft w:val="0"/>
              <w:marRight w:val="0"/>
              <w:marTop w:val="0"/>
              <w:marBottom w:val="0"/>
              <w:divBdr>
                <w:top w:val="none" w:sz="0" w:space="0" w:color="auto"/>
                <w:left w:val="none" w:sz="0" w:space="0" w:color="auto"/>
                <w:bottom w:val="none" w:sz="0" w:space="0" w:color="auto"/>
                <w:right w:val="none" w:sz="0" w:space="0" w:color="auto"/>
              </w:divBdr>
            </w:div>
            <w:div w:id="1475754950">
              <w:marLeft w:val="0"/>
              <w:marRight w:val="0"/>
              <w:marTop w:val="0"/>
              <w:marBottom w:val="0"/>
              <w:divBdr>
                <w:top w:val="none" w:sz="0" w:space="0" w:color="auto"/>
                <w:left w:val="none" w:sz="0" w:space="0" w:color="auto"/>
                <w:bottom w:val="none" w:sz="0" w:space="0" w:color="auto"/>
                <w:right w:val="none" w:sz="0" w:space="0" w:color="auto"/>
              </w:divBdr>
            </w:div>
            <w:div w:id="756290842">
              <w:marLeft w:val="0"/>
              <w:marRight w:val="0"/>
              <w:marTop w:val="0"/>
              <w:marBottom w:val="0"/>
              <w:divBdr>
                <w:top w:val="none" w:sz="0" w:space="0" w:color="auto"/>
                <w:left w:val="none" w:sz="0" w:space="0" w:color="auto"/>
                <w:bottom w:val="none" w:sz="0" w:space="0" w:color="auto"/>
                <w:right w:val="none" w:sz="0" w:space="0" w:color="auto"/>
              </w:divBdr>
            </w:div>
            <w:div w:id="488713003">
              <w:marLeft w:val="0"/>
              <w:marRight w:val="0"/>
              <w:marTop w:val="0"/>
              <w:marBottom w:val="0"/>
              <w:divBdr>
                <w:top w:val="none" w:sz="0" w:space="0" w:color="auto"/>
                <w:left w:val="none" w:sz="0" w:space="0" w:color="auto"/>
                <w:bottom w:val="none" w:sz="0" w:space="0" w:color="auto"/>
                <w:right w:val="none" w:sz="0" w:space="0" w:color="auto"/>
              </w:divBdr>
            </w:div>
            <w:div w:id="941838141">
              <w:marLeft w:val="0"/>
              <w:marRight w:val="0"/>
              <w:marTop w:val="0"/>
              <w:marBottom w:val="0"/>
              <w:divBdr>
                <w:top w:val="none" w:sz="0" w:space="0" w:color="auto"/>
                <w:left w:val="none" w:sz="0" w:space="0" w:color="auto"/>
                <w:bottom w:val="none" w:sz="0" w:space="0" w:color="auto"/>
                <w:right w:val="none" w:sz="0" w:space="0" w:color="auto"/>
              </w:divBdr>
            </w:div>
            <w:div w:id="16932646">
              <w:marLeft w:val="0"/>
              <w:marRight w:val="0"/>
              <w:marTop w:val="0"/>
              <w:marBottom w:val="0"/>
              <w:divBdr>
                <w:top w:val="none" w:sz="0" w:space="0" w:color="auto"/>
                <w:left w:val="none" w:sz="0" w:space="0" w:color="auto"/>
                <w:bottom w:val="none" w:sz="0" w:space="0" w:color="auto"/>
                <w:right w:val="none" w:sz="0" w:space="0" w:color="auto"/>
              </w:divBdr>
            </w:div>
            <w:div w:id="1247182506">
              <w:marLeft w:val="0"/>
              <w:marRight w:val="0"/>
              <w:marTop w:val="0"/>
              <w:marBottom w:val="0"/>
              <w:divBdr>
                <w:top w:val="none" w:sz="0" w:space="0" w:color="auto"/>
                <w:left w:val="none" w:sz="0" w:space="0" w:color="auto"/>
                <w:bottom w:val="none" w:sz="0" w:space="0" w:color="auto"/>
                <w:right w:val="none" w:sz="0" w:space="0" w:color="auto"/>
              </w:divBdr>
            </w:div>
            <w:div w:id="1763256723">
              <w:marLeft w:val="0"/>
              <w:marRight w:val="0"/>
              <w:marTop w:val="0"/>
              <w:marBottom w:val="0"/>
              <w:divBdr>
                <w:top w:val="none" w:sz="0" w:space="0" w:color="auto"/>
                <w:left w:val="none" w:sz="0" w:space="0" w:color="auto"/>
                <w:bottom w:val="none" w:sz="0" w:space="0" w:color="auto"/>
                <w:right w:val="none" w:sz="0" w:space="0" w:color="auto"/>
              </w:divBdr>
            </w:div>
            <w:div w:id="1878348868">
              <w:marLeft w:val="0"/>
              <w:marRight w:val="0"/>
              <w:marTop w:val="0"/>
              <w:marBottom w:val="0"/>
              <w:divBdr>
                <w:top w:val="none" w:sz="0" w:space="0" w:color="auto"/>
                <w:left w:val="none" w:sz="0" w:space="0" w:color="auto"/>
                <w:bottom w:val="none" w:sz="0" w:space="0" w:color="auto"/>
                <w:right w:val="none" w:sz="0" w:space="0" w:color="auto"/>
              </w:divBdr>
            </w:div>
            <w:div w:id="1644046367">
              <w:marLeft w:val="0"/>
              <w:marRight w:val="0"/>
              <w:marTop w:val="0"/>
              <w:marBottom w:val="0"/>
              <w:divBdr>
                <w:top w:val="none" w:sz="0" w:space="0" w:color="auto"/>
                <w:left w:val="none" w:sz="0" w:space="0" w:color="auto"/>
                <w:bottom w:val="none" w:sz="0" w:space="0" w:color="auto"/>
                <w:right w:val="none" w:sz="0" w:space="0" w:color="auto"/>
              </w:divBdr>
            </w:div>
            <w:div w:id="1097603783">
              <w:marLeft w:val="0"/>
              <w:marRight w:val="0"/>
              <w:marTop w:val="0"/>
              <w:marBottom w:val="0"/>
              <w:divBdr>
                <w:top w:val="none" w:sz="0" w:space="0" w:color="auto"/>
                <w:left w:val="none" w:sz="0" w:space="0" w:color="auto"/>
                <w:bottom w:val="none" w:sz="0" w:space="0" w:color="auto"/>
                <w:right w:val="none" w:sz="0" w:space="0" w:color="auto"/>
              </w:divBdr>
            </w:div>
            <w:div w:id="1246912095">
              <w:marLeft w:val="0"/>
              <w:marRight w:val="0"/>
              <w:marTop w:val="0"/>
              <w:marBottom w:val="0"/>
              <w:divBdr>
                <w:top w:val="none" w:sz="0" w:space="0" w:color="auto"/>
                <w:left w:val="none" w:sz="0" w:space="0" w:color="auto"/>
                <w:bottom w:val="none" w:sz="0" w:space="0" w:color="auto"/>
                <w:right w:val="none" w:sz="0" w:space="0" w:color="auto"/>
              </w:divBdr>
            </w:div>
            <w:div w:id="30502022">
              <w:marLeft w:val="0"/>
              <w:marRight w:val="0"/>
              <w:marTop w:val="0"/>
              <w:marBottom w:val="0"/>
              <w:divBdr>
                <w:top w:val="none" w:sz="0" w:space="0" w:color="auto"/>
                <w:left w:val="none" w:sz="0" w:space="0" w:color="auto"/>
                <w:bottom w:val="none" w:sz="0" w:space="0" w:color="auto"/>
                <w:right w:val="none" w:sz="0" w:space="0" w:color="auto"/>
              </w:divBdr>
            </w:div>
            <w:div w:id="2096708352">
              <w:marLeft w:val="0"/>
              <w:marRight w:val="0"/>
              <w:marTop w:val="0"/>
              <w:marBottom w:val="0"/>
              <w:divBdr>
                <w:top w:val="none" w:sz="0" w:space="0" w:color="auto"/>
                <w:left w:val="none" w:sz="0" w:space="0" w:color="auto"/>
                <w:bottom w:val="none" w:sz="0" w:space="0" w:color="auto"/>
                <w:right w:val="none" w:sz="0" w:space="0" w:color="auto"/>
              </w:divBdr>
            </w:div>
            <w:div w:id="86846893">
              <w:marLeft w:val="0"/>
              <w:marRight w:val="0"/>
              <w:marTop w:val="0"/>
              <w:marBottom w:val="0"/>
              <w:divBdr>
                <w:top w:val="none" w:sz="0" w:space="0" w:color="auto"/>
                <w:left w:val="none" w:sz="0" w:space="0" w:color="auto"/>
                <w:bottom w:val="none" w:sz="0" w:space="0" w:color="auto"/>
                <w:right w:val="none" w:sz="0" w:space="0" w:color="auto"/>
              </w:divBdr>
            </w:div>
            <w:div w:id="1630478610">
              <w:marLeft w:val="0"/>
              <w:marRight w:val="0"/>
              <w:marTop w:val="0"/>
              <w:marBottom w:val="0"/>
              <w:divBdr>
                <w:top w:val="none" w:sz="0" w:space="0" w:color="auto"/>
                <w:left w:val="none" w:sz="0" w:space="0" w:color="auto"/>
                <w:bottom w:val="none" w:sz="0" w:space="0" w:color="auto"/>
                <w:right w:val="none" w:sz="0" w:space="0" w:color="auto"/>
              </w:divBdr>
            </w:div>
            <w:div w:id="1301694674">
              <w:marLeft w:val="0"/>
              <w:marRight w:val="0"/>
              <w:marTop w:val="0"/>
              <w:marBottom w:val="0"/>
              <w:divBdr>
                <w:top w:val="none" w:sz="0" w:space="0" w:color="auto"/>
                <w:left w:val="none" w:sz="0" w:space="0" w:color="auto"/>
                <w:bottom w:val="none" w:sz="0" w:space="0" w:color="auto"/>
                <w:right w:val="none" w:sz="0" w:space="0" w:color="auto"/>
              </w:divBdr>
            </w:div>
            <w:div w:id="1093667359">
              <w:marLeft w:val="0"/>
              <w:marRight w:val="0"/>
              <w:marTop w:val="0"/>
              <w:marBottom w:val="0"/>
              <w:divBdr>
                <w:top w:val="none" w:sz="0" w:space="0" w:color="auto"/>
                <w:left w:val="none" w:sz="0" w:space="0" w:color="auto"/>
                <w:bottom w:val="none" w:sz="0" w:space="0" w:color="auto"/>
                <w:right w:val="none" w:sz="0" w:space="0" w:color="auto"/>
              </w:divBdr>
            </w:div>
            <w:div w:id="1057163414">
              <w:marLeft w:val="0"/>
              <w:marRight w:val="0"/>
              <w:marTop w:val="0"/>
              <w:marBottom w:val="0"/>
              <w:divBdr>
                <w:top w:val="none" w:sz="0" w:space="0" w:color="auto"/>
                <w:left w:val="none" w:sz="0" w:space="0" w:color="auto"/>
                <w:bottom w:val="none" w:sz="0" w:space="0" w:color="auto"/>
                <w:right w:val="none" w:sz="0" w:space="0" w:color="auto"/>
              </w:divBdr>
            </w:div>
            <w:div w:id="2027516514">
              <w:marLeft w:val="0"/>
              <w:marRight w:val="0"/>
              <w:marTop w:val="0"/>
              <w:marBottom w:val="0"/>
              <w:divBdr>
                <w:top w:val="none" w:sz="0" w:space="0" w:color="auto"/>
                <w:left w:val="none" w:sz="0" w:space="0" w:color="auto"/>
                <w:bottom w:val="none" w:sz="0" w:space="0" w:color="auto"/>
                <w:right w:val="none" w:sz="0" w:space="0" w:color="auto"/>
              </w:divBdr>
            </w:div>
            <w:div w:id="1447851259">
              <w:marLeft w:val="0"/>
              <w:marRight w:val="0"/>
              <w:marTop w:val="0"/>
              <w:marBottom w:val="0"/>
              <w:divBdr>
                <w:top w:val="none" w:sz="0" w:space="0" w:color="auto"/>
                <w:left w:val="none" w:sz="0" w:space="0" w:color="auto"/>
                <w:bottom w:val="none" w:sz="0" w:space="0" w:color="auto"/>
                <w:right w:val="none" w:sz="0" w:space="0" w:color="auto"/>
              </w:divBdr>
            </w:div>
            <w:div w:id="1599873987">
              <w:marLeft w:val="0"/>
              <w:marRight w:val="0"/>
              <w:marTop w:val="0"/>
              <w:marBottom w:val="0"/>
              <w:divBdr>
                <w:top w:val="none" w:sz="0" w:space="0" w:color="auto"/>
                <w:left w:val="none" w:sz="0" w:space="0" w:color="auto"/>
                <w:bottom w:val="none" w:sz="0" w:space="0" w:color="auto"/>
                <w:right w:val="none" w:sz="0" w:space="0" w:color="auto"/>
              </w:divBdr>
            </w:div>
            <w:div w:id="330564428">
              <w:marLeft w:val="0"/>
              <w:marRight w:val="0"/>
              <w:marTop w:val="0"/>
              <w:marBottom w:val="0"/>
              <w:divBdr>
                <w:top w:val="none" w:sz="0" w:space="0" w:color="auto"/>
                <w:left w:val="none" w:sz="0" w:space="0" w:color="auto"/>
                <w:bottom w:val="none" w:sz="0" w:space="0" w:color="auto"/>
                <w:right w:val="none" w:sz="0" w:space="0" w:color="auto"/>
              </w:divBdr>
            </w:div>
            <w:div w:id="1892418877">
              <w:marLeft w:val="0"/>
              <w:marRight w:val="0"/>
              <w:marTop w:val="0"/>
              <w:marBottom w:val="0"/>
              <w:divBdr>
                <w:top w:val="none" w:sz="0" w:space="0" w:color="auto"/>
                <w:left w:val="none" w:sz="0" w:space="0" w:color="auto"/>
                <w:bottom w:val="none" w:sz="0" w:space="0" w:color="auto"/>
                <w:right w:val="none" w:sz="0" w:space="0" w:color="auto"/>
              </w:divBdr>
            </w:div>
            <w:div w:id="2034917713">
              <w:marLeft w:val="0"/>
              <w:marRight w:val="0"/>
              <w:marTop w:val="0"/>
              <w:marBottom w:val="0"/>
              <w:divBdr>
                <w:top w:val="none" w:sz="0" w:space="0" w:color="auto"/>
                <w:left w:val="none" w:sz="0" w:space="0" w:color="auto"/>
                <w:bottom w:val="none" w:sz="0" w:space="0" w:color="auto"/>
                <w:right w:val="none" w:sz="0" w:space="0" w:color="auto"/>
              </w:divBdr>
            </w:div>
            <w:div w:id="1992174246">
              <w:marLeft w:val="0"/>
              <w:marRight w:val="0"/>
              <w:marTop w:val="0"/>
              <w:marBottom w:val="0"/>
              <w:divBdr>
                <w:top w:val="none" w:sz="0" w:space="0" w:color="auto"/>
                <w:left w:val="none" w:sz="0" w:space="0" w:color="auto"/>
                <w:bottom w:val="none" w:sz="0" w:space="0" w:color="auto"/>
                <w:right w:val="none" w:sz="0" w:space="0" w:color="auto"/>
              </w:divBdr>
            </w:div>
            <w:div w:id="690765966">
              <w:marLeft w:val="0"/>
              <w:marRight w:val="0"/>
              <w:marTop w:val="0"/>
              <w:marBottom w:val="0"/>
              <w:divBdr>
                <w:top w:val="none" w:sz="0" w:space="0" w:color="auto"/>
                <w:left w:val="none" w:sz="0" w:space="0" w:color="auto"/>
                <w:bottom w:val="none" w:sz="0" w:space="0" w:color="auto"/>
                <w:right w:val="none" w:sz="0" w:space="0" w:color="auto"/>
              </w:divBdr>
            </w:div>
            <w:div w:id="586035646">
              <w:marLeft w:val="0"/>
              <w:marRight w:val="0"/>
              <w:marTop w:val="0"/>
              <w:marBottom w:val="0"/>
              <w:divBdr>
                <w:top w:val="none" w:sz="0" w:space="0" w:color="auto"/>
                <w:left w:val="none" w:sz="0" w:space="0" w:color="auto"/>
                <w:bottom w:val="none" w:sz="0" w:space="0" w:color="auto"/>
                <w:right w:val="none" w:sz="0" w:space="0" w:color="auto"/>
              </w:divBdr>
            </w:div>
            <w:div w:id="1688410605">
              <w:marLeft w:val="0"/>
              <w:marRight w:val="0"/>
              <w:marTop w:val="0"/>
              <w:marBottom w:val="0"/>
              <w:divBdr>
                <w:top w:val="none" w:sz="0" w:space="0" w:color="auto"/>
                <w:left w:val="none" w:sz="0" w:space="0" w:color="auto"/>
                <w:bottom w:val="none" w:sz="0" w:space="0" w:color="auto"/>
                <w:right w:val="none" w:sz="0" w:space="0" w:color="auto"/>
              </w:divBdr>
            </w:div>
            <w:div w:id="380053632">
              <w:marLeft w:val="0"/>
              <w:marRight w:val="0"/>
              <w:marTop w:val="0"/>
              <w:marBottom w:val="0"/>
              <w:divBdr>
                <w:top w:val="none" w:sz="0" w:space="0" w:color="auto"/>
                <w:left w:val="none" w:sz="0" w:space="0" w:color="auto"/>
                <w:bottom w:val="none" w:sz="0" w:space="0" w:color="auto"/>
                <w:right w:val="none" w:sz="0" w:space="0" w:color="auto"/>
              </w:divBdr>
            </w:div>
            <w:div w:id="1019627549">
              <w:marLeft w:val="0"/>
              <w:marRight w:val="0"/>
              <w:marTop w:val="0"/>
              <w:marBottom w:val="0"/>
              <w:divBdr>
                <w:top w:val="none" w:sz="0" w:space="0" w:color="auto"/>
                <w:left w:val="none" w:sz="0" w:space="0" w:color="auto"/>
                <w:bottom w:val="none" w:sz="0" w:space="0" w:color="auto"/>
                <w:right w:val="none" w:sz="0" w:space="0" w:color="auto"/>
              </w:divBdr>
            </w:div>
            <w:div w:id="328602604">
              <w:marLeft w:val="0"/>
              <w:marRight w:val="0"/>
              <w:marTop w:val="0"/>
              <w:marBottom w:val="0"/>
              <w:divBdr>
                <w:top w:val="none" w:sz="0" w:space="0" w:color="auto"/>
                <w:left w:val="none" w:sz="0" w:space="0" w:color="auto"/>
                <w:bottom w:val="none" w:sz="0" w:space="0" w:color="auto"/>
                <w:right w:val="none" w:sz="0" w:space="0" w:color="auto"/>
              </w:divBdr>
            </w:div>
            <w:div w:id="1703095517">
              <w:marLeft w:val="0"/>
              <w:marRight w:val="0"/>
              <w:marTop w:val="0"/>
              <w:marBottom w:val="0"/>
              <w:divBdr>
                <w:top w:val="none" w:sz="0" w:space="0" w:color="auto"/>
                <w:left w:val="none" w:sz="0" w:space="0" w:color="auto"/>
                <w:bottom w:val="none" w:sz="0" w:space="0" w:color="auto"/>
                <w:right w:val="none" w:sz="0" w:space="0" w:color="auto"/>
              </w:divBdr>
            </w:div>
            <w:div w:id="868639743">
              <w:marLeft w:val="0"/>
              <w:marRight w:val="0"/>
              <w:marTop w:val="0"/>
              <w:marBottom w:val="0"/>
              <w:divBdr>
                <w:top w:val="none" w:sz="0" w:space="0" w:color="auto"/>
                <w:left w:val="none" w:sz="0" w:space="0" w:color="auto"/>
                <w:bottom w:val="none" w:sz="0" w:space="0" w:color="auto"/>
                <w:right w:val="none" w:sz="0" w:space="0" w:color="auto"/>
              </w:divBdr>
            </w:div>
            <w:div w:id="1393505232">
              <w:marLeft w:val="0"/>
              <w:marRight w:val="0"/>
              <w:marTop w:val="0"/>
              <w:marBottom w:val="0"/>
              <w:divBdr>
                <w:top w:val="none" w:sz="0" w:space="0" w:color="auto"/>
                <w:left w:val="none" w:sz="0" w:space="0" w:color="auto"/>
                <w:bottom w:val="none" w:sz="0" w:space="0" w:color="auto"/>
                <w:right w:val="none" w:sz="0" w:space="0" w:color="auto"/>
              </w:divBdr>
            </w:div>
            <w:div w:id="1193836484">
              <w:marLeft w:val="0"/>
              <w:marRight w:val="0"/>
              <w:marTop w:val="0"/>
              <w:marBottom w:val="0"/>
              <w:divBdr>
                <w:top w:val="none" w:sz="0" w:space="0" w:color="auto"/>
                <w:left w:val="none" w:sz="0" w:space="0" w:color="auto"/>
                <w:bottom w:val="none" w:sz="0" w:space="0" w:color="auto"/>
                <w:right w:val="none" w:sz="0" w:space="0" w:color="auto"/>
              </w:divBdr>
            </w:div>
            <w:div w:id="626006368">
              <w:marLeft w:val="0"/>
              <w:marRight w:val="0"/>
              <w:marTop w:val="0"/>
              <w:marBottom w:val="0"/>
              <w:divBdr>
                <w:top w:val="none" w:sz="0" w:space="0" w:color="auto"/>
                <w:left w:val="none" w:sz="0" w:space="0" w:color="auto"/>
                <w:bottom w:val="none" w:sz="0" w:space="0" w:color="auto"/>
                <w:right w:val="none" w:sz="0" w:space="0" w:color="auto"/>
              </w:divBdr>
            </w:div>
            <w:div w:id="94331408">
              <w:marLeft w:val="0"/>
              <w:marRight w:val="0"/>
              <w:marTop w:val="0"/>
              <w:marBottom w:val="0"/>
              <w:divBdr>
                <w:top w:val="none" w:sz="0" w:space="0" w:color="auto"/>
                <w:left w:val="none" w:sz="0" w:space="0" w:color="auto"/>
                <w:bottom w:val="none" w:sz="0" w:space="0" w:color="auto"/>
                <w:right w:val="none" w:sz="0" w:space="0" w:color="auto"/>
              </w:divBdr>
            </w:div>
            <w:div w:id="731854673">
              <w:marLeft w:val="0"/>
              <w:marRight w:val="0"/>
              <w:marTop w:val="0"/>
              <w:marBottom w:val="0"/>
              <w:divBdr>
                <w:top w:val="none" w:sz="0" w:space="0" w:color="auto"/>
                <w:left w:val="none" w:sz="0" w:space="0" w:color="auto"/>
                <w:bottom w:val="none" w:sz="0" w:space="0" w:color="auto"/>
                <w:right w:val="none" w:sz="0" w:space="0" w:color="auto"/>
              </w:divBdr>
            </w:div>
            <w:div w:id="707266010">
              <w:marLeft w:val="0"/>
              <w:marRight w:val="0"/>
              <w:marTop w:val="0"/>
              <w:marBottom w:val="0"/>
              <w:divBdr>
                <w:top w:val="none" w:sz="0" w:space="0" w:color="auto"/>
                <w:left w:val="none" w:sz="0" w:space="0" w:color="auto"/>
                <w:bottom w:val="none" w:sz="0" w:space="0" w:color="auto"/>
                <w:right w:val="none" w:sz="0" w:space="0" w:color="auto"/>
              </w:divBdr>
            </w:div>
            <w:div w:id="2016030430">
              <w:marLeft w:val="0"/>
              <w:marRight w:val="0"/>
              <w:marTop w:val="0"/>
              <w:marBottom w:val="0"/>
              <w:divBdr>
                <w:top w:val="none" w:sz="0" w:space="0" w:color="auto"/>
                <w:left w:val="none" w:sz="0" w:space="0" w:color="auto"/>
                <w:bottom w:val="none" w:sz="0" w:space="0" w:color="auto"/>
                <w:right w:val="none" w:sz="0" w:space="0" w:color="auto"/>
              </w:divBdr>
            </w:div>
            <w:div w:id="394860547">
              <w:marLeft w:val="0"/>
              <w:marRight w:val="0"/>
              <w:marTop w:val="0"/>
              <w:marBottom w:val="0"/>
              <w:divBdr>
                <w:top w:val="none" w:sz="0" w:space="0" w:color="auto"/>
                <w:left w:val="none" w:sz="0" w:space="0" w:color="auto"/>
                <w:bottom w:val="none" w:sz="0" w:space="0" w:color="auto"/>
                <w:right w:val="none" w:sz="0" w:space="0" w:color="auto"/>
              </w:divBdr>
            </w:div>
            <w:div w:id="994383848">
              <w:marLeft w:val="0"/>
              <w:marRight w:val="0"/>
              <w:marTop w:val="0"/>
              <w:marBottom w:val="0"/>
              <w:divBdr>
                <w:top w:val="none" w:sz="0" w:space="0" w:color="auto"/>
                <w:left w:val="none" w:sz="0" w:space="0" w:color="auto"/>
                <w:bottom w:val="none" w:sz="0" w:space="0" w:color="auto"/>
                <w:right w:val="none" w:sz="0" w:space="0" w:color="auto"/>
              </w:divBdr>
            </w:div>
            <w:div w:id="877473132">
              <w:marLeft w:val="0"/>
              <w:marRight w:val="0"/>
              <w:marTop w:val="0"/>
              <w:marBottom w:val="0"/>
              <w:divBdr>
                <w:top w:val="none" w:sz="0" w:space="0" w:color="auto"/>
                <w:left w:val="none" w:sz="0" w:space="0" w:color="auto"/>
                <w:bottom w:val="none" w:sz="0" w:space="0" w:color="auto"/>
                <w:right w:val="none" w:sz="0" w:space="0" w:color="auto"/>
              </w:divBdr>
            </w:div>
            <w:div w:id="535387745">
              <w:marLeft w:val="0"/>
              <w:marRight w:val="0"/>
              <w:marTop w:val="0"/>
              <w:marBottom w:val="0"/>
              <w:divBdr>
                <w:top w:val="none" w:sz="0" w:space="0" w:color="auto"/>
                <w:left w:val="none" w:sz="0" w:space="0" w:color="auto"/>
                <w:bottom w:val="none" w:sz="0" w:space="0" w:color="auto"/>
                <w:right w:val="none" w:sz="0" w:space="0" w:color="auto"/>
              </w:divBdr>
            </w:div>
            <w:div w:id="1662847999">
              <w:marLeft w:val="0"/>
              <w:marRight w:val="0"/>
              <w:marTop w:val="0"/>
              <w:marBottom w:val="0"/>
              <w:divBdr>
                <w:top w:val="none" w:sz="0" w:space="0" w:color="auto"/>
                <w:left w:val="none" w:sz="0" w:space="0" w:color="auto"/>
                <w:bottom w:val="none" w:sz="0" w:space="0" w:color="auto"/>
                <w:right w:val="none" w:sz="0" w:space="0" w:color="auto"/>
              </w:divBdr>
            </w:div>
            <w:div w:id="1295410055">
              <w:marLeft w:val="0"/>
              <w:marRight w:val="0"/>
              <w:marTop w:val="0"/>
              <w:marBottom w:val="0"/>
              <w:divBdr>
                <w:top w:val="none" w:sz="0" w:space="0" w:color="auto"/>
                <w:left w:val="none" w:sz="0" w:space="0" w:color="auto"/>
                <w:bottom w:val="none" w:sz="0" w:space="0" w:color="auto"/>
                <w:right w:val="none" w:sz="0" w:space="0" w:color="auto"/>
              </w:divBdr>
            </w:div>
            <w:div w:id="1605840309">
              <w:marLeft w:val="0"/>
              <w:marRight w:val="0"/>
              <w:marTop w:val="0"/>
              <w:marBottom w:val="0"/>
              <w:divBdr>
                <w:top w:val="none" w:sz="0" w:space="0" w:color="auto"/>
                <w:left w:val="none" w:sz="0" w:space="0" w:color="auto"/>
                <w:bottom w:val="none" w:sz="0" w:space="0" w:color="auto"/>
                <w:right w:val="none" w:sz="0" w:space="0" w:color="auto"/>
              </w:divBdr>
            </w:div>
            <w:div w:id="467817253">
              <w:marLeft w:val="0"/>
              <w:marRight w:val="0"/>
              <w:marTop w:val="0"/>
              <w:marBottom w:val="0"/>
              <w:divBdr>
                <w:top w:val="none" w:sz="0" w:space="0" w:color="auto"/>
                <w:left w:val="none" w:sz="0" w:space="0" w:color="auto"/>
                <w:bottom w:val="none" w:sz="0" w:space="0" w:color="auto"/>
                <w:right w:val="none" w:sz="0" w:space="0" w:color="auto"/>
              </w:divBdr>
            </w:div>
            <w:div w:id="1628272424">
              <w:marLeft w:val="0"/>
              <w:marRight w:val="0"/>
              <w:marTop w:val="0"/>
              <w:marBottom w:val="0"/>
              <w:divBdr>
                <w:top w:val="none" w:sz="0" w:space="0" w:color="auto"/>
                <w:left w:val="none" w:sz="0" w:space="0" w:color="auto"/>
                <w:bottom w:val="none" w:sz="0" w:space="0" w:color="auto"/>
                <w:right w:val="none" w:sz="0" w:space="0" w:color="auto"/>
              </w:divBdr>
            </w:div>
            <w:div w:id="1456019923">
              <w:marLeft w:val="0"/>
              <w:marRight w:val="0"/>
              <w:marTop w:val="0"/>
              <w:marBottom w:val="0"/>
              <w:divBdr>
                <w:top w:val="none" w:sz="0" w:space="0" w:color="auto"/>
                <w:left w:val="none" w:sz="0" w:space="0" w:color="auto"/>
                <w:bottom w:val="none" w:sz="0" w:space="0" w:color="auto"/>
                <w:right w:val="none" w:sz="0" w:space="0" w:color="auto"/>
              </w:divBdr>
            </w:div>
            <w:div w:id="1245188333">
              <w:marLeft w:val="0"/>
              <w:marRight w:val="0"/>
              <w:marTop w:val="0"/>
              <w:marBottom w:val="0"/>
              <w:divBdr>
                <w:top w:val="none" w:sz="0" w:space="0" w:color="auto"/>
                <w:left w:val="none" w:sz="0" w:space="0" w:color="auto"/>
                <w:bottom w:val="none" w:sz="0" w:space="0" w:color="auto"/>
                <w:right w:val="none" w:sz="0" w:space="0" w:color="auto"/>
              </w:divBdr>
            </w:div>
            <w:div w:id="1409114771">
              <w:marLeft w:val="0"/>
              <w:marRight w:val="0"/>
              <w:marTop w:val="0"/>
              <w:marBottom w:val="0"/>
              <w:divBdr>
                <w:top w:val="none" w:sz="0" w:space="0" w:color="auto"/>
                <w:left w:val="none" w:sz="0" w:space="0" w:color="auto"/>
                <w:bottom w:val="none" w:sz="0" w:space="0" w:color="auto"/>
                <w:right w:val="none" w:sz="0" w:space="0" w:color="auto"/>
              </w:divBdr>
            </w:div>
            <w:div w:id="1095370920">
              <w:marLeft w:val="0"/>
              <w:marRight w:val="0"/>
              <w:marTop w:val="0"/>
              <w:marBottom w:val="0"/>
              <w:divBdr>
                <w:top w:val="none" w:sz="0" w:space="0" w:color="auto"/>
                <w:left w:val="none" w:sz="0" w:space="0" w:color="auto"/>
                <w:bottom w:val="none" w:sz="0" w:space="0" w:color="auto"/>
                <w:right w:val="none" w:sz="0" w:space="0" w:color="auto"/>
              </w:divBdr>
            </w:div>
            <w:div w:id="233122247">
              <w:marLeft w:val="0"/>
              <w:marRight w:val="0"/>
              <w:marTop w:val="0"/>
              <w:marBottom w:val="0"/>
              <w:divBdr>
                <w:top w:val="none" w:sz="0" w:space="0" w:color="auto"/>
                <w:left w:val="none" w:sz="0" w:space="0" w:color="auto"/>
                <w:bottom w:val="none" w:sz="0" w:space="0" w:color="auto"/>
                <w:right w:val="none" w:sz="0" w:space="0" w:color="auto"/>
              </w:divBdr>
            </w:div>
            <w:div w:id="1345942086">
              <w:marLeft w:val="0"/>
              <w:marRight w:val="0"/>
              <w:marTop w:val="0"/>
              <w:marBottom w:val="0"/>
              <w:divBdr>
                <w:top w:val="none" w:sz="0" w:space="0" w:color="auto"/>
                <w:left w:val="none" w:sz="0" w:space="0" w:color="auto"/>
                <w:bottom w:val="none" w:sz="0" w:space="0" w:color="auto"/>
                <w:right w:val="none" w:sz="0" w:space="0" w:color="auto"/>
              </w:divBdr>
            </w:div>
            <w:div w:id="350952630">
              <w:marLeft w:val="0"/>
              <w:marRight w:val="0"/>
              <w:marTop w:val="0"/>
              <w:marBottom w:val="0"/>
              <w:divBdr>
                <w:top w:val="none" w:sz="0" w:space="0" w:color="auto"/>
                <w:left w:val="none" w:sz="0" w:space="0" w:color="auto"/>
                <w:bottom w:val="none" w:sz="0" w:space="0" w:color="auto"/>
                <w:right w:val="none" w:sz="0" w:space="0" w:color="auto"/>
              </w:divBdr>
            </w:div>
            <w:div w:id="64955371">
              <w:marLeft w:val="0"/>
              <w:marRight w:val="0"/>
              <w:marTop w:val="0"/>
              <w:marBottom w:val="0"/>
              <w:divBdr>
                <w:top w:val="none" w:sz="0" w:space="0" w:color="auto"/>
                <w:left w:val="none" w:sz="0" w:space="0" w:color="auto"/>
                <w:bottom w:val="none" w:sz="0" w:space="0" w:color="auto"/>
                <w:right w:val="none" w:sz="0" w:space="0" w:color="auto"/>
              </w:divBdr>
            </w:div>
            <w:div w:id="28264506">
              <w:marLeft w:val="0"/>
              <w:marRight w:val="0"/>
              <w:marTop w:val="0"/>
              <w:marBottom w:val="0"/>
              <w:divBdr>
                <w:top w:val="none" w:sz="0" w:space="0" w:color="auto"/>
                <w:left w:val="none" w:sz="0" w:space="0" w:color="auto"/>
                <w:bottom w:val="none" w:sz="0" w:space="0" w:color="auto"/>
                <w:right w:val="none" w:sz="0" w:space="0" w:color="auto"/>
              </w:divBdr>
            </w:div>
            <w:div w:id="2056076510">
              <w:marLeft w:val="0"/>
              <w:marRight w:val="0"/>
              <w:marTop w:val="0"/>
              <w:marBottom w:val="0"/>
              <w:divBdr>
                <w:top w:val="none" w:sz="0" w:space="0" w:color="auto"/>
                <w:left w:val="none" w:sz="0" w:space="0" w:color="auto"/>
                <w:bottom w:val="none" w:sz="0" w:space="0" w:color="auto"/>
                <w:right w:val="none" w:sz="0" w:space="0" w:color="auto"/>
              </w:divBdr>
            </w:div>
            <w:div w:id="567813841">
              <w:marLeft w:val="0"/>
              <w:marRight w:val="0"/>
              <w:marTop w:val="0"/>
              <w:marBottom w:val="0"/>
              <w:divBdr>
                <w:top w:val="none" w:sz="0" w:space="0" w:color="auto"/>
                <w:left w:val="none" w:sz="0" w:space="0" w:color="auto"/>
                <w:bottom w:val="none" w:sz="0" w:space="0" w:color="auto"/>
                <w:right w:val="none" w:sz="0" w:space="0" w:color="auto"/>
              </w:divBdr>
            </w:div>
            <w:div w:id="1070614744">
              <w:marLeft w:val="0"/>
              <w:marRight w:val="0"/>
              <w:marTop w:val="0"/>
              <w:marBottom w:val="0"/>
              <w:divBdr>
                <w:top w:val="none" w:sz="0" w:space="0" w:color="auto"/>
                <w:left w:val="none" w:sz="0" w:space="0" w:color="auto"/>
                <w:bottom w:val="none" w:sz="0" w:space="0" w:color="auto"/>
                <w:right w:val="none" w:sz="0" w:space="0" w:color="auto"/>
              </w:divBdr>
            </w:div>
            <w:div w:id="675376686">
              <w:marLeft w:val="0"/>
              <w:marRight w:val="0"/>
              <w:marTop w:val="0"/>
              <w:marBottom w:val="0"/>
              <w:divBdr>
                <w:top w:val="none" w:sz="0" w:space="0" w:color="auto"/>
                <w:left w:val="none" w:sz="0" w:space="0" w:color="auto"/>
                <w:bottom w:val="none" w:sz="0" w:space="0" w:color="auto"/>
                <w:right w:val="none" w:sz="0" w:space="0" w:color="auto"/>
              </w:divBdr>
            </w:div>
            <w:div w:id="1904170498">
              <w:marLeft w:val="0"/>
              <w:marRight w:val="0"/>
              <w:marTop w:val="0"/>
              <w:marBottom w:val="0"/>
              <w:divBdr>
                <w:top w:val="none" w:sz="0" w:space="0" w:color="auto"/>
                <w:left w:val="none" w:sz="0" w:space="0" w:color="auto"/>
                <w:bottom w:val="none" w:sz="0" w:space="0" w:color="auto"/>
                <w:right w:val="none" w:sz="0" w:space="0" w:color="auto"/>
              </w:divBdr>
            </w:div>
            <w:div w:id="600643723">
              <w:marLeft w:val="0"/>
              <w:marRight w:val="0"/>
              <w:marTop w:val="0"/>
              <w:marBottom w:val="0"/>
              <w:divBdr>
                <w:top w:val="none" w:sz="0" w:space="0" w:color="auto"/>
                <w:left w:val="none" w:sz="0" w:space="0" w:color="auto"/>
                <w:bottom w:val="none" w:sz="0" w:space="0" w:color="auto"/>
                <w:right w:val="none" w:sz="0" w:space="0" w:color="auto"/>
              </w:divBdr>
            </w:div>
            <w:div w:id="396900944">
              <w:marLeft w:val="0"/>
              <w:marRight w:val="0"/>
              <w:marTop w:val="0"/>
              <w:marBottom w:val="0"/>
              <w:divBdr>
                <w:top w:val="none" w:sz="0" w:space="0" w:color="auto"/>
                <w:left w:val="none" w:sz="0" w:space="0" w:color="auto"/>
                <w:bottom w:val="none" w:sz="0" w:space="0" w:color="auto"/>
                <w:right w:val="none" w:sz="0" w:space="0" w:color="auto"/>
              </w:divBdr>
            </w:div>
            <w:div w:id="652876828">
              <w:marLeft w:val="0"/>
              <w:marRight w:val="0"/>
              <w:marTop w:val="0"/>
              <w:marBottom w:val="0"/>
              <w:divBdr>
                <w:top w:val="none" w:sz="0" w:space="0" w:color="auto"/>
                <w:left w:val="none" w:sz="0" w:space="0" w:color="auto"/>
                <w:bottom w:val="none" w:sz="0" w:space="0" w:color="auto"/>
                <w:right w:val="none" w:sz="0" w:space="0" w:color="auto"/>
              </w:divBdr>
            </w:div>
            <w:div w:id="1661156900">
              <w:marLeft w:val="0"/>
              <w:marRight w:val="0"/>
              <w:marTop w:val="0"/>
              <w:marBottom w:val="0"/>
              <w:divBdr>
                <w:top w:val="none" w:sz="0" w:space="0" w:color="auto"/>
                <w:left w:val="none" w:sz="0" w:space="0" w:color="auto"/>
                <w:bottom w:val="none" w:sz="0" w:space="0" w:color="auto"/>
                <w:right w:val="none" w:sz="0" w:space="0" w:color="auto"/>
              </w:divBdr>
            </w:div>
            <w:div w:id="1965622562">
              <w:marLeft w:val="0"/>
              <w:marRight w:val="0"/>
              <w:marTop w:val="0"/>
              <w:marBottom w:val="0"/>
              <w:divBdr>
                <w:top w:val="none" w:sz="0" w:space="0" w:color="auto"/>
                <w:left w:val="none" w:sz="0" w:space="0" w:color="auto"/>
                <w:bottom w:val="none" w:sz="0" w:space="0" w:color="auto"/>
                <w:right w:val="none" w:sz="0" w:space="0" w:color="auto"/>
              </w:divBdr>
            </w:div>
            <w:div w:id="1911575246">
              <w:marLeft w:val="0"/>
              <w:marRight w:val="0"/>
              <w:marTop w:val="0"/>
              <w:marBottom w:val="0"/>
              <w:divBdr>
                <w:top w:val="none" w:sz="0" w:space="0" w:color="auto"/>
                <w:left w:val="none" w:sz="0" w:space="0" w:color="auto"/>
                <w:bottom w:val="none" w:sz="0" w:space="0" w:color="auto"/>
                <w:right w:val="none" w:sz="0" w:space="0" w:color="auto"/>
              </w:divBdr>
            </w:div>
            <w:div w:id="1185709937">
              <w:marLeft w:val="0"/>
              <w:marRight w:val="0"/>
              <w:marTop w:val="0"/>
              <w:marBottom w:val="0"/>
              <w:divBdr>
                <w:top w:val="none" w:sz="0" w:space="0" w:color="auto"/>
                <w:left w:val="none" w:sz="0" w:space="0" w:color="auto"/>
                <w:bottom w:val="none" w:sz="0" w:space="0" w:color="auto"/>
                <w:right w:val="none" w:sz="0" w:space="0" w:color="auto"/>
              </w:divBdr>
            </w:div>
            <w:div w:id="964459295">
              <w:marLeft w:val="0"/>
              <w:marRight w:val="0"/>
              <w:marTop w:val="0"/>
              <w:marBottom w:val="0"/>
              <w:divBdr>
                <w:top w:val="none" w:sz="0" w:space="0" w:color="auto"/>
                <w:left w:val="none" w:sz="0" w:space="0" w:color="auto"/>
                <w:bottom w:val="none" w:sz="0" w:space="0" w:color="auto"/>
                <w:right w:val="none" w:sz="0" w:space="0" w:color="auto"/>
              </w:divBdr>
            </w:div>
            <w:div w:id="20668068">
              <w:marLeft w:val="0"/>
              <w:marRight w:val="0"/>
              <w:marTop w:val="0"/>
              <w:marBottom w:val="0"/>
              <w:divBdr>
                <w:top w:val="none" w:sz="0" w:space="0" w:color="auto"/>
                <w:left w:val="none" w:sz="0" w:space="0" w:color="auto"/>
                <w:bottom w:val="none" w:sz="0" w:space="0" w:color="auto"/>
                <w:right w:val="none" w:sz="0" w:space="0" w:color="auto"/>
              </w:divBdr>
            </w:div>
            <w:div w:id="1526284940">
              <w:marLeft w:val="0"/>
              <w:marRight w:val="0"/>
              <w:marTop w:val="0"/>
              <w:marBottom w:val="0"/>
              <w:divBdr>
                <w:top w:val="none" w:sz="0" w:space="0" w:color="auto"/>
                <w:left w:val="none" w:sz="0" w:space="0" w:color="auto"/>
                <w:bottom w:val="none" w:sz="0" w:space="0" w:color="auto"/>
                <w:right w:val="none" w:sz="0" w:space="0" w:color="auto"/>
              </w:divBdr>
            </w:div>
            <w:div w:id="331181752">
              <w:marLeft w:val="0"/>
              <w:marRight w:val="0"/>
              <w:marTop w:val="0"/>
              <w:marBottom w:val="0"/>
              <w:divBdr>
                <w:top w:val="none" w:sz="0" w:space="0" w:color="auto"/>
                <w:left w:val="none" w:sz="0" w:space="0" w:color="auto"/>
                <w:bottom w:val="none" w:sz="0" w:space="0" w:color="auto"/>
                <w:right w:val="none" w:sz="0" w:space="0" w:color="auto"/>
              </w:divBdr>
            </w:div>
            <w:div w:id="742096693">
              <w:marLeft w:val="0"/>
              <w:marRight w:val="0"/>
              <w:marTop w:val="0"/>
              <w:marBottom w:val="0"/>
              <w:divBdr>
                <w:top w:val="none" w:sz="0" w:space="0" w:color="auto"/>
                <w:left w:val="none" w:sz="0" w:space="0" w:color="auto"/>
                <w:bottom w:val="none" w:sz="0" w:space="0" w:color="auto"/>
                <w:right w:val="none" w:sz="0" w:space="0" w:color="auto"/>
              </w:divBdr>
            </w:div>
            <w:div w:id="1171217407">
              <w:marLeft w:val="0"/>
              <w:marRight w:val="0"/>
              <w:marTop w:val="0"/>
              <w:marBottom w:val="0"/>
              <w:divBdr>
                <w:top w:val="none" w:sz="0" w:space="0" w:color="auto"/>
                <w:left w:val="none" w:sz="0" w:space="0" w:color="auto"/>
                <w:bottom w:val="none" w:sz="0" w:space="0" w:color="auto"/>
                <w:right w:val="none" w:sz="0" w:space="0" w:color="auto"/>
              </w:divBdr>
            </w:div>
            <w:div w:id="1851334219">
              <w:marLeft w:val="0"/>
              <w:marRight w:val="0"/>
              <w:marTop w:val="0"/>
              <w:marBottom w:val="0"/>
              <w:divBdr>
                <w:top w:val="none" w:sz="0" w:space="0" w:color="auto"/>
                <w:left w:val="none" w:sz="0" w:space="0" w:color="auto"/>
                <w:bottom w:val="none" w:sz="0" w:space="0" w:color="auto"/>
                <w:right w:val="none" w:sz="0" w:space="0" w:color="auto"/>
              </w:divBdr>
            </w:div>
            <w:div w:id="1020548803">
              <w:marLeft w:val="0"/>
              <w:marRight w:val="0"/>
              <w:marTop w:val="0"/>
              <w:marBottom w:val="0"/>
              <w:divBdr>
                <w:top w:val="none" w:sz="0" w:space="0" w:color="auto"/>
                <w:left w:val="none" w:sz="0" w:space="0" w:color="auto"/>
                <w:bottom w:val="none" w:sz="0" w:space="0" w:color="auto"/>
                <w:right w:val="none" w:sz="0" w:space="0" w:color="auto"/>
              </w:divBdr>
            </w:div>
            <w:div w:id="246231352">
              <w:marLeft w:val="0"/>
              <w:marRight w:val="0"/>
              <w:marTop w:val="0"/>
              <w:marBottom w:val="0"/>
              <w:divBdr>
                <w:top w:val="none" w:sz="0" w:space="0" w:color="auto"/>
                <w:left w:val="none" w:sz="0" w:space="0" w:color="auto"/>
                <w:bottom w:val="none" w:sz="0" w:space="0" w:color="auto"/>
                <w:right w:val="none" w:sz="0" w:space="0" w:color="auto"/>
              </w:divBdr>
            </w:div>
            <w:div w:id="1434666522">
              <w:marLeft w:val="0"/>
              <w:marRight w:val="0"/>
              <w:marTop w:val="0"/>
              <w:marBottom w:val="0"/>
              <w:divBdr>
                <w:top w:val="none" w:sz="0" w:space="0" w:color="auto"/>
                <w:left w:val="none" w:sz="0" w:space="0" w:color="auto"/>
                <w:bottom w:val="none" w:sz="0" w:space="0" w:color="auto"/>
                <w:right w:val="none" w:sz="0" w:space="0" w:color="auto"/>
              </w:divBdr>
            </w:div>
            <w:div w:id="1898466630">
              <w:marLeft w:val="0"/>
              <w:marRight w:val="0"/>
              <w:marTop w:val="0"/>
              <w:marBottom w:val="0"/>
              <w:divBdr>
                <w:top w:val="none" w:sz="0" w:space="0" w:color="auto"/>
                <w:left w:val="none" w:sz="0" w:space="0" w:color="auto"/>
                <w:bottom w:val="none" w:sz="0" w:space="0" w:color="auto"/>
                <w:right w:val="none" w:sz="0" w:space="0" w:color="auto"/>
              </w:divBdr>
            </w:div>
            <w:div w:id="273486852">
              <w:marLeft w:val="0"/>
              <w:marRight w:val="0"/>
              <w:marTop w:val="0"/>
              <w:marBottom w:val="0"/>
              <w:divBdr>
                <w:top w:val="none" w:sz="0" w:space="0" w:color="auto"/>
                <w:left w:val="none" w:sz="0" w:space="0" w:color="auto"/>
                <w:bottom w:val="none" w:sz="0" w:space="0" w:color="auto"/>
                <w:right w:val="none" w:sz="0" w:space="0" w:color="auto"/>
              </w:divBdr>
            </w:div>
            <w:div w:id="16800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19479">
      <w:bodyDiv w:val="1"/>
      <w:marLeft w:val="0"/>
      <w:marRight w:val="0"/>
      <w:marTop w:val="0"/>
      <w:marBottom w:val="0"/>
      <w:divBdr>
        <w:top w:val="none" w:sz="0" w:space="0" w:color="auto"/>
        <w:left w:val="none" w:sz="0" w:space="0" w:color="auto"/>
        <w:bottom w:val="none" w:sz="0" w:space="0" w:color="auto"/>
        <w:right w:val="none" w:sz="0" w:space="0" w:color="auto"/>
      </w:divBdr>
      <w:divsChild>
        <w:div w:id="801112970">
          <w:marLeft w:val="0"/>
          <w:marRight w:val="0"/>
          <w:marTop w:val="0"/>
          <w:marBottom w:val="0"/>
          <w:divBdr>
            <w:top w:val="none" w:sz="0" w:space="0" w:color="auto"/>
            <w:left w:val="none" w:sz="0" w:space="0" w:color="auto"/>
            <w:bottom w:val="none" w:sz="0" w:space="0" w:color="auto"/>
            <w:right w:val="none" w:sz="0" w:space="0" w:color="auto"/>
          </w:divBdr>
          <w:divsChild>
            <w:div w:id="711809672">
              <w:marLeft w:val="0"/>
              <w:marRight w:val="0"/>
              <w:marTop w:val="0"/>
              <w:marBottom w:val="0"/>
              <w:divBdr>
                <w:top w:val="none" w:sz="0" w:space="0" w:color="auto"/>
                <w:left w:val="none" w:sz="0" w:space="0" w:color="auto"/>
                <w:bottom w:val="none" w:sz="0" w:space="0" w:color="auto"/>
                <w:right w:val="none" w:sz="0" w:space="0" w:color="auto"/>
              </w:divBdr>
            </w:div>
            <w:div w:id="1095321936">
              <w:marLeft w:val="0"/>
              <w:marRight w:val="0"/>
              <w:marTop w:val="0"/>
              <w:marBottom w:val="0"/>
              <w:divBdr>
                <w:top w:val="none" w:sz="0" w:space="0" w:color="auto"/>
                <w:left w:val="none" w:sz="0" w:space="0" w:color="auto"/>
                <w:bottom w:val="none" w:sz="0" w:space="0" w:color="auto"/>
                <w:right w:val="none" w:sz="0" w:space="0" w:color="auto"/>
              </w:divBdr>
            </w:div>
            <w:div w:id="467433985">
              <w:marLeft w:val="0"/>
              <w:marRight w:val="0"/>
              <w:marTop w:val="0"/>
              <w:marBottom w:val="0"/>
              <w:divBdr>
                <w:top w:val="none" w:sz="0" w:space="0" w:color="auto"/>
                <w:left w:val="none" w:sz="0" w:space="0" w:color="auto"/>
                <w:bottom w:val="none" w:sz="0" w:space="0" w:color="auto"/>
                <w:right w:val="none" w:sz="0" w:space="0" w:color="auto"/>
              </w:divBdr>
            </w:div>
            <w:div w:id="616060288">
              <w:marLeft w:val="0"/>
              <w:marRight w:val="0"/>
              <w:marTop w:val="0"/>
              <w:marBottom w:val="0"/>
              <w:divBdr>
                <w:top w:val="none" w:sz="0" w:space="0" w:color="auto"/>
                <w:left w:val="none" w:sz="0" w:space="0" w:color="auto"/>
                <w:bottom w:val="none" w:sz="0" w:space="0" w:color="auto"/>
                <w:right w:val="none" w:sz="0" w:space="0" w:color="auto"/>
              </w:divBdr>
            </w:div>
            <w:div w:id="840703403">
              <w:marLeft w:val="0"/>
              <w:marRight w:val="0"/>
              <w:marTop w:val="0"/>
              <w:marBottom w:val="0"/>
              <w:divBdr>
                <w:top w:val="none" w:sz="0" w:space="0" w:color="auto"/>
                <w:left w:val="none" w:sz="0" w:space="0" w:color="auto"/>
                <w:bottom w:val="none" w:sz="0" w:space="0" w:color="auto"/>
                <w:right w:val="none" w:sz="0" w:space="0" w:color="auto"/>
              </w:divBdr>
            </w:div>
            <w:div w:id="1277060674">
              <w:marLeft w:val="0"/>
              <w:marRight w:val="0"/>
              <w:marTop w:val="0"/>
              <w:marBottom w:val="0"/>
              <w:divBdr>
                <w:top w:val="none" w:sz="0" w:space="0" w:color="auto"/>
                <w:left w:val="none" w:sz="0" w:space="0" w:color="auto"/>
                <w:bottom w:val="none" w:sz="0" w:space="0" w:color="auto"/>
                <w:right w:val="none" w:sz="0" w:space="0" w:color="auto"/>
              </w:divBdr>
            </w:div>
            <w:div w:id="630331450">
              <w:marLeft w:val="0"/>
              <w:marRight w:val="0"/>
              <w:marTop w:val="0"/>
              <w:marBottom w:val="0"/>
              <w:divBdr>
                <w:top w:val="none" w:sz="0" w:space="0" w:color="auto"/>
                <w:left w:val="none" w:sz="0" w:space="0" w:color="auto"/>
                <w:bottom w:val="none" w:sz="0" w:space="0" w:color="auto"/>
                <w:right w:val="none" w:sz="0" w:space="0" w:color="auto"/>
              </w:divBdr>
            </w:div>
            <w:div w:id="2131971471">
              <w:marLeft w:val="0"/>
              <w:marRight w:val="0"/>
              <w:marTop w:val="0"/>
              <w:marBottom w:val="0"/>
              <w:divBdr>
                <w:top w:val="none" w:sz="0" w:space="0" w:color="auto"/>
                <w:left w:val="none" w:sz="0" w:space="0" w:color="auto"/>
                <w:bottom w:val="none" w:sz="0" w:space="0" w:color="auto"/>
                <w:right w:val="none" w:sz="0" w:space="0" w:color="auto"/>
              </w:divBdr>
            </w:div>
            <w:div w:id="366296026">
              <w:marLeft w:val="0"/>
              <w:marRight w:val="0"/>
              <w:marTop w:val="0"/>
              <w:marBottom w:val="0"/>
              <w:divBdr>
                <w:top w:val="none" w:sz="0" w:space="0" w:color="auto"/>
                <w:left w:val="none" w:sz="0" w:space="0" w:color="auto"/>
                <w:bottom w:val="none" w:sz="0" w:space="0" w:color="auto"/>
                <w:right w:val="none" w:sz="0" w:space="0" w:color="auto"/>
              </w:divBdr>
            </w:div>
            <w:div w:id="774790688">
              <w:marLeft w:val="0"/>
              <w:marRight w:val="0"/>
              <w:marTop w:val="0"/>
              <w:marBottom w:val="0"/>
              <w:divBdr>
                <w:top w:val="none" w:sz="0" w:space="0" w:color="auto"/>
                <w:left w:val="none" w:sz="0" w:space="0" w:color="auto"/>
                <w:bottom w:val="none" w:sz="0" w:space="0" w:color="auto"/>
                <w:right w:val="none" w:sz="0" w:space="0" w:color="auto"/>
              </w:divBdr>
            </w:div>
            <w:div w:id="130560468">
              <w:marLeft w:val="0"/>
              <w:marRight w:val="0"/>
              <w:marTop w:val="0"/>
              <w:marBottom w:val="0"/>
              <w:divBdr>
                <w:top w:val="none" w:sz="0" w:space="0" w:color="auto"/>
                <w:left w:val="none" w:sz="0" w:space="0" w:color="auto"/>
                <w:bottom w:val="none" w:sz="0" w:space="0" w:color="auto"/>
                <w:right w:val="none" w:sz="0" w:space="0" w:color="auto"/>
              </w:divBdr>
            </w:div>
            <w:div w:id="707610212">
              <w:marLeft w:val="0"/>
              <w:marRight w:val="0"/>
              <w:marTop w:val="0"/>
              <w:marBottom w:val="0"/>
              <w:divBdr>
                <w:top w:val="none" w:sz="0" w:space="0" w:color="auto"/>
                <w:left w:val="none" w:sz="0" w:space="0" w:color="auto"/>
                <w:bottom w:val="none" w:sz="0" w:space="0" w:color="auto"/>
                <w:right w:val="none" w:sz="0" w:space="0" w:color="auto"/>
              </w:divBdr>
            </w:div>
            <w:div w:id="196477603">
              <w:marLeft w:val="0"/>
              <w:marRight w:val="0"/>
              <w:marTop w:val="0"/>
              <w:marBottom w:val="0"/>
              <w:divBdr>
                <w:top w:val="none" w:sz="0" w:space="0" w:color="auto"/>
                <w:left w:val="none" w:sz="0" w:space="0" w:color="auto"/>
                <w:bottom w:val="none" w:sz="0" w:space="0" w:color="auto"/>
                <w:right w:val="none" w:sz="0" w:space="0" w:color="auto"/>
              </w:divBdr>
            </w:div>
            <w:div w:id="612202907">
              <w:marLeft w:val="0"/>
              <w:marRight w:val="0"/>
              <w:marTop w:val="0"/>
              <w:marBottom w:val="0"/>
              <w:divBdr>
                <w:top w:val="none" w:sz="0" w:space="0" w:color="auto"/>
                <w:left w:val="none" w:sz="0" w:space="0" w:color="auto"/>
                <w:bottom w:val="none" w:sz="0" w:space="0" w:color="auto"/>
                <w:right w:val="none" w:sz="0" w:space="0" w:color="auto"/>
              </w:divBdr>
            </w:div>
            <w:div w:id="1854807131">
              <w:marLeft w:val="0"/>
              <w:marRight w:val="0"/>
              <w:marTop w:val="0"/>
              <w:marBottom w:val="0"/>
              <w:divBdr>
                <w:top w:val="none" w:sz="0" w:space="0" w:color="auto"/>
                <w:left w:val="none" w:sz="0" w:space="0" w:color="auto"/>
                <w:bottom w:val="none" w:sz="0" w:space="0" w:color="auto"/>
                <w:right w:val="none" w:sz="0" w:space="0" w:color="auto"/>
              </w:divBdr>
            </w:div>
            <w:div w:id="1535076478">
              <w:marLeft w:val="0"/>
              <w:marRight w:val="0"/>
              <w:marTop w:val="0"/>
              <w:marBottom w:val="0"/>
              <w:divBdr>
                <w:top w:val="none" w:sz="0" w:space="0" w:color="auto"/>
                <w:left w:val="none" w:sz="0" w:space="0" w:color="auto"/>
                <w:bottom w:val="none" w:sz="0" w:space="0" w:color="auto"/>
                <w:right w:val="none" w:sz="0" w:space="0" w:color="auto"/>
              </w:divBdr>
            </w:div>
            <w:div w:id="1552419426">
              <w:marLeft w:val="0"/>
              <w:marRight w:val="0"/>
              <w:marTop w:val="0"/>
              <w:marBottom w:val="0"/>
              <w:divBdr>
                <w:top w:val="none" w:sz="0" w:space="0" w:color="auto"/>
                <w:left w:val="none" w:sz="0" w:space="0" w:color="auto"/>
                <w:bottom w:val="none" w:sz="0" w:space="0" w:color="auto"/>
                <w:right w:val="none" w:sz="0" w:space="0" w:color="auto"/>
              </w:divBdr>
            </w:div>
            <w:div w:id="1353653574">
              <w:marLeft w:val="0"/>
              <w:marRight w:val="0"/>
              <w:marTop w:val="0"/>
              <w:marBottom w:val="0"/>
              <w:divBdr>
                <w:top w:val="none" w:sz="0" w:space="0" w:color="auto"/>
                <w:left w:val="none" w:sz="0" w:space="0" w:color="auto"/>
                <w:bottom w:val="none" w:sz="0" w:space="0" w:color="auto"/>
                <w:right w:val="none" w:sz="0" w:space="0" w:color="auto"/>
              </w:divBdr>
            </w:div>
            <w:div w:id="684401390">
              <w:marLeft w:val="0"/>
              <w:marRight w:val="0"/>
              <w:marTop w:val="0"/>
              <w:marBottom w:val="0"/>
              <w:divBdr>
                <w:top w:val="none" w:sz="0" w:space="0" w:color="auto"/>
                <w:left w:val="none" w:sz="0" w:space="0" w:color="auto"/>
                <w:bottom w:val="none" w:sz="0" w:space="0" w:color="auto"/>
                <w:right w:val="none" w:sz="0" w:space="0" w:color="auto"/>
              </w:divBdr>
            </w:div>
            <w:div w:id="138614563">
              <w:marLeft w:val="0"/>
              <w:marRight w:val="0"/>
              <w:marTop w:val="0"/>
              <w:marBottom w:val="0"/>
              <w:divBdr>
                <w:top w:val="none" w:sz="0" w:space="0" w:color="auto"/>
                <w:left w:val="none" w:sz="0" w:space="0" w:color="auto"/>
                <w:bottom w:val="none" w:sz="0" w:space="0" w:color="auto"/>
                <w:right w:val="none" w:sz="0" w:space="0" w:color="auto"/>
              </w:divBdr>
            </w:div>
            <w:div w:id="755591480">
              <w:marLeft w:val="0"/>
              <w:marRight w:val="0"/>
              <w:marTop w:val="0"/>
              <w:marBottom w:val="0"/>
              <w:divBdr>
                <w:top w:val="none" w:sz="0" w:space="0" w:color="auto"/>
                <w:left w:val="none" w:sz="0" w:space="0" w:color="auto"/>
                <w:bottom w:val="none" w:sz="0" w:space="0" w:color="auto"/>
                <w:right w:val="none" w:sz="0" w:space="0" w:color="auto"/>
              </w:divBdr>
            </w:div>
            <w:div w:id="837382706">
              <w:marLeft w:val="0"/>
              <w:marRight w:val="0"/>
              <w:marTop w:val="0"/>
              <w:marBottom w:val="0"/>
              <w:divBdr>
                <w:top w:val="none" w:sz="0" w:space="0" w:color="auto"/>
                <w:left w:val="none" w:sz="0" w:space="0" w:color="auto"/>
                <w:bottom w:val="none" w:sz="0" w:space="0" w:color="auto"/>
                <w:right w:val="none" w:sz="0" w:space="0" w:color="auto"/>
              </w:divBdr>
            </w:div>
            <w:div w:id="216012516">
              <w:marLeft w:val="0"/>
              <w:marRight w:val="0"/>
              <w:marTop w:val="0"/>
              <w:marBottom w:val="0"/>
              <w:divBdr>
                <w:top w:val="none" w:sz="0" w:space="0" w:color="auto"/>
                <w:left w:val="none" w:sz="0" w:space="0" w:color="auto"/>
                <w:bottom w:val="none" w:sz="0" w:space="0" w:color="auto"/>
                <w:right w:val="none" w:sz="0" w:space="0" w:color="auto"/>
              </w:divBdr>
            </w:div>
            <w:div w:id="705060033">
              <w:marLeft w:val="0"/>
              <w:marRight w:val="0"/>
              <w:marTop w:val="0"/>
              <w:marBottom w:val="0"/>
              <w:divBdr>
                <w:top w:val="none" w:sz="0" w:space="0" w:color="auto"/>
                <w:left w:val="none" w:sz="0" w:space="0" w:color="auto"/>
                <w:bottom w:val="none" w:sz="0" w:space="0" w:color="auto"/>
                <w:right w:val="none" w:sz="0" w:space="0" w:color="auto"/>
              </w:divBdr>
            </w:div>
            <w:div w:id="236748770">
              <w:marLeft w:val="0"/>
              <w:marRight w:val="0"/>
              <w:marTop w:val="0"/>
              <w:marBottom w:val="0"/>
              <w:divBdr>
                <w:top w:val="none" w:sz="0" w:space="0" w:color="auto"/>
                <w:left w:val="none" w:sz="0" w:space="0" w:color="auto"/>
                <w:bottom w:val="none" w:sz="0" w:space="0" w:color="auto"/>
                <w:right w:val="none" w:sz="0" w:space="0" w:color="auto"/>
              </w:divBdr>
            </w:div>
            <w:div w:id="493376479">
              <w:marLeft w:val="0"/>
              <w:marRight w:val="0"/>
              <w:marTop w:val="0"/>
              <w:marBottom w:val="0"/>
              <w:divBdr>
                <w:top w:val="none" w:sz="0" w:space="0" w:color="auto"/>
                <w:left w:val="none" w:sz="0" w:space="0" w:color="auto"/>
                <w:bottom w:val="none" w:sz="0" w:space="0" w:color="auto"/>
                <w:right w:val="none" w:sz="0" w:space="0" w:color="auto"/>
              </w:divBdr>
            </w:div>
            <w:div w:id="609168627">
              <w:marLeft w:val="0"/>
              <w:marRight w:val="0"/>
              <w:marTop w:val="0"/>
              <w:marBottom w:val="0"/>
              <w:divBdr>
                <w:top w:val="none" w:sz="0" w:space="0" w:color="auto"/>
                <w:left w:val="none" w:sz="0" w:space="0" w:color="auto"/>
                <w:bottom w:val="none" w:sz="0" w:space="0" w:color="auto"/>
                <w:right w:val="none" w:sz="0" w:space="0" w:color="auto"/>
              </w:divBdr>
            </w:div>
            <w:div w:id="2124496826">
              <w:marLeft w:val="0"/>
              <w:marRight w:val="0"/>
              <w:marTop w:val="0"/>
              <w:marBottom w:val="0"/>
              <w:divBdr>
                <w:top w:val="none" w:sz="0" w:space="0" w:color="auto"/>
                <w:left w:val="none" w:sz="0" w:space="0" w:color="auto"/>
                <w:bottom w:val="none" w:sz="0" w:space="0" w:color="auto"/>
                <w:right w:val="none" w:sz="0" w:space="0" w:color="auto"/>
              </w:divBdr>
            </w:div>
            <w:div w:id="1797675089">
              <w:marLeft w:val="0"/>
              <w:marRight w:val="0"/>
              <w:marTop w:val="0"/>
              <w:marBottom w:val="0"/>
              <w:divBdr>
                <w:top w:val="none" w:sz="0" w:space="0" w:color="auto"/>
                <w:left w:val="none" w:sz="0" w:space="0" w:color="auto"/>
                <w:bottom w:val="none" w:sz="0" w:space="0" w:color="auto"/>
                <w:right w:val="none" w:sz="0" w:space="0" w:color="auto"/>
              </w:divBdr>
            </w:div>
            <w:div w:id="908030095">
              <w:marLeft w:val="0"/>
              <w:marRight w:val="0"/>
              <w:marTop w:val="0"/>
              <w:marBottom w:val="0"/>
              <w:divBdr>
                <w:top w:val="none" w:sz="0" w:space="0" w:color="auto"/>
                <w:left w:val="none" w:sz="0" w:space="0" w:color="auto"/>
                <w:bottom w:val="none" w:sz="0" w:space="0" w:color="auto"/>
                <w:right w:val="none" w:sz="0" w:space="0" w:color="auto"/>
              </w:divBdr>
            </w:div>
            <w:div w:id="1508062002">
              <w:marLeft w:val="0"/>
              <w:marRight w:val="0"/>
              <w:marTop w:val="0"/>
              <w:marBottom w:val="0"/>
              <w:divBdr>
                <w:top w:val="none" w:sz="0" w:space="0" w:color="auto"/>
                <w:left w:val="none" w:sz="0" w:space="0" w:color="auto"/>
                <w:bottom w:val="none" w:sz="0" w:space="0" w:color="auto"/>
                <w:right w:val="none" w:sz="0" w:space="0" w:color="auto"/>
              </w:divBdr>
            </w:div>
            <w:div w:id="790515297">
              <w:marLeft w:val="0"/>
              <w:marRight w:val="0"/>
              <w:marTop w:val="0"/>
              <w:marBottom w:val="0"/>
              <w:divBdr>
                <w:top w:val="none" w:sz="0" w:space="0" w:color="auto"/>
                <w:left w:val="none" w:sz="0" w:space="0" w:color="auto"/>
                <w:bottom w:val="none" w:sz="0" w:space="0" w:color="auto"/>
                <w:right w:val="none" w:sz="0" w:space="0" w:color="auto"/>
              </w:divBdr>
            </w:div>
            <w:div w:id="104741429">
              <w:marLeft w:val="0"/>
              <w:marRight w:val="0"/>
              <w:marTop w:val="0"/>
              <w:marBottom w:val="0"/>
              <w:divBdr>
                <w:top w:val="none" w:sz="0" w:space="0" w:color="auto"/>
                <w:left w:val="none" w:sz="0" w:space="0" w:color="auto"/>
                <w:bottom w:val="none" w:sz="0" w:space="0" w:color="auto"/>
                <w:right w:val="none" w:sz="0" w:space="0" w:color="auto"/>
              </w:divBdr>
            </w:div>
            <w:div w:id="478882026">
              <w:marLeft w:val="0"/>
              <w:marRight w:val="0"/>
              <w:marTop w:val="0"/>
              <w:marBottom w:val="0"/>
              <w:divBdr>
                <w:top w:val="none" w:sz="0" w:space="0" w:color="auto"/>
                <w:left w:val="none" w:sz="0" w:space="0" w:color="auto"/>
                <w:bottom w:val="none" w:sz="0" w:space="0" w:color="auto"/>
                <w:right w:val="none" w:sz="0" w:space="0" w:color="auto"/>
              </w:divBdr>
            </w:div>
            <w:div w:id="751319372">
              <w:marLeft w:val="0"/>
              <w:marRight w:val="0"/>
              <w:marTop w:val="0"/>
              <w:marBottom w:val="0"/>
              <w:divBdr>
                <w:top w:val="none" w:sz="0" w:space="0" w:color="auto"/>
                <w:left w:val="none" w:sz="0" w:space="0" w:color="auto"/>
                <w:bottom w:val="none" w:sz="0" w:space="0" w:color="auto"/>
                <w:right w:val="none" w:sz="0" w:space="0" w:color="auto"/>
              </w:divBdr>
            </w:div>
            <w:div w:id="1121463641">
              <w:marLeft w:val="0"/>
              <w:marRight w:val="0"/>
              <w:marTop w:val="0"/>
              <w:marBottom w:val="0"/>
              <w:divBdr>
                <w:top w:val="none" w:sz="0" w:space="0" w:color="auto"/>
                <w:left w:val="none" w:sz="0" w:space="0" w:color="auto"/>
                <w:bottom w:val="none" w:sz="0" w:space="0" w:color="auto"/>
                <w:right w:val="none" w:sz="0" w:space="0" w:color="auto"/>
              </w:divBdr>
            </w:div>
            <w:div w:id="1210801668">
              <w:marLeft w:val="0"/>
              <w:marRight w:val="0"/>
              <w:marTop w:val="0"/>
              <w:marBottom w:val="0"/>
              <w:divBdr>
                <w:top w:val="none" w:sz="0" w:space="0" w:color="auto"/>
                <w:left w:val="none" w:sz="0" w:space="0" w:color="auto"/>
                <w:bottom w:val="none" w:sz="0" w:space="0" w:color="auto"/>
                <w:right w:val="none" w:sz="0" w:space="0" w:color="auto"/>
              </w:divBdr>
            </w:div>
            <w:div w:id="1529372223">
              <w:marLeft w:val="0"/>
              <w:marRight w:val="0"/>
              <w:marTop w:val="0"/>
              <w:marBottom w:val="0"/>
              <w:divBdr>
                <w:top w:val="none" w:sz="0" w:space="0" w:color="auto"/>
                <w:left w:val="none" w:sz="0" w:space="0" w:color="auto"/>
                <w:bottom w:val="none" w:sz="0" w:space="0" w:color="auto"/>
                <w:right w:val="none" w:sz="0" w:space="0" w:color="auto"/>
              </w:divBdr>
            </w:div>
            <w:div w:id="1051612047">
              <w:marLeft w:val="0"/>
              <w:marRight w:val="0"/>
              <w:marTop w:val="0"/>
              <w:marBottom w:val="0"/>
              <w:divBdr>
                <w:top w:val="none" w:sz="0" w:space="0" w:color="auto"/>
                <w:left w:val="none" w:sz="0" w:space="0" w:color="auto"/>
                <w:bottom w:val="none" w:sz="0" w:space="0" w:color="auto"/>
                <w:right w:val="none" w:sz="0" w:space="0" w:color="auto"/>
              </w:divBdr>
            </w:div>
            <w:div w:id="890922566">
              <w:marLeft w:val="0"/>
              <w:marRight w:val="0"/>
              <w:marTop w:val="0"/>
              <w:marBottom w:val="0"/>
              <w:divBdr>
                <w:top w:val="none" w:sz="0" w:space="0" w:color="auto"/>
                <w:left w:val="none" w:sz="0" w:space="0" w:color="auto"/>
                <w:bottom w:val="none" w:sz="0" w:space="0" w:color="auto"/>
                <w:right w:val="none" w:sz="0" w:space="0" w:color="auto"/>
              </w:divBdr>
            </w:div>
            <w:div w:id="1085302925">
              <w:marLeft w:val="0"/>
              <w:marRight w:val="0"/>
              <w:marTop w:val="0"/>
              <w:marBottom w:val="0"/>
              <w:divBdr>
                <w:top w:val="none" w:sz="0" w:space="0" w:color="auto"/>
                <w:left w:val="none" w:sz="0" w:space="0" w:color="auto"/>
                <w:bottom w:val="none" w:sz="0" w:space="0" w:color="auto"/>
                <w:right w:val="none" w:sz="0" w:space="0" w:color="auto"/>
              </w:divBdr>
            </w:div>
            <w:div w:id="384063403">
              <w:marLeft w:val="0"/>
              <w:marRight w:val="0"/>
              <w:marTop w:val="0"/>
              <w:marBottom w:val="0"/>
              <w:divBdr>
                <w:top w:val="none" w:sz="0" w:space="0" w:color="auto"/>
                <w:left w:val="none" w:sz="0" w:space="0" w:color="auto"/>
                <w:bottom w:val="none" w:sz="0" w:space="0" w:color="auto"/>
                <w:right w:val="none" w:sz="0" w:space="0" w:color="auto"/>
              </w:divBdr>
            </w:div>
            <w:div w:id="1448160012">
              <w:marLeft w:val="0"/>
              <w:marRight w:val="0"/>
              <w:marTop w:val="0"/>
              <w:marBottom w:val="0"/>
              <w:divBdr>
                <w:top w:val="none" w:sz="0" w:space="0" w:color="auto"/>
                <w:left w:val="none" w:sz="0" w:space="0" w:color="auto"/>
                <w:bottom w:val="none" w:sz="0" w:space="0" w:color="auto"/>
                <w:right w:val="none" w:sz="0" w:space="0" w:color="auto"/>
              </w:divBdr>
            </w:div>
            <w:div w:id="2113864841">
              <w:marLeft w:val="0"/>
              <w:marRight w:val="0"/>
              <w:marTop w:val="0"/>
              <w:marBottom w:val="0"/>
              <w:divBdr>
                <w:top w:val="none" w:sz="0" w:space="0" w:color="auto"/>
                <w:left w:val="none" w:sz="0" w:space="0" w:color="auto"/>
                <w:bottom w:val="none" w:sz="0" w:space="0" w:color="auto"/>
                <w:right w:val="none" w:sz="0" w:space="0" w:color="auto"/>
              </w:divBdr>
            </w:div>
            <w:div w:id="356662397">
              <w:marLeft w:val="0"/>
              <w:marRight w:val="0"/>
              <w:marTop w:val="0"/>
              <w:marBottom w:val="0"/>
              <w:divBdr>
                <w:top w:val="none" w:sz="0" w:space="0" w:color="auto"/>
                <w:left w:val="none" w:sz="0" w:space="0" w:color="auto"/>
                <w:bottom w:val="none" w:sz="0" w:space="0" w:color="auto"/>
                <w:right w:val="none" w:sz="0" w:space="0" w:color="auto"/>
              </w:divBdr>
            </w:div>
            <w:div w:id="726491223">
              <w:marLeft w:val="0"/>
              <w:marRight w:val="0"/>
              <w:marTop w:val="0"/>
              <w:marBottom w:val="0"/>
              <w:divBdr>
                <w:top w:val="none" w:sz="0" w:space="0" w:color="auto"/>
                <w:left w:val="none" w:sz="0" w:space="0" w:color="auto"/>
                <w:bottom w:val="none" w:sz="0" w:space="0" w:color="auto"/>
                <w:right w:val="none" w:sz="0" w:space="0" w:color="auto"/>
              </w:divBdr>
            </w:div>
            <w:div w:id="503784666">
              <w:marLeft w:val="0"/>
              <w:marRight w:val="0"/>
              <w:marTop w:val="0"/>
              <w:marBottom w:val="0"/>
              <w:divBdr>
                <w:top w:val="none" w:sz="0" w:space="0" w:color="auto"/>
                <w:left w:val="none" w:sz="0" w:space="0" w:color="auto"/>
                <w:bottom w:val="none" w:sz="0" w:space="0" w:color="auto"/>
                <w:right w:val="none" w:sz="0" w:space="0" w:color="auto"/>
              </w:divBdr>
            </w:div>
            <w:div w:id="1660037554">
              <w:marLeft w:val="0"/>
              <w:marRight w:val="0"/>
              <w:marTop w:val="0"/>
              <w:marBottom w:val="0"/>
              <w:divBdr>
                <w:top w:val="none" w:sz="0" w:space="0" w:color="auto"/>
                <w:left w:val="none" w:sz="0" w:space="0" w:color="auto"/>
                <w:bottom w:val="none" w:sz="0" w:space="0" w:color="auto"/>
                <w:right w:val="none" w:sz="0" w:space="0" w:color="auto"/>
              </w:divBdr>
            </w:div>
            <w:div w:id="350491691">
              <w:marLeft w:val="0"/>
              <w:marRight w:val="0"/>
              <w:marTop w:val="0"/>
              <w:marBottom w:val="0"/>
              <w:divBdr>
                <w:top w:val="none" w:sz="0" w:space="0" w:color="auto"/>
                <w:left w:val="none" w:sz="0" w:space="0" w:color="auto"/>
                <w:bottom w:val="none" w:sz="0" w:space="0" w:color="auto"/>
                <w:right w:val="none" w:sz="0" w:space="0" w:color="auto"/>
              </w:divBdr>
            </w:div>
            <w:div w:id="1028682855">
              <w:marLeft w:val="0"/>
              <w:marRight w:val="0"/>
              <w:marTop w:val="0"/>
              <w:marBottom w:val="0"/>
              <w:divBdr>
                <w:top w:val="none" w:sz="0" w:space="0" w:color="auto"/>
                <w:left w:val="none" w:sz="0" w:space="0" w:color="auto"/>
                <w:bottom w:val="none" w:sz="0" w:space="0" w:color="auto"/>
                <w:right w:val="none" w:sz="0" w:space="0" w:color="auto"/>
              </w:divBdr>
            </w:div>
            <w:div w:id="1158037125">
              <w:marLeft w:val="0"/>
              <w:marRight w:val="0"/>
              <w:marTop w:val="0"/>
              <w:marBottom w:val="0"/>
              <w:divBdr>
                <w:top w:val="none" w:sz="0" w:space="0" w:color="auto"/>
                <w:left w:val="none" w:sz="0" w:space="0" w:color="auto"/>
                <w:bottom w:val="none" w:sz="0" w:space="0" w:color="auto"/>
                <w:right w:val="none" w:sz="0" w:space="0" w:color="auto"/>
              </w:divBdr>
            </w:div>
            <w:div w:id="79984648">
              <w:marLeft w:val="0"/>
              <w:marRight w:val="0"/>
              <w:marTop w:val="0"/>
              <w:marBottom w:val="0"/>
              <w:divBdr>
                <w:top w:val="none" w:sz="0" w:space="0" w:color="auto"/>
                <w:left w:val="none" w:sz="0" w:space="0" w:color="auto"/>
                <w:bottom w:val="none" w:sz="0" w:space="0" w:color="auto"/>
                <w:right w:val="none" w:sz="0" w:space="0" w:color="auto"/>
              </w:divBdr>
            </w:div>
            <w:div w:id="2128310035">
              <w:marLeft w:val="0"/>
              <w:marRight w:val="0"/>
              <w:marTop w:val="0"/>
              <w:marBottom w:val="0"/>
              <w:divBdr>
                <w:top w:val="none" w:sz="0" w:space="0" w:color="auto"/>
                <w:left w:val="none" w:sz="0" w:space="0" w:color="auto"/>
                <w:bottom w:val="none" w:sz="0" w:space="0" w:color="auto"/>
                <w:right w:val="none" w:sz="0" w:space="0" w:color="auto"/>
              </w:divBdr>
            </w:div>
            <w:div w:id="1366254177">
              <w:marLeft w:val="0"/>
              <w:marRight w:val="0"/>
              <w:marTop w:val="0"/>
              <w:marBottom w:val="0"/>
              <w:divBdr>
                <w:top w:val="none" w:sz="0" w:space="0" w:color="auto"/>
                <w:left w:val="none" w:sz="0" w:space="0" w:color="auto"/>
                <w:bottom w:val="none" w:sz="0" w:space="0" w:color="auto"/>
                <w:right w:val="none" w:sz="0" w:space="0" w:color="auto"/>
              </w:divBdr>
            </w:div>
            <w:div w:id="1526400545">
              <w:marLeft w:val="0"/>
              <w:marRight w:val="0"/>
              <w:marTop w:val="0"/>
              <w:marBottom w:val="0"/>
              <w:divBdr>
                <w:top w:val="none" w:sz="0" w:space="0" w:color="auto"/>
                <w:left w:val="none" w:sz="0" w:space="0" w:color="auto"/>
                <w:bottom w:val="none" w:sz="0" w:space="0" w:color="auto"/>
                <w:right w:val="none" w:sz="0" w:space="0" w:color="auto"/>
              </w:divBdr>
            </w:div>
            <w:div w:id="699164075">
              <w:marLeft w:val="0"/>
              <w:marRight w:val="0"/>
              <w:marTop w:val="0"/>
              <w:marBottom w:val="0"/>
              <w:divBdr>
                <w:top w:val="none" w:sz="0" w:space="0" w:color="auto"/>
                <w:left w:val="none" w:sz="0" w:space="0" w:color="auto"/>
                <w:bottom w:val="none" w:sz="0" w:space="0" w:color="auto"/>
                <w:right w:val="none" w:sz="0" w:space="0" w:color="auto"/>
              </w:divBdr>
            </w:div>
            <w:div w:id="2047945545">
              <w:marLeft w:val="0"/>
              <w:marRight w:val="0"/>
              <w:marTop w:val="0"/>
              <w:marBottom w:val="0"/>
              <w:divBdr>
                <w:top w:val="none" w:sz="0" w:space="0" w:color="auto"/>
                <w:left w:val="none" w:sz="0" w:space="0" w:color="auto"/>
                <w:bottom w:val="none" w:sz="0" w:space="0" w:color="auto"/>
                <w:right w:val="none" w:sz="0" w:space="0" w:color="auto"/>
              </w:divBdr>
            </w:div>
            <w:div w:id="791634039">
              <w:marLeft w:val="0"/>
              <w:marRight w:val="0"/>
              <w:marTop w:val="0"/>
              <w:marBottom w:val="0"/>
              <w:divBdr>
                <w:top w:val="none" w:sz="0" w:space="0" w:color="auto"/>
                <w:left w:val="none" w:sz="0" w:space="0" w:color="auto"/>
                <w:bottom w:val="none" w:sz="0" w:space="0" w:color="auto"/>
                <w:right w:val="none" w:sz="0" w:space="0" w:color="auto"/>
              </w:divBdr>
            </w:div>
            <w:div w:id="1470707156">
              <w:marLeft w:val="0"/>
              <w:marRight w:val="0"/>
              <w:marTop w:val="0"/>
              <w:marBottom w:val="0"/>
              <w:divBdr>
                <w:top w:val="none" w:sz="0" w:space="0" w:color="auto"/>
                <w:left w:val="none" w:sz="0" w:space="0" w:color="auto"/>
                <w:bottom w:val="none" w:sz="0" w:space="0" w:color="auto"/>
                <w:right w:val="none" w:sz="0" w:space="0" w:color="auto"/>
              </w:divBdr>
            </w:div>
            <w:div w:id="368723253">
              <w:marLeft w:val="0"/>
              <w:marRight w:val="0"/>
              <w:marTop w:val="0"/>
              <w:marBottom w:val="0"/>
              <w:divBdr>
                <w:top w:val="none" w:sz="0" w:space="0" w:color="auto"/>
                <w:left w:val="none" w:sz="0" w:space="0" w:color="auto"/>
                <w:bottom w:val="none" w:sz="0" w:space="0" w:color="auto"/>
                <w:right w:val="none" w:sz="0" w:space="0" w:color="auto"/>
              </w:divBdr>
            </w:div>
            <w:div w:id="580868398">
              <w:marLeft w:val="0"/>
              <w:marRight w:val="0"/>
              <w:marTop w:val="0"/>
              <w:marBottom w:val="0"/>
              <w:divBdr>
                <w:top w:val="none" w:sz="0" w:space="0" w:color="auto"/>
                <w:left w:val="none" w:sz="0" w:space="0" w:color="auto"/>
                <w:bottom w:val="none" w:sz="0" w:space="0" w:color="auto"/>
                <w:right w:val="none" w:sz="0" w:space="0" w:color="auto"/>
              </w:divBdr>
            </w:div>
            <w:div w:id="1291352773">
              <w:marLeft w:val="0"/>
              <w:marRight w:val="0"/>
              <w:marTop w:val="0"/>
              <w:marBottom w:val="0"/>
              <w:divBdr>
                <w:top w:val="none" w:sz="0" w:space="0" w:color="auto"/>
                <w:left w:val="none" w:sz="0" w:space="0" w:color="auto"/>
                <w:bottom w:val="none" w:sz="0" w:space="0" w:color="auto"/>
                <w:right w:val="none" w:sz="0" w:space="0" w:color="auto"/>
              </w:divBdr>
            </w:div>
            <w:div w:id="142699031">
              <w:marLeft w:val="0"/>
              <w:marRight w:val="0"/>
              <w:marTop w:val="0"/>
              <w:marBottom w:val="0"/>
              <w:divBdr>
                <w:top w:val="none" w:sz="0" w:space="0" w:color="auto"/>
                <w:left w:val="none" w:sz="0" w:space="0" w:color="auto"/>
                <w:bottom w:val="none" w:sz="0" w:space="0" w:color="auto"/>
                <w:right w:val="none" w:sz="0" w:space="0" w:color="auto"/>
              </w:divBdr>
            </w:div>
            <w:div w:id="608316097">
              <w:marLeft w:val="0"/>
              <w:marRight w:val="0"/>
              <w:marTop w:val="0"/>
              <w:marBottom w:val="0"/>
              <w:divBdr>
                <w:top w:val="none" w:sz="0" w:space="0" w:color="auto"/>
                <w:left w:val="none" w:sz="0" w:space="0" w:color="auto"/>
                <w:bottom w:val="none" w:sz="0" w:space="0" w:color="auto"/>
                <w:right w:val="none" w:sz="0" w:space="0" w:color="auto"/>
              </w:divBdr>
            </w:div>
            <w:div w:id="1103497813">
              <w:marLeft w:val="0"/>
              <w:marRight w:val="0"/>
              <w:marTop w:val="0"/>
              <w:marBottom w:val="0"/>
              <w:divBdr>
                <w:top w:val="none" w:sz="0" w:space="0" w:color="auto"/>
                <w:left w:val="none" w:sz="0" w:space="0" w:color="auto"/>
                <w:bottom w:val="none" w:sz="0" w:space="0" w:color="auto"/>
                <w:right w:val="none" w:sz="0" w:space="0" w:color="auto"/>
              </w:divBdr>
            </w:div>
            <w:div w:id="1946188492">
              <w:marLeft w:val="0"/>
              <w:marRight w:val="0"/>
              <w:marTop w:val="0"/>
              <w:marBottom w:val="0"/>
              <w:divBdr>
                <w:top w:val="none" w:sz="0" w:space="0" w:color="auto"/>
                <w:left w:val="none" w:sz="0" w:space="0" w:color="auto"/>
                <w:bottom w:val="none" w:sz="0" w:space="0" w:color="auto"/>
                <w:right w:val="none" w:sz="0" w:space="0" w:color="auto"/>
              </w:divBdr>
            </w:div>
            <w:div w:id="57171415">
              <w:marLeft w:val="0"/>
              <w:marRight w:val="0"/>
              <w:marTop w:val="0"/>
              <w:marBottom w:val="0"/>
              <w:divBdr>
                <w:top w:val="none" w:sz="0" w:space="0" w:color="auto"/>
                <w:left w:val="none" w:sz="0" w:space="0" w:color="auto"/>
                <w:bottom w:val="none" w:sz="0" w:space="0" w:color="auto"/>
                <w:right w:val="none" w:sz="0" w:space="0" w:color="auto"/>
              </w:divBdr>
            </w:div>
            <w:div w:id="611405152">
              <w:marLeft w:val="0"/>
              <w:marRight w:val="0"/>
              <w:marTop w:val="0"/>
              <w:marBottom w:val="0"/>
              <w:divBdr>
                <w:top w:val="none" w:sz="0" w:space="0" w:color="auto"/>
                <w:left w:val="none" w:sz="0" w:space="0" w:color="auto"/>
                <w:bottom w:val="none" w:sz="0" w:space="0" w:color="auto"/>
                <w:right w:val="none" w:sz="0" w:space="0" w:color="auto"/>
              </w:divBdr>
            </w:div>
            <w:div w:id="185562317">
              <w:marLeft w:val="0"/>
              <w:marRight w:val="0"/>
              <w:marTop w:val="0"/>
              <w:marBottom w:val="0"/>
              <w:divBdr>
                <w:top w:val="none" w:sz="0" w:space="0" w:color="auto"/>
                <w:left w:val="none" w:sz="0" w:space="0" w:color="auto"/>
                <w:bottom w:val="none" w:sz="0" w:space="0" w:color="auto"/>
                <w:right w:val="none" w:sz="0" w:space="0" w:color="auto"/>
              </w:divBdr>
            </w:div>
            <w:div w:id="5602745">
              <w:marLeft w:val="0"/>
              <w:marRight w:val="0"/>
              <w:marTop w:val="0"/>
              <w:marBottom w:val="0"/>
              <w:divBdr>
                <w:top w:val="none" w:sz="0" w:space="0" w:color="auto"/>
                <w:left w:val="none" w:sz="0" w:space="0" w:color="auto"/>
                <w:bottom w:val="none" w:sz="0" w:space="0" w:color="auto"/>
                <w:right w:val="none" w:sz="0" w:space="0" w:color="auto"/>
              </w:divBdr>
            </w:div>
            <w:div w:id="1135872724">
              <w:marLeft w:val="0"/>
              <w:marRight w:val="0"/>
              <w:marTop w:val="0"/>
              <w:marBottom w:val="0"/>
              <w:divBdr>
                <w:top w:val="none" w:sz="0" w:space="0" w:color="auto"/>
                <w:left w:val="none" w:sz="0" w:space="0" w:color="auto"/>
                <w:bottom w:val="none" w:sz="0" w:space="0" w:color="auto"/>
                <w:right w:val="none" w:sz="0" w:space="0" w:color="auto"/>
              </w:divBdr>
            </w:div>
            <w:div w:id="1853686032">
              <w:marLeft w:val="0"/>
              <w:marRight w:val="0"/>
              <w:marTop w:val="0"/>
              <w:marBottom w:val="0"/>
              <w:divBdr>
                <w:top w:val="none" w:sz="0" w:space="0" w:color="auto"/>
                <w:left w:val="none" w:sz="0" w:space="0" w:color="auto"/>
                <w:bottom w:val="none" w:sz="0" w:space="0" w:color="auto"/>
                <w:right w:val="none" w:sz="0" w:space="0" w:color="auto"/>
              </w:divBdr>
            </w:div>
            <w:div w:id="1452355107">
              <w:marLeft w:val="0"/>
              <w:marRight w:val="0"/>
              <w:marTop w:val="0"/>
              <w:marBottom w:val="0"/>
              <w:divBdr>
                <w:top w:val="none" w:sz="0" w:space="0" w:color="auto"/>
                <w:left w:val="none" w:sz="0" w:space="0" w:color="auto"/>
                <w:bottom w:val="none" w:sz="0" w:space="0" w:color="auto"/>
                <w:right w:val="none" w:sz="0" w:space="0" w:color="auto"/>
              </w:divBdr>
            </w:div>
            <w:div w:id="318533539">
              <w:marLeft w:val="0"/>
              <w:marRight w:val="0"/>
              <w:marTop w:val="0"/>
              <w:marBottom w:val="0"/>
              <w:divBdr>
                <w:top w:val="none" w:sz="0" w:space="0" w:color="auto"/>
                <w:left w:val="none" w:sz="0" w:space="0" w:color="auto"/>
                <w:bottom w:val="none" w:sz="0" w:space="0" w:color="auto"/>
                <w:right w:val="none" w:sz="0" w:space="0" w:color="auto"/>
              </w:divBdr>
            </w:div>
            <w:div w:id="1660499538">
              <w:marLeft w:val="0"/>
              <w:marRight w:val="0"/>
              <w:marTop w:val="0"/>
              <w:marBottom w:val="0"/>
              <w:divBdr>
                <w:top w:val="none" w:sz="0" w:space="0" w:color="auto"/>
                <w:left w:val="none" w:sz="0" w:space="0" w:color="auto"/>
                <w:bottom w:val="none" w:sz="0" w:space="0" w:color="auto"/>
                <w:right w:val="none" w:sz="0" w:space="0" w:color="auto"/>
              </w:divBdr>
            </w:div>
            <w:div w:id="2132629874">
              <w:marLeft w:val="0"/>
              <w:marRight w:val="0"/>
              <w:marTop w:val="0"/>
              <w:marBottom w:val="0"/>
              <w:divBdr>
                <w:top w:val="none" w:sz="0" w:space="0" w:color="auto"/>
                <w:left w:val="none" w:sz="0" w:space="0" w:color="auto"/>
                <w:bottom w:val="none" w:sz="0" w:space="0" w:color="auto"/>
                <w:right w:val="none" w:sz="0" w:space="0" w:color="auto"/>
              </w:divBdr>
            </w:div>
            <w:div w:id="2129276017">
              <w:marLeft w:val="0"/>
              <w:marRight w:val="0"/>
              <w:marTop w:val="0"/>
              <w:marBottom w:val="0"/>
              <w:divBdr>
                <w:top w:val="none" w:sz="0" w:space="0" w:color="auto"/>
                <w:left w:val="none" w:sz="0" w:space="0" w:color="auto"/>
                <w:bottom w:val="none" w:sz="0" w:space="0" w:color="auto"/>
                <w:right w:val="none" w:sz="0" w:space="0" w:color="auto"/>
              </w:divBdr>
            </w:div>
            <w:div w:id="20762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50639">
      <w:bodyDiv w:val="1"/>
      <w:marLeft w:val="0"/>
      <w:marRight w:val="0"/>
      <w:marTop w:val="0"/>
      <w:marBottom w:val="0"/>
      <w:divBdr>
        <w:top w:val="none" w:sz="0" w:space="0" w:color="auto"/>
        <w:left w:val="none" w:sz="0" w:space="0" w:color="auto"/>
        <w:bottom w:val="none" w:sz="0" w:space="0" w:color="auto"/>
        <w:right w:val="none" w:sz="0" w:space="0" w:color="auto"/>
      </w:divBdr>
      <w:divsChild>
        <w:div w:id="1686589010">
          <w:marLeft w:val="0"/>
          <w:marRight w:val="0"/>
          <w:marTop w:val="0"/>
          <w:marBottom w:val="0"/>
          <w:divBdr>
            <w:top w:val="none" w:sz="0" w:space="0" w:color="auto"/>
            <w:left w:val="none" w:sz="0" w:space="0" w:color="auto"/>
            <w:bottom w:val="none" w:sz="0" w:space="0" w:color="auto"/>
            <w:right w:val="none" w:sz="0" w:space="0" w:color="auto"/>
          </w:divBdr>
          <w:divsChild>
            <w:div w:id="1201284499">
              <w:marLeft w:val="0"/>
              <w:marRight w:val="0"/>
              <w:marTop w:val="0"/>
              <w:marBottom w:val="0"/>
              <w:divBdr>
                <w:top w:val="none" w:sz="0" w:space="0" w:color="auto"/>
                <w:left w:val="none" w:sz="0" w:space="0" w:color="auto"/>
                <w:bottom w:val="none" w:sz="0" w:space="0" w:color="auto"/>
                <w:right w:val="none" w:sz="0" w:space="0" w:color="auto"/>
              </w:divBdr>
            </w:div>
            <w:div w:id="2081754700">
              <w:marLeft w:val="0"/>
              <w:marRight w:val="0"/>
              <w:marTop w:val="0"/>
              <w:marBottom w:val="0"/>
              <w:divBdr>
                <w:top w:val="none" w:sz="0" w:space="0" w:color="auto"/>
                <w:left w:val="none" w:sz="0" w:space="0" w:color="auto"/>
                <w:bottom w:val="none" w:sz="0" w:space="0" w:color="auto"/>
                <w:right w:val="none" w:sz="0" w:space="0" w:color="auto"/>
              </w:divBdr>
            </w:div>
            <w:div w:id="1957104165">
              <w:marLeft w:val="0"/>
              <w:marRight w:val="0"/>
              <w:marTop w:val="0"/>
              <w:marBottom w:val="0"/>
              <w:divBdr>
                <w:top w:val="none" w:sz="0" w:space="0" w:color="auto"/>
                <w:left w:val="none" w:sz="0" w:space="0" w:color="auto"/>
                <w:bottom w:val="none" w:sz="0" w:space="0" w:color="auto"/>
                <w:right w:val="none" w:sz="0" w:space="0" w:color="auto"/>
              </w:divBdr>
            </w:div>
            <w:div w:id="1113206451">
              <w:marLeft w:val="0"/>
              <w:marRight w:val="0"/>
              <w:marTop w:val="0"/>
              <w:marBottom w:val="0"/>
              <w:divBdr>
                <w:top w:val="none" w:sz="0" w:space="0" w:color="auto"/>
                <w:left w:val="none" w:sz="0" w:space="0" w:color="auto"/>
                <w:bottom w:val="none" w:sz="0" w:space="0" w:color="auto"/>
                <w:right w:val="none" w:sz="0" w:space="0" w:color="auto"/>
              </w:divBdr>
            </w:div>
            <w:div w:id="331688428">
              <w:marLeft w:val="0"/>
              <w:marRight w:val="0"/>
              <w:marTop w:val="0"/>
              <w:marBottom w:val="0"/>
              <w:divBdr>
                <w:top w:val="none" w:sz="0" w:space="0" w:color="auto"/>
                <w:left w:val="none" w:sz="0" w:space="0" w:color="auto"/>
                <w:bottom w:val="none" w:sz="0" w:space="0" w:color="auto"/>
                <w:right w:val="none" w:sz="0" w:space="0" w:color="auto"/>
              </w:divBdr>
            </w:div>
            <w:div w:id="1476801772">
              <w:marLeft w:val="0"/>
              <w:marRight w:val="0"/>
              <w:marTop w:val="0"/>
              <w:marBottom w:val="0"/>
              <w:divBdr>
                <w:top w:val="none" w:sz="0" w:space="0" w:color="auto"/>
                <w:left w:val="none" w:sz="0" w:space="0" w:color="auto"/>
                <w:bottom w:val="none" w:sz="0" w:space="0" w:color="auto"/>
                <w:right w:val="none" w:sz="0" w:space="0" w:color="auto"/>
              </w:divBdr>
            </w:div>
            <w:div w:id="1730613633">
              <w:marLeft w:val="0"/>
              <w:marRight w:val="0"/>
              <w:marTop w:val="0"/>
              <w:marBottom w:val="0"/>
              <w:divBdr>
                <w:top w:val="none" w:sz="0" w:space="0" w:color="auto"/>
                <w:left w:val="none" w:sz="0" w:space="0" w:color="auto"/>
                <w:bottom w:val="none" w:sz="0" w:space="0" w:color="auto"/>
                <w:right w:val="none" w:sz="0" w:space="0" w:color="auto"/>
              </w:divBdr>
            </w:div>
            <w:div w:id="3331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80670">
      <w:bodyDiv w:val="1"/>
      <w:marLeft w:val="0"/>
      <w:marRight w:val="0"/>
      <w:marTop w:val="0"/>
      <w:marBottom w:val="0"/>
      <w:divBdr>
        <w:top w:val="none" w:sz="0" w:space="0" w:color="auto"/>
        <w:left w:val="none" w:sz="0" w:space="0" w:color="auto"/>
        <w:bottom w:val="none" w:sz="0" w:space="0" w:color="auto"/>
        <w:right w:val="none" w:sz="0" w:space="0" w:color="auto"/>
      </w:divBdr>
      <w:divsChild>
        <w:div w:id="1505633087">
          <w:marLeft w:val="0"/>
          <w:marRight w:val="0"/>
          <w:marTop w:val="0"/>
          <w:marBottom w:val="0"/>
          <w:divBdr>
            <w:top w:val="none" w:sz="0" w:space="0" w:color="auto"/>
            <w:left w:val="none" w:sz="0" w:space="0" w:color="auto"/>
            <w:bottom w:val="none" w:sz="0" w:space="0" w:color="auto"/>
            <w:right w:val="none" w:sz="0" w:space="0" w:color="auto"/>
          </w:divBdr>
          <w:divsChild>
            <w:div w:id="1497962324">
              <w:marLeft w:val="0"/>
              <w:marRight w:val="0"/>
              <w:marTop w:val="0"/>
              <w:marBottom w:val="0"/>
              <w:divBdr>
                <w:top w:val="none" w:sz="0" w:space="0" w:color="auto"/>
                <w:left w:val="none" w:sz="0" w:space="0" w:color="auto"/>
                <w:bottom w:val="none" w:sz="0" w:space="0" w:color="auto"/>
                <w:right w:val="none" w:sz="0" w:space="0" w:color="auto"/>
              </w:divBdr>
            </w:div>
            <w:div w:id="155997986">
              <w:marLeft w:val="0"/>
              <w:marRight w:val="0"/>
              <w:marTop w:val="0"/>
              <w:marBottom w:val="0"/>
              <w:divBdr>
                <w:top w:val="none" w:sz="0" w:space="0" w:color="auto"/>
                <w:left w:val="none" w:sz="0" w:space="0" w:color="auto"/>
                <w:bottom w:val="none" w:sz="0" w:space="0" w:color="auto"/>
                <w:right w:val="none" w:sz="0" w:space="0" w:color="auto"/>
              </w:divBdr>
            </w:div>
            <w:div w:id="1167213490">
              <w:marLeft w:val="0"/>
              <w:marRight w:val="0"/>
              <w:marTop w:val="0"/>
              <w:marBottom w:val="0"/>
              <w:divBdr>
                <w:top w:val="none" w:sz="0" w:space="0" w:color="auto"/>
                <w:left w:val="none" w:sz="0" w:space="0" w:color="auto"/>
                <w:bottom w:val="none" w:sz="0" w:space="0" w:color="auto"/>
                <w:right w:val="none" w:sz="0" w:space="0" w:color="auto"/>
              </w:divBdr>
            </w:div>
            <w:div w:id="358626747">
              <w:marLeft w:val="0"/>
              <w:marRight w:val="0"/>
              <w:marTop w:val="0"/>
              <w:marBottom w:val="0"/>
              <w:divBdr>
                <w:top w:val="none" w:sz="0" w:space="0" w:color="auto"/>
                <w:left w:val="none" w:sz="0" w:space="0" w:color="auto"/>
                <w:bottom w:val="none" w:sz="0" w:space="0" w:color="auto"/>
                <w:right w:val="none" w:sz="0" w:space="0" w:color="auto"/>
              </w:divBdr>
            </w:div>
            <w:div w:id="1847598621">
              <w:marLeft w:val="0"/>
              <w:marRight w:val="0"/>
              <w:marTop w:val="0"/>
              <w:marBottom w:val="0"/>
              <w:divBdr>
                <w:top w:val="none" w:sz="0" w:space="0" w:color="auto"/>
                <w:left w:val="none" w:sz="0" w:space="0" w:color="auto"/>
                <w:bottom w:val="none" w:sz="0" w:space="0" w:color="auto"/>
                <w:right w:val="none" w:sz="0" w:space="0" w:color="auto"/>
              </w:divBdr>
            </w:div>
            <w:div w:id="1438797381">
              <w:marLeft w:val="0"/>
              <w:marRight w:val="0"/>
              <w:marTop w:val="0"/>
              <w:marBottom w:val="0"/>
              <w:divBdr>
                <w:top w:val="none" w:sz="0" w:space="0" w:color="auto"/>
                <w:left w:val="none" w:sz="0" w:space="0" w:color="auto"/>
                <w:bottom w:val="none" w:sz="0" w:space="0" w:color="auto"/>
                <w:right w:val="none" w:sz="0" w:space="0" w:color="auto"/>
              </w:divBdr>
            </w:div>
            <w:div w:id="1512641504">
              <w:marLeft w:val="0"/>
              <w:marRight w:val="0"/>
              <w:marTop w:val="0"/>
              <w:marBottom w:val="0"/>
              <w:divBdr>
                <w:top w:val="none" w:sz="0" w:space="0" w:color="auto"/>
                <w:left w:val="none" w:sz="0" w:space="0" w:color="auto"/>
                <w:bottom w:val="none" w:sz="0" w:space="0" w:color="auto"/>
                <w:right w:val="none" w:sz="0" w:space="0" w:color="auto"/>
              </w:divBdr>
            </w:div>
            <w:div w:id="141820271">
              <w:marLeft w:val="0"/>
              <w:marRight w:val="0"/>
              <w:marTop w:val="0"/>
              <w:marBottom w:val="0"/>
              <w:divBdr>
                <w:top w:val="none" w:sz="0" w:space="0" w:color="auto"/>
                <w:left w:val="none" w:sz="0" w:space="0" w:color="auto"/>
                <w:bottom w:val="none" w:sz="0" w:space="0" w:color="auto"/>
                <w:right w:val="none" w:sz="0" w:space="0" w:color="auto"/>
              </w:divBdr>
            </w:div>
            <w:div w:id="64836206">
              <w:marLeft w:val="0"/>
              <w:marRight w:val="0"/>
              <w:marTop w:val="0"/>
              <w:marBottom w:val="0"/>
              <w:divBdr>
                <w:top w:val="none" w:sz="0" w:space="0" w:color="auto"/>
                <w:left w:val="none" w:sz="0" w:space="0" w:color="auto"/>
                <w:bottom w:val="none" w:sz="0" w:space="0" w:color="auto"/>
                <w:right w:val="none" w:sz="0" w:space="0" w:color="auto"/>
              </w:divBdr>
            </w:div>
            <w:div w:id="1582324653">
              <w:marLeft w:val="0"/>
              <w:marRight w:val="0"/>
              <w:marTop w:val="0"/>
              <w:marBottom w:val="0"/>
              <w:divBdr>
                <w:top w:val="none" w:sz="0" w:space="0" w:color="auto"/>
                <w:left w:val="none" w:sz="0" w:space="0" w:color="auto"/>
                <w:bottom w:val="none" w:sz="0" w:space="0" w:color="auto"/>
                <w:right w:val="none" w:sz="0" w:space="0" w:color="auto"/>
              </w:divBdr>
            </w:div>
            <w:div w:id="595556954">
              <w:marLeft w:val="0"/>
              <w:marRight w:val="0"/>
              <w:marTop w:val="0"/>
              <w:marBottom w:val="0"/>
              <w:divBdr>
                <w:top w:val="none" w:sz="0" w:space="0" w:color="auto"/>
                <w:left w:val="none" w:sz="0" w:space="0" w:color="auto"/>
                <w:bottom w:val="none" w:sz="0" w:space="0" w:color="auto"/>
                <w:right w:val="none" w:sz="0" w:space="0" w:color="auto"/>
              </w:divBdr>
            </w:div>
            <w:div w:id="1826123564">
              <w:marLeft w:val="0"/>
              <w:marRight w:val="0"/>
              <w:marTop w:val="0"/>
              <w:marBottom w:val="0"/>
              <w:divBdr>
                <w:top w:val="none" w:sz="0" w:space="0" w:color="auto"/>
                <w:left w:val="none" w:sz="0" w:space="0" w:color="auto"/>
                <w:bottom w:val="none" w:sz="0" w:space="0" w:color="auto"/>
                <w:right w:val="none" w:sz="0" w:space="0" w:color="auto"/>
              </w:divBdr>
            </w:div>
            <w:div w:id="297536565">
              <w:marLeft w:val="0"/>
              <w:marRight w:val="0"/>
              <w:marTop w:val="0"/>
              <w:marBottom w:val="0"/>
              <w:divBdr>
                <w:top w:val="none" w:sz="0" w:space="0" w:color="auto"/>
                <w:left w:val="none" w:sz="0" w:space="0" w:color="auto"/>
                <w:bottom w:val="none" w:sz="0" w:space="0" w:color="auto"/>
                <w:right w:val="none" w:sz="0" w:space="0" w:color="auto"/>
              </w:divBdr>
            </w:div>
            <w:div w:id="1224638243">
              <w:marLeft w:val="0"/>
              <w:marRight w:val="0"/>
              <w:marTop w:val="0"/>
              <w:marBottom w:val="0"/>
              <w:divBdr>
                <w:top w:val="none" w:sz="0" w:space="0" w:color="auto"/>
                <w:left w:val="none" w:sz="0" w:space="0" w:color="auto"/>
                <w:bottom w:val="none" w:sz="0" w:space="0" w:color="auto"/>
                <w:right w:val="none" w:sz="0" w:space="0" w:color="auto"/>
              </w:divBdr>
            </w:div>
            <w:div w:id="167868093">
              <w:marLeft w:val="0"/>
              <w:marRight w:val="0"/>
              <w:marTop w:val="0"/>
              <w:marBottom w:val="0"/>
              <w:divBdr>
                <w:top w:val="none" w:sz="0" w:space="0" w:color="auto"/>
                <w:left w:val="none" w:sz="0" w:space="0" w:color="auto"/>
                <w:bottom w:val="none" w:sz="0" w:space="0" w:color="auto"/>
                <w:right w:val="none" w:sz="0" w:space="0" w:color="auto"/>
              </w:divBdr>
            </w:div>
            <w:div w:id="1411997720">
              <w:marLeft w:val="0"/>
              <w:marRight w:val="0"/>
              <w:marTop w:val="0"/>
              <w:marBottom w:val="0"/>
              <w:divBdr>
                <w:top w:val="none" w:sz="0" w:space="0" w:color="auto"/>
                <w:left w:val="none" w:sz="0" w:space="0" w:color="auto"/>
                <w:bottom w:val="none" w:sz="0" w:space="0" w:color="auto"/>
                <w:right w:val="none" w:sz="0" w:space="0" w:color="auto"/>
              </w:divBdr>
            </w:div>
            <w:div w:id="746222015">
              <w:marLeft w:val="0"/>
              <w:marRight w:val="0"/>
              <w:marTop w:val="0"/>
              <w:marBottom w:val="0"/>
              <w:divBdr>
                <w:top w:val="none" w:sz="0" w:space="0" w:color="auto"/>
                <w:left w:val="none" w:sz="0" w:space="0" w:color="auto"/>
                <w:bottom w:val="none" w:sz="0" w:space="0" w:color="auto"/>
                <w:right w:val="none" w:sz="0" w:space="0" w:color="auto"/>
              </w:divBdr>
            </w:div>
            <w:div w:id="1192569407">
              <w:marLeft w:val="0"/>
              <w:marRight w:val="0"/>
              <w:marTop w:val="0"/>
              <w:marBottom w:val="0"/>
              <w:divBdr>
                <w:top w:val="none" w:sz="0" w:space="0" w:color="auto"/>
                <w:left w:val="none" w:sz="0" w:space="0" w:color="auto"/>
                <w:bottom w:val="none" w:sz="0" w:space="0" w:color="auto"/>
                <w:right w:val="none" w:sz="0" w:space="0" w:color="auto"/>
              </w:divBdr>
            </w:div>
            <w:div w:id="1422219780">
              <w:marLeft w:val="0"/>
              <w:marRight w:val="0"/>
              <w:marTop w:val="0"/>
              <w:marBottom w:val="0"/>
              <w:divBdr>
                <w:top w:val="none" w:sz="0" w:space="0" w:color="auto"/>
                <w:left w:val="none" w:sz="0" w:space="0" w:color="auto"/>
                <w:bottom w:val="none" w:sz="0" w:space="0" w:color="auto"/>
                <w:right w:val="none" w:sz="0" w:space="0" w:color="auto"/>
              </w:divBdr>
            </w:div>
            <w:div w:id="1764522509">
              <w:marLeft w:val="0"/>
              <w:marRight w:val="0"/>
              <w:marTop w:val="0"/>
              <w:marBottom w:val="0"/>
              <w:divBdr>
                <w:top w:val="none" w:sz="0" w:space="0" w:color="auto"/>
                <w:left w:val="none" w:sz="0" w:space="0" w:color="auto"/>
                <w:bottom w:val="none" w:sz="0" w:space="0" w:color="auto"/>
                <w:right w:val="none" w:sz="0" w:space="0" w:color="auto"/>
              </w:divBdr>
            </w:div>
            <w:div w:id="1994598382">
              <w:marLeft w:val="0"/>
              <w:marRight w:val="0"/>
              <w:marTop w:val="0"/>
              <w:marBottom w:val="0"/>
              <w:divBdr>
                <w:top w:val="none" w:sz="0" w:space="0" w:color="auto"/>
                <w:left w:val="none" w:sz="0" w:space="0" w:color="auto"/>
                <w:bottom w:val="none" w:sz="0" w:space="0" w:color="auto"/>
                <w:right w:val="none" w:sz="0" w:space="0" w:color="auto"/>
              </w:divBdr>
            </w:div>
            <w:div w:id="1962150754">
              <w:marLeft w:val="0"/>
              <w:marRight w:val="0"/>
              <w:marTop w:val="0"/>
              <w:marBottom w:val="0"/>
              <w:divBdr>
                <w:top w:val="none" w:sz="0" w:space="0" w:color="auto"/>
                <w:left w:val="none" w:sz="0" w:space="0" w:color="auto"/>
                <w:bottom w:val="none" w:sz="0" w:space="0" w:color="auto"/>
                <w:right w:val="none" w:sz="0" w:space="0" w:color="auto"/>
              </w:divBdr>
            </w:div>
            <w:div w:id="1216772229">
              <w:marLeft w:val="0"/>
              <w:marRight w:val="0"/>
              <w:marTop w:val="0"/>
              <w:marBottom w:val="0"/>
              <w:divBdr>
                <w:top w:val="none" w:sz="0" w:space="0" w:color="auto"/>
                <w:left w:val="none" w:sz="0" w:space="0" w:color="auto"/>
                <w:bottom w:val="none" w:sz="0" w:space="0" w:color="auto"/>
                <w:right w:val="none" w:sz="0" w:space="0" w:color="auto"/>
              </w:divBdr>
            </w:div>
            <w:div w:id="527833383">
              <w:marLeft w:val="0"/>
              <w:marRight w:val="0"/>
              <w:marTop w:val="0"/>
              <w:marBottom w:val="0"/>
              <w:divBdr>
                <w:top w:val="none" w:sz="0" w:space="0" w:color="auto"/>
                <w:left w:val="none" w:sz="0" w:space="0" w:color="auto"/>
                <w:bottom w:val="none" w:sz="0" w:space="0" w:color="auto"/>
                <w:right w:val="none" w:sz="0" w:space="0" w:color="auto"/>
              </w:divBdr>
            </w:div>
            <w:div w:id="201214955">
              <w:marLeft w:val="0"/>
              <w:marRight w:val="0"/>
              <w:marTop w:val="0"/>
              <w:marBottom w:val="0"/>
              <w:divBdr>
                <w:top w:val="none" w:sz="0" w:space="0" w:color="auto"/>
                <w:left w:val="none" w:sz="0" w:space="0" w:color="auto"/>
                <w:bottom w:val="none" w:sz="0" w:space="0" w:color="auto"/>
                <w:right w:val="none" w:sz="0" w:space="0" w:color="auto"/>
              </w:divBdr>
            </w:div>
            <w:div w:id="76679247">
              <w:marLeft w:val="0"/>
              <w:marRight w:val="0"/>
              <w:marTop w:val="0"/>
              <w:marBottom w:val="0"/>
              <w:divBdr>
                <w:top w:val="none" w:sz="0" w:space="0" w:color="auto"/>
                <w:left w:val="none" w:sz="0" w:space="0" w:color="auto"/>
                <w:bottom w:val="none" w:sz="0" w:space="0" w:color="auto"/>
                <w:right w:val="none" w:sz="0" w:space="0" w:color="auto"/>
              </w:divBdr>
            </w:div>
            <w:div w:id="1295209881">
              <w:marLeft w:val="0"/>
              <w:marRight w:val="0"/>
              <w:marTop w:val="0"/>
              <w:marBottom w:val="0"/>
              <w:divBdr>
                <w:top w:val="none" w:sz="0" w:space="0" w:color="auto"/>
                <w:left w:val="none" w:sz="0" w:space="0" w:color="auto"/>
                <w:bottom w:val="none" w:sz="0" w:space="0" w:color="auto"/>
                <w:right w:val="none" w:sz="0" w:space="0" w:color="auto"/>
              </w:divBdr>
            </w:div>
            <w:div w:id="1968581648">
              <w:marLeft w:val="0"/>
              <w:marRight w:val="0"/>
              <w:marTop w:val="0"/>
              <w:marBottom w:val="0"/>
              <w:divBdr>
                <w:top w:val="none" w:sz="0" w:space="0" w:color="auto"/>
                <w:left w:val="none" w:sz="0" w:space="0" w:color="auto"/>
                <w:bottom w:val="none" w:sz="0" w:space="0" w:color="auto"/>
                <w:right w:val="none" w:sz="0" w:space="0" w:color="auto"/>
              </w:divBdr>
            </w:div>
            <w:div w:id="1864174983">
              <w:marLeft w:val="0"/>
              <w:marRight w:val="0"/>
              <w:marTop w:val="0"/>
              <w:marBottom w:val="0"/>
              <w:divBdr>
                <w:top w:val="none" w:sz="0" w:space="0" w:color="auto"/>
                <w:left w:val="none" w:sz="0" w:space="0" w:color="auto"/>
                <w:bottom w:val="none" w:sz="0" w:space="0" w:color="auto"/>
                <w:right w:val="none" w:sz="0" w:space="0" w:color="auto"/>
              </w:divBdr>
            </w:div>
            <w:div w:id="43874507">
              <w:marLeft w:val="0"/>
              <w:marRight w:val="0"/>
              <w:marTop w:val="0"/>
              <w:marBottom w:val="0"/>
              <w:divBdr>
                <w:top w:val="none" w:sz="0" w:space="0" w:color="auto"/>
                <w:left w:val="none" w:sz="0" w:space="0" w:color="auto"/>
                <w:bottom w:val="none" w:sz="0" w:space="0" w:color="auto"/>
                <w:right w:val="none" w:sz="0" w:space="0" w:color="auto"/>
              </w:divBdr>
            </w:div>
            <w:div w:id="758868022">
              <w:marLeft w:val="0"/>
              <w:marRight w:val="0"/>
              <w:marTop w:val="0"/>
              <w:marBottom w:val="0"/>
              <w:divBdr>
                <w:top w:val="none" w:sz="0" w:space="0" w:color="auto"/>
                <w:left w:val="none" w:sz="0" w:space="0" w:color="auto"/>
                <w:bottom w:val="none" w:sz="0" w:space="0" w:color="auto"/>
                <w:right w:val="none" w:sz="0" w:space="0" w:color="auto"/>
              </w:divBdr>
            </w:div>
            <w:div w:id="2127196552">
              <w:marLeft w:val="0"/>
              <w:marRight w:val="0"/>
              <w:marTop w:val="0"/>
              <w:marBottom w:val="0"/>
              <w:divBdr>
                <w:top w:val="none" w:sz="0" w:space="0" w:color="auto"/>
                <w:left w:val="none" w:sz="0" w:space="0" w:color="auto"/>
                <w:bottom w:val="none" w:sz="0" w:space="0" w:color="auto"/>
                <w:right w:val="none" w:sz="0" w:space="0" w:color="auto"/>
              </w:divBdr>
            </w:div>
            <w:div w:id="437991840">
              <w:marLeft w:val="0"/>
              <w:marRight w:val="0"/>
              <w:marTop w:val="0"/>
              <w:marBottom w:val="0"/>
              <w:divBdr>
                <w:top w:val="none" w:sz="0" w:space="0" w:color="auto"/>
                <w:left w:val="none" w:sz="0" w:space="0" w:color="auto"/>
                <w:bottom w:val="none" w:sz="0" w:space="0" w:color="auto"/>
                <w:right w:val="none" w:sz="0" w:space="0" w:color="auto"/>
              </w:divBdr>
            </w:div>
            <w:div w:id="10494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5879">
      <w:bodyDiv w:val="1"/>
      <w:marLeft w:val="0"/>
      <w:marRight w:val="0"/>
      <w:marTop w:val="0"/>
      <w:marBottom w:val="0"/>
      <w:divBdr>
        <w:top w:val="none" w:sz="0" w:space="0" w:color="auto"/>
        <w:left w:val="none" w:sz="0" w:space="0" w:color="auto"/>
        <w:bottom w:val="none" w:sz="0" w:space="0" w:color="auto"/>
        <w:right w:val="none" w:sz="0" w:space="0" w:color="auto"/>
      </w:divBdr>
      <w:divsChild>
        <w:div w:id="1999072479">
          <w:marLeft w:val="0"/>
          <w:marRight w:val="0"/>
          <w:marTop w:val="0"/>
          <w:marBottom w:val="0"/>
          <w:divBdr>
            <w:top w:val="none" w:sz="0" w:space="0" w:color="auto"/>
            <w:left w:val="none" w:sz="0" w:space="0" w:color="auto"/>
            <w:bottom w:val="none" w:sz="0" w:space="0" w:color="auto"/>
            <w:right w:val="none" w:sz="0" w:space="0" w:color="auto"/>
          </w:divBdr>
          <w:divsChild>
            <w:div w:id="1872573139">
              <w:marLeft w:val="0"/>
              <w:marRight w:val="0"/>
              <w:marTop w:val="0"/>
              <w:marBottom w:val="0"/>
              <w:divBdr>
                <w:top w:val="none" w:sz="0" w:space="0" w:color="auto"/>
                <w:left w:val="none" w:sz="0" w:space="0" w:color="auto"/>
                <w:bottom w:val="none" w:sz="0" w:space="0" w:color="auto"/>
                <w:right w:val="none" w:sz="0" w:space="0" w:color="auto"/>
              </w:divBdr>
            </w:div>
            <w:div w:id="1407074066">
              <w:marLeft w:val="0"/>
              <w:marRight w:val="0"/>
              <w:marTop w:val="0"/>
              <w:marBottom w:val="0"/>
              <w:divBdr>
                <w:top w:val="none" w:sz="0" w:space="0" w:color="auto"/>
                <w:left w:val="none" w:sz="0" w:space="0" w:color="auto"/>
                <w:bottom w:val="none" w:sz="0" w:space="0" w:color="auto"/>
                <w:right w:val="none" w:sz="0" w:space="0" w:color="auto"/>
              </w:divBdr>
            </w:div>
            <w:div w:id="983583626">
              <w:marLeft w:val="0"/>
              <w:marRight w:val="0"/>
              <w:marTop w:val="0"/>
              <w:marBottom w:val="0"/>
              <w:divBdr>
                <w:top w:val="none" w:sz="0" w:space="0" w:color="auto"/>
                <w:left w:val="none" w:sz="0" w:space="0" w:color="auto"/>
                <w:bottom w:val="none" w:sz="0" w:space="0" w:color="auto"/>
                <w:right w:val="none" w:sz="0" w:space="0" w:color="auto"/>
              </w:divBdr>
            </w:div>
            <w:div w:id="2056195397">
              <w:marLeft w:val="0"/>
              <w:marRight w:val="0"/>
              <w:marTop w:val="0"/>
              <w:marBottom w:val="0"/>
              <w:divBdr>
                <w:top w:val="none" w:sz="0" w:space="0" w:color="auto"/>
                <w:left w:val="none" w:sz="0" w:space="0" w:color="auto"/>
                <w:bottom w:val="none" w:sz="0" w:space="0" w:color="auto"/>
                <w:right w:val="none" w:sz="0" w:space="0" w:color="auto"/>
              </w:divBdr>
            </w:div>
            <w:div w:id="158929423">
              <w:marLeft w:val="0"/>
              <w:marRight w:val="0"/>
              <w:marTop w:val="0"/>
              <w:marBottom w:val="0"/>
              <w:divBdr>
                <w:top w:val="none" w:sz="0" w:space="0" w:color="auto"/>
                <w:left w:val="none" w:sz="0" w:space="0" w:color="auto"/>
                <w:bottom w:val="none" w:sz="0" w:space="0" w:color="auto"/>
                <w:right w:val="none" w:sz="0" w:space="0" w:color="auto"/>
              </w:divBdr>
            </w:div>
            <w:div w:id="1614244737">
              <w:marLeft w:val="0"/>
              <w:marRight w:val="0"/>
              <w:marTop w:val="0"/>
              <w:marBottom w:val="0"/>
              <w:divBdr>
                <w:top w:val="none" w:sz="0" w:space="0" w:color="auto"/>
                <w:left w:val="none" w:sz="0" w:space="0" w:color="auto"/>
                <w:bottom w:val="none" w:sz="0" w:space="0" w:color="auto"/>
                <w:right w:val="none" w:sz="0" w:space="0" w:color="auto"/>
              </w:divBdr>
            </w:div>
            <w:div w:id="1651403643">
              <w:marLeft w:val="0"/>
              <w:marRight w:val="0"/>
              <w:marTop w:val="0"/>
              <w:marBottom w:val="0"/>
              <w:divBdr>
                <w:top w:val="none" w:sz="0" w:space="0" w:color="auto"/>
                <w:left w:val="none" w:sz="0" w:space="0" w:color="auto"/>
                <w:bottom w:val="none" w:sz="0" w:space="0" w:color="auto"/>
                <w:right w:val="none" w:sz="0" w:space="0" w:color="auto"/>
              </w:divBdr>
            </w:div>
            <w:div w:id="2020960736">
              <w:marLeft w:val="0"/>
              <w:marRight w:val="0"/>
              <w:marTop w:val="0"/>
              <w:marBottom w:val="0"/>
              <w:divBdr>
                <w:top w:val="none" w:sz="0" w:space="0" w:color="auto"/>
                <w:left w:val="none" w:sz="0" w:space="0" w:color="auto"/>
                <w:bottom w:val="none" w:sz="0" w:space="0" w:color="auto"/>
                <w:right w:val="none" w:sz="0" w:space="0" w:color="auto"/>
              </w:divBdr>
            </w:div>
            <w:div w:id="1381054284">
              <w:marLeft w:val="0"/>
              <w:marRight w:val="0"/>
              <w:marTop w:val="0"/>
              <w:marBottom w:val="0"/>
              <w:divBdr>
                <w:top w:val="none" w:sz="0" w:space="0" w:color="auto"/>
                <w:left w:val="none" w:sz="0" w:space="0" w:color="auto"/>
                <w:bottom w:val="none" w:sz="0" w:space="0" w:color="auto"/>
                <w:right w:val="none" w:sz="0" w:space="0" w:color="auto"/>
              </w:divBdr>
            </w:div>
            <w:div w:id="2027827454">
              <w:marLeft w:val="0"/>
              <w:marRight w:val="0"/>
              <w:marTop w:val="0"/>
              <w:marBottom w:val="0"/>
              <w:divBdr>
                <w:top w:val="none" w:sz="0" w:space="0" w:color="auto"/>
                <w:left w:val="none" w:sz="0" w:space="0" w:color="auto"/>
                <w:bottom w:val="none" w:sz="0" w:space="0" w:color="auto"/>
                <w:right w:val="none" w:sz="0" w:space="0" w:color="auto"/>
              </w:divBdr>
            </w:div>
            <w:div w:id="562833259">
              <w:marLeft w:val="0"/>
              <w:marRight w:val="0"/>
              <w:marTop w:val="0"/>
              <w:marBottom w:val="0"/>
              <w:divBdr>
                <w:top w:val="none" w:sz="0" w:space="0" w:color="auto"/>
                <w:left w:val="none" w:sz="0" w:space="0" w:color="auto"/>
                <w:bottom w:val="none" w:sz="0" w:space="0" w:color="auto"/>
                <w:right w:val="none" w:sz="0" w:space="0" w:color="auto"/>
              </w:divBdr>
            </w:div>
            <w:div w:id="1117944621">
              <w:marLeft w:val="0"/>
              <w:marRight w:val="0"/>
              <w:marTop w:val="0"/>
              <w:marBottom w:val="0"/>
              <w:divBdr>
                <w:top w:val="none" w:sz="0" w:space="0" w:color="auto"/>
                <w:left w:val="none" w:sz="0" w:space="0" w:color="auto"/>
                <w:bottom w:val="none" w:sz="0" w:space="0" w:color="auto"/>
                <w:right w:val="none" w:sz="0" w:space="0" w:color="auto"/>
              </w:divBdr>
            </w:div>
            <w:div w:id="422185787">
              <w:marLeft w:val="0"/>
              <w:marRight w:val="0"/>
              <w:marTop w:val="0"/>
              <w:marBottom w:val="0"/>
              <w:divBdr>
                <w:top w:val="none" w:sz="0" w:space="0" w:color="auto"/>
                <w:left w:val="none" w:sz="0" w:space="0" w:color="auto"/>
                <w:bottom w:val="none" w:sz="0" w:space="0" w:color="auto"/>
                <w:right w:val="none" w:sz="0" w:space="0" w:color="auto"/>
              </w:divBdr>
            </w:div>
            <w:div w:id="18556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1048">
      <w:bodyDiv w:val="1"/>
      <w:marLeft w:val="0"/>
      <w:marRight w:val="0"/>
      <w:marTop w:val="0"/>
      <w:marBottom w:val="0"/>
      <w:divBdr>
        <w:top w:val="none" w:sz="0" w:space="0" w:color="auto"/>
        <w:left w:val="none" w:sz="0" w:space="0" w:color="auto"/>
        <w:bottom w:val="none" w:sz="0" w:space="0" w:color="auto"/>
        <w:right w:val="none" w:sz="0" w:space="0" w:color="auto"/>
      </w:divBdr>
      <w:divsChild>
        <w:div w:id="1567179873">
          <w:marLeft w:val="0"/>
          <w:marRight w:val="0"/>
          <w:marTop w:val="0"/>
          <w:marBottom w:val="0"/>
          <w:divBdr>
            <w:top w:val="none" w:sz="0" w:space="0" w:color="auto"/>
            <w:left w:val="none" w:sz="0" w:space="0" w:color="auto"/>
            <w:bottom w:val="none" w:sz="0" w:space="0" w:color="auto"/>
            <w:right w:val="none" w:sz="0" w:space="0" w:color="auto"/>
          </w:divBdr>
          <w:divsChild>
            <w:div w:id="885683421">
              <w:marLeft w:val="0"/>
              <w:marRight w:val="0"/>
              <w:marTop w:val="0"/>
              <w:marBottom w:val="0"/>
              <w:divBdr>
                <w:top w:val="none" w:sz="0" w:space="0" w:color="auto"/>
                <w:left w:val="none" w:sz="0" w:space="0" w:color="auto"/>
                <w:bottom w:val="none" w:sz="0" w:space="0" w:color="auto"/>
                <w:right w:val="none" w:sz="0" w:space="0" w:color="auto"/>
              </w:divBdr>
            </w:div>
            <w:div w:id="1800875412">
              <w:marLeft w:val="0"/>
              <w:marRight w:val="0"/>
              <w:marTop w:val="0"/>
              <w:marBottom w:val="0"/>
              <w:divBdr>
                <w:top w:val="none" w:sz="0" w:space="0" w:color="auto"/>
                <w:left w:val="none" w:sz="0" w:space="0" w:color="auto"/>
                <w:bottom w:val="none" w:sz="0" w:space="0" w:color="auto"/>
                <w:right w:val="none" w:sz="0" w:space="0" w:color="auto"/>
              </w:divBdr>
            </w:div>
            <w:div w:id="348021846">
              <w:marLeft w:val="0"/>
              <w:marRight w:val="0"/>
              <w:marTop w:val="0"/>
              <w:marBottom w:val="0"/>
              <w:divBdr>
                <w:top w:val="none" w:sz="0" w:space="0" w:color="auto"/>
                <w:left w:val="none" w:sz="0" w:space="0" w:color="auto"/>
                <w:bottom w:val="none" w:sz="0" w:space="0" w:color="auto"/>
                <w:right w:val="none" w:sz="0" w:space="0" w:color="auto"/>
              </w:divBdr>
            </w:div>
            <w:div w:id="1359700876">
              <w:marLeft w:val="0"/>
              <w:marRight w:val="0"/>
              <w:marTop w:val="0"/>
              <w:marBottom w:val="0"/>
              <w:divBdr>
                <w:top w:val="none" w:sz="0" w:space="0" w:color="auto"/>
                <w:left w:val="none" w:sz="0" w:space="0" w:color="auto"/>
                <w:bottom w:val="none" w:sz="0" w:space="0" w:color="auto"/>
                <w:right w:val="none" w:sz="0" w:space="0" w:color="auto"/>
              </w:divBdr>
            </w:div>
            <w:div w:id="393159479">
              <w:marLeft w:val="0"/>
              <w:marRight w:val="0"/>
              <w:marTop w:val="0"/>
              <w:marBottom w:val="0"/>
              <w:divBdr>
                <w:top w:val="none" w:sz="0" w:space="0" w:color="auto"/>
                <w:left w:val="none" w:sz="0" w:space="0" w:color="auto"/>
                <w:bottom w:val="none" w:sz="0" w:space="0" w:color="auto"/>
                <w:right w:val="none" w:sz="0" w:space="0" w:color="auto"/>
              </w:divBdr>
            </w:div>
            <w:div w:id="136264149">
              <w:marLeft w:val="0"/>
              <w:marRight w:val="0"/>
              <w:marTop w:val="0"/>
              <w:marBottom w:val="0"/>
              <w:divBdr>
                <w:top w:val="none" w:sz="0" w:space="0" w:color="auto"/>
                <w:left w:val="none" w:sz="0" w:space="0" w:color="auto"/>
                <w:bottom w:val="none" w:sz="0" w:space="0" w:color="auto"/>
                <w:right w:val="none" w:sz="0" w:space="0" w:color="auto"/>
              </w:divBdr>
            </w:div>
            <w:div w:id="1135488175">
              <w:marLeft w:val="0"/>
              <w:marRight w:val="0"/>
              <w:marTop w:val="0"/>
              <w:marBottom w:val="0"/>
              <w:divBdr>
                <w:top w:val="none" w:sz="0" w:space="0" w:color="auto"/>
                <w:left w:val="none" w:sz="0" w:space="0" w:color="auto"/>
                <w:bottom w:val="none" w:sz="0" w:space="0" w:color="auto"/>
                <w:right w:val="none" w:sz="0" w:space="0" w:color="auto"/>
              </w:divBdr>
            </w:div>
            <w:div w:id="1054742339">
              <w:marLeft w:val="0"/>
              <w:marRight w:val="0"/>
              <w:marTop w:val="0"/>
              <w:marBottom w:val="0"/>
              <w:divBdr>
                <w:top w:val="none" w:sz="0" w:space="0" w:color="auto"/>
                <w:left w:val="none" w:sz="0" w:space="0" w:color="auto"/>
                <w:bottom w:val="none" w:sz="0" w:space="0" w:color="auto"/>
                <w:right w:val="none" w:sz="0" w:space="0" w:color="auto"/>
              </w:divBdr>
            </w:div>
            <w:div w:id="1837186806">
              <w:marLeft w:val="0"/>
              <w:marRight w:val="0"/>
              <w:marTop w:val="0"/>
              <w:marBottom w:val="0"/>
              <w:divBdr>
                <w:top w:val="none" w:sz="0" w:space="0" w:color="auto"/>
                <w:left w:val="none" w:sz="0" w:space="0" w:color="auto"/>
                <w:bottom w:val="none" w:sz="0" w:space="0" w:color="auto"/>
                <w:right w:val="none" w:sz="0" w:space="0" w:color="auto"/>
              </w:divBdr>
            </w:div>
            <w:div w:id="2036341989">
              <w:marLeft w:val="0"/>
              <w:marRight w:val="0"/>
              <w:marTop w:val="0"/>
              <w:marBottom w:val="0"/>
              <w:divBdr>
                <w:top w:val="none" w:sz="0" w:space="0" w:color="auto"/>
                <w:left w:val="none" w:sz="0" w:space="0" w:color="auto"/>
                <w:bottom w:val="none" w:sz="0" w:space="0" w:color="auto"/>
                <w:right w:val="none" w:sz="0" w:space="0" w:color="auto"/>
              </w:divBdr>
            </w:div>
            <w:div w:id="396755787">
              <w:marLeft w:val="0"/>
              <w:marRight w:val="0"/>
              <w:marTop w:val="0"/>
              <w:marBottom w:val="0"/>
              <w:divBdr>
                <w:top w:val="none" w:sz="0" w:space="0" w:color="auto"/>
                <w:left w:val="none" w:sz="0" w:space="0" w:color="auto"/>
                <w:bottom w:val="none" w:sz="0" w:space="0" w:color="auto"/>
                <w:right w:val="none" w:sz="0" w:space="0" w:color="auto"/>
              </w:divBdr>
            </w:div>
            <w:div w:id="1508398321">
              <w:marLeft w:val="0"/>
              <w:marRight w:val="0"/>
              <w:marTop w:val="0"/>
              <w:marBottom w:val="0"/>
              <w:divBdr>
                <w:top w:val="none" w:sz="0" w:space="0" w:color="auto"/>
                <w:left w:val="none" w:sz="0" w:space="0" w:color="auto"/>
                <w:bottom w:val="none" w:sz="0" w:space="0" w:color="auto"/>
                <w:right w:val="none" w:sz="0" w:space="0" w:color="auto"/>
              </w:divBdr>
            </w:div>
            <w:div w:id="982005553">
              <w:marLeft w:val="0"/>
              <w:marRight w:val="0"/>
              <w:marTop w:val="0"/>
              <w:marBottom w:val="0"/>
              <w:divBdr>
                <w:top w:val="none" w:sz="0" w:space="0" w:color="auto"/>
                <w:left w:val="none" w:sz="0" w:space="0" w:color="auto"/>
                <w:bottom w:val="none" w:sz="0" w:space="0" w:color="auto"/>
                <w:right w:val="none" w:sz="0" w:space="0" w:color="auto"/>
              </w:divBdr>
            </w:div>
            <w:div w:id="1960527131">
              <w:marLeft w:val="0"/>
              <w:marRight w:val="0"/>
              <w:marTop w:val="0"/>
              <w:marBottom w:val="0"/>
              <w:divBdr>
                <w:top w:val="none" w:sz="0" w:space="0" w:color="auto"/>
                <w:left w:val="none" w:sz="0" w:space="0" w:color="auto"/>
                <w:bottom w:val="none" w:sz="0" w:space="0" w:color="auto"/>
                <w:right w:val="none" w:sz="0" w:space="0" w:color="auto"/>
              </w:divBdr>
            </w:div>
            <w:div w:id="883367163">
              <w:marLeft w:val="0"/>
              <w:marRight w:val="0"/>
              <w:marTop w:val="0"/>
              <w:marBottom w:val="0"/>
              <w:divBdr>
                <w:top w:val="none" w:sz="0" w:space="0" w:color="auto"/>
                <w:left w:val="none" w:sz="0" w:space="0" w:color="auto"/>
                <w:bottom w:val="none" w:sz="0" w:space="0" w:color="auto"/>
                <w:right w:val="none" w:sz="0" w:space="0" w:color="auto"/>
              </w:divBdr>
            </w:div>
            <w:div w:id="1429623165">
              <w:marLeft w:val="0"/>
              <w:marRight w:val="0"/>
              <w:marTop w:val="0"/>
              <w:marBottom w:val="0"/>
              <w:divBdr>
                <w:top w:val="none" w:sz="0" w:space="0" w:color="auto"/>
                <w:left w:val="none" w:sz="0" w:space="0" w:color="auto"/>
                <w:bottom w:val="none" w:sz="0" w:space="0" w:color="auto"/>
                <w:right w:val="none" w:sz="0" w:space="0" w:color="auto"/>
              </w:divBdr>
            </w:div>
            <w:div w:id="977029523">
              <w:marLeft w:val="0"/>
              <w:marRight w:val="0"/>
              <w:marTop w:val="0"/>
              <w:marBottom w:val="0"/>
              <w:divBdr>
                <w:top w:val="none" w:sz="0" w:space="0" w:color="auto"/>
                <w:left w:val="none" w:sz="0" w:space="0" w:color="auto"/>
                <w:bottom w:val="none" w:sz="0" w:space="0" w:color="auto"/>
                <w:right w:val="none" w:sz="0" w:space="0" w:color="auto"/>
              </w:divBdr>
            </w:div>
            <w:div w:id="1003823419">
              <w:marLeft w:val="0"/>
              <w:marRight w:val="0"/>
              <w:marTop w:val="0"/>
              <w:marBottom w:val="0"/>
              <w:divBdr>
                <w:top w:val="none" w:sz="0" w:space="0" w:color="auto"/>
                <w:left w:val="none" w:sz="0" w:space="0" w:color="auto"/>
                <w:bottom w:val="none" w:sz="0" w:space="0" w:color="auto"/>
                <w:right w:val="none" w:sz="0" w:space="0" w:color="auto"/>
              </w:divBdr>
            </w:div>
            <w:div w:id="1467966423">
              <w:marLeft w:val="0"/>
              <w:marRight w:val="0"/>
              <w:marTop w:val="0"/>
              <w:marBottom w:val="0"/>
              <w:divBdr>
                <w:top w:val="none" w:sz="0" w:space="0" w:color="auto"/>
                <w:left w:val="none" w:sz="0" w:space="0" w:color="auto"/>
                <w:bottom w:val="none" w:sz="0" w:space="0" w:color="auto"/>
                <w:right w:val="none" w:sz="0" w:space="0" w:color="auto"/>
              </w:divBdr>
            </w:div>
            <w:div w:id="1408916591">
              <w:marLeft w:val="0"/>
              <w:marRight w:val="0"/>
              <w:marTop w:val="0"/>
              <w:marBottom w:val="0"/>
              <w:divBdr>
                <w:top w:val="none" w:sz="0" w:space="0" w:color="auto"/>
                <w:left w:val="none" w:sz="0" w:space="0" w:color="auto"/>
                <w:bottom w:val="none" w:sz="0" w:space="0" w:color="auto"/>
                <w:right w:val="none" w:sz="0" w:space="0" w:color="auto"/>
              </w:divBdr>
            </w:div>
            <w:div w:id="1087078219">
              <w:marLeft w:val="0"/>
              <w:marRight w:val="0"/>
              <w:marTop w:val="0"/>
              <w:marBottom w:val="0"/>
              <w:divBdr>
                <w:top w:val="none" w:sz="0" w:space="0" w:color="auto"/>
                <w:left w:val="none" w:sz="0" w:space="0" w:color="auto"/>
                <w:bottom w:val="none" w:sz="0" w:space="0" w:color="auto"/>
                <w:right w:val="none" w:sz="0" w:space="0" w:color="auto"/>
              </w:divBdr>
            </w:div>
            <w:div w:id="685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9861">
      <w:bodyDiv w:val="1"/>
      <w:marLeft w:val="0"/>
      <w:marRight w:val="0"/>
      <w:marTop w:val="0"/>
      <w:marBottom w:val="0"/>
      <w:divBdr>
        <w:top w:val="none" w:sz="0" w:space="0" w:color="auto"/>
        <w:left w:val="none" w:sz="0" w:space="0" w:color="auto"/>
        <w:bottom w:val="none" w:sz="0" w:space="0" w:color="auto"/>
        <w:right w:val="none" w:sz="0" w:space="0" w:color="auto"/>
      </w:divBdr>
      <w:divsChild>
        <w:div w:id="1579829772">
          <w:marLeft w:val="0"/>
          <w:marRight w:val="0"/>
          <w:marTop w:val="0"/>
          <w:marBottom w:val="0"/>
          <w:divBdr>
            <w:top w:val="none" w:sz="0" w:space="0" w:color="auto"/>
            <w:left w:val="none" w:sz="0" w:space="0" w:color="auto"/>
            <w:bottom w:val="none" w:sz="0" w:space="0" w:color="auto"/>
            <w:right w:val="none" w:sz="0" w:space="0" w:color="auto"/>
          </w:divBdr>
          <w:divsChild>
            <w:div w:id="1428815883">
              <w:marLeft w:val="0"/>
              <w:marRight w:val="0"/>
              <w:marTop w:val="0"/>
              <w:marBottom w:val="0"/>
              <w:divBdr>
                <w:top w:val="none" w:sz="0" w:space="0" w:color="auto"/>
                <w:left w:val="none" w:sz="0" w:space="0" w:color="auto"/>
                <w:bottom w:val="none" w:sz="0" w:space="0" w:color="auto"/>
                <w:right w:val="none" w:sz="0" w:space="0" w:color="auto"/>
              </w:divBdr>
            </w:div>
            <w:div w:id="847909192">
              <w:marLeft w:val="0"/>
              <w:marRight w:val="0"/>
              <w:marTop w:val="0"/>
              <w:marBottom w:val="0"/>
              <w:divBdr>
                <w:top w:val="none" w:sz="0" w:space="0" w:color="auto"/>
                <w:left w:val="none" w:sz="0" w:space="0" w:color="auto"/>
                <w:bottom w:val="none" w:sz="0" w:space="0" w:color="auto"/>
                <w:right w:val="none" w:sz="0" w:space="0" w:color="auto"/>
              </w:divBdr>
            </w:div>
            <w:div w:id="51538797">
              <w:marLeft w:val="0"/>
              <w:marRight w:val="0"/>
              <w:marTop w:val="0"/>
              <w:marBottom w:val="0"/>
              <w:divBdr>
                <w:top w:val="none" w:sz="0" w:space="0" w:color="auto"/>
                <w:left w:val="none" w:sz="0" w:space="0" w:color="auto"/>
                <w:bottom w:val="none" w:sz="0" w:space="0" w:color="auto"/>
                <w:right w:val="none" w:sz="0" w:space="0" w:color="auto"/>
              </w:divBdr>
            </w:div>
            <w:div w:id="1681925561">
              <w:marLeft w:val="0"/>
              <w:marRight w:val="0"/>
              <w:marTop w:val="0"/>
              <w:marBottom w:val="0"/>
              <w:divBdr>
                <w:top w:val="none" w:sz="0" w:space="0" w:color="auto"/>
                <w:left w:val="none" w:sz="0" w:space="0" w:color="auto"/>
                <w:bottom w:val="none" w:sz="0" w:space="0" w:color="auto"/>
                <w:right w:val="none" w:sz="0" w:space="0" w:color="auto"/>
              </w:divBdr>
            </w:div>
            <w:div w:id="1251818573">
              <w:marLeft w:val="0"/>
              <w:marRight w:val="0"/>
              <w:marTop w:val="0"/>
              <w:marBottom w:val="0"/>
              <w:divBdr>
                <w:top w:val="none" w:sz="0" w:space="0" w:color="auto"/>
                <w:left w:val="none" w:sz="0" w:space="0" w:color="auto"/>
                <w:bottom w:val="none" w:sz="0" w:space="0" w:color="auto"/>
                <w:right w:val="none" w:sz="0" w:space="0" w:color="auto"/>
              </w:divBdr>
            </w:div>
            <w:div w:id="2133673557">
              <w:marLeft w:val="0"/>
              <w:marRight w:val="0"/>
              <w:marTop w:val="0"/>
              <w:marBottom w:val="0"/>
              <w:divBdr>
                <w:top w:val="none" w:sz="0" w:space="0" w:color="auto"/>
                <w:left w:val="none" w:sz="0" w:space="0" w:color="auto"/>
                <w:bottom w:val="none" w:sz="0" w:space="0" w:color="auto"/>
                <w:right w:val="none" w:sz="0" w:space="0" w:color="auto"/>
              </w:divBdr>
            </w:div>
            <w:div w:id="1418021009">
              <w:marLeft w:val="0"/>
              <w:marRight w:val="0"/>
              <w:marTop w:val="0"/>
              <w:marBottom w:val="0"/>
              <w:divBdr>
                <w:top w:val="none" w:sz="0" w:space="0" w:color="auto"/>
                <w:left w:val="none" w:sz="0" w:space="0" w:color="auto"/>
                <w:bottom w:val="none" w:sz="0" w:space="0" w:color="auto"/>
                <w:right w:val="none" w:sz="0" w:space="0" w:color="auto"/>
              </w:divBdr>
            </w:div>
            <w:div w:id="191572268">
              <w:marLeft w:val="0"/>
              <w:marRight w:val="0"/>
              <w:marTop w:val="0"/>
              <w:marBottom w:val="0"/>
              <w:divBdr>
                <w:top w:val="none" w:sz="0" w:space="0" w:color="auto"/>
                <w:left w:val="none" w:sz="0" w:space="0" w:color="auto"/>
                <w:bottom w:val="none" w:sz="0" w:space="0" w:color="auto"/>
                <w:right w:val="none" w:sz="0" w:space="0" w:color="auto"/>
              </w:divBdr>
            </w:div>
            <w:div w:id="60949740">
              <w:marLeft w:val="0"/>
              <w:marRight w:val="0"/>
              <w:marTop w:val="0"/>
              <w:marBottom w:val="0"/>
              <w:divBdr>
                <w:top w:val="none" w:sz="0" w:space="0" w:color="auto"/>
                <w:left w:val="none" w:sz="0" w:space="0" w:color="auto"/>
                <w:bottom w:val="none" w:sz="0" w:space="0" w:color="auto"/>
                <w:right w:val="none" w:sz="0" w:space="0" w:color="auto"/>
              </w:divBdr>
            </w:div>
            <w:div w:id="1468351315">
              <w:marLeft w:val="0"/>
              <w:marRight w:val="0"/>
              <w:marTop w:val="0"/>
              <w:marBottom w:val="0"/>
              <w:divBdr>
                <w:top w:val="none" w:sz="0" w:space="0" w:color="auto"/>
                <w:left w:val="none" w:sz="0" w:space="0" w:color="auto"/>
                <w:bottom w:val="none" w:sz="0" w:space="0" w:color="auto"/>
                <w:right w:val="none" w:sz="0" w:space="0" w:color="auto"/>
              </w:divBdr>
            </w:div>
            <w:div w:id="1511486158">
              <w:marLeft w:val="0"/>
              <w:marRight w:val="0"/>
              <w:marTop w:val="0"/>
              <w:marBottom w:val="0"/>
              <w:divBdr>
                <w:top w:val="none" w:sz="0" w:space="0" w:color="auto"/>
                <w:left w:val="none" w:sz="0" w:space="0" w:color="auto"/>
                <w:bottom w:val="none" w:sz="0" w:space="0" w:color="auto"/>
                <w:right w:val="none" w:sz="0" w:space="0" w:color="auto"/>
              </w:divBdr>
            </w:div>
            <w:div w:id="1799759816">
              <w:marLeft w:val="0"/>
              <w:marRight w:val="0"/>
              <w:marTop w:val="0"/>
              <w:marBottom w:val="0"/>
              <w:divBdr>
                <w:top w:val="none" w:sz="0" w:space="0" w:color="auto"/>
                <w:left w:val="none" w:sz="0" w:space="0" w:color="auto"/>
                <w:bottom w:val="none" w:sz="0" w:space="0" w:color="auto"/>
                <w:right w:val="none" w:sz="0" w:space="0" w:color="auto"/>
              </w:divBdr>
            </w:div>
            <w:div w:id="622736504">
              <w:marLeft w:val="0"/>
              <w:marRight w:val="0"/>
              <w:marTop w:val="0"/>
              <w:marBottom w:val="0"/>
              <w:divBdr>
                <w:top w:val="none" w:sz="0" w:space="0" w:color="auto"/>
                <w:left w:val="none" w:sz="0" w:space="0" w:color="auto"/>
                <w:bottom w:val="none" w:sz="0" w:space="0" w:color="auto"/>
                <w:right w:val="none" w:sz="0" w:space="0" w:color="auto"/>
              </w:divBdr>
            </w:div>
            <w:div w:id="1729495683">
              <w:marLeft w:val="0"/>
              <w:marRight w:val="0"/>
              <w:marTop w:val="0"/>
              <w:marBottom w:val="0"/>
              <w:divBdr>
                <w:top w:val="none" w:sz="0" w:space="0" w:color="auto"/>
                <w:left w:val="none" w:sz="0" w:space="0" w:color="auto"/>
                <w:bottom w:val="none" w:sz="0" w:space="0" w:color="auto"/>
                <w:right w:val="none" w:sz="0" w:space="0" w:color="auto"/>
              </w:divBdr>
            </w:div>
            <w:div w:id="1984430269">
              <w:marLeft w:val="0"/>
              <w:marRight w:val="0"/>
              <w:marTop w:val="0"/>
              <w:marBottom w:val="0"/>
              <w:divBdr>
                <w:top w:val="none" w:sz="0" w:space="0" w:color="auto"/>
                <w:left w:val="none" w:sz="0" w:space="0" w:color="auto"/>
                <w:bottom w:val="none" w:sz="0" w:space="0" w:color="auto"/>
                <w:right w:val="none" w:sz="0" w:space="0" w:color="auto"/>
              </w:divBdr>
            </w:div>
            <w:div w:id="1767336971">
              <w:marLeft w:val="0"/>
              <w:marRight w:val="0"/>
              <w:marTop w:val="0"/>
              <w:marBottom w:val="0"/>
              <w:divBdr>
                <w:top w:val="none" w:sz="0" w:space="0" w:color="auto"/>
                <w:left w:val="none" w:sz="0" w:space="0" w:color="auto"/>
                <w:bottom w:val="none" w:sz="0" w:space="0" w:color="auto"/>
                <w:right w:val="none" w:sz="0" w:space="0" w:color="auto"/>
              </w:divBdr>
            </w:div>
            <w:div w:id="20686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3604">
      <w:bodyDiv w:val="1"/>
      <w:marLeft w:val="0"/>
      <w:marRight w:val="0"/>
      <w:marTop w:val="0"/>
      <w:marBottom w:val="0"/>
      <w:divBdr>
        <w:top w:val="none" w:sz="0" w:space="0" w:color="auto"/>
        <w:left w:val="none" w:sz="0" w:space="0" w:color="auto"/>
        <w:bottom w:val="none" w:sz="0" w:space="0" w:color="auto"/>
        <w:right w:val="none" w:sz="0" w:space="0" w:color="auto"/>
      </w:divBdr>
      <w:divsChild>
        <w:div w:id="1698237152">
          <w:marLeft w:val="0"/>
          <w:marRight w:val="0"/>
          <w:marTop w:val="0"/>
          <w:marBottom w:val="0"/>
          <w:divBdr>
            <w:top w:val="none" w:sz="0" w:space="0" w:color="auto"/>
            <w:left w:val="none" w:sz="0" w:space="0" w:color="auto"/>
            <w:bottom w:val="none" w:sz="0" w:space="0" w:color="auto"/>
            <w:right w:val="none" w:sz="0" w:space="0" w:color="auto"/>
          </w:divBdr>
          <w:divsChild>
            <w:div w:id="226647183">
              <w:marLeft w:val="0"/>
              <w:marRight w:val="0"/>
              <w:marTop w:val="0"/>
              <w:marBottom w:val="0"/>
              <w:divBdr>
                <w:top w:val="none" w:sz="0" w:space="0" w:color="auto"/>
                <w:left w:val="none" w:sz="0" w:space="0" w:color="auto"/>
                <w:bottom w:val="none" w:sz="0" w:space="0" w:color="auto"/>
                <w:right w:val="none" w:sz="0" w:space="0" w:color="auto"/>
              </w:divBdr>
            </w:div>
            <w:div w:id="2009670705">
              <w:marLeft w:val="0"/>
              <w:marRight w:val="0"/>
              <w:marTop w:val="0"/>
              <w:marBottom w:val="0"/>
              <w:divBdr>
                <w:top w:val="none" w:sz="0" w:space="0" w:color="auto"/>
                <w:left w:val="none" w:sz="0" w:space="0" w:color="auto"/>
                <w:bottom w:val="none" w:sz="0" w:space="0" w:color="auto"/>
                <w:right w:val="none" w:sz="0" w:space="0" w:color="auto"/>
              </w:divBdr>
            </w:div>
            <w:div w:id="184562131">
              <w:marLeft w:val="0"/>
              <w:marRight w:val="0"/>
              <w:marTop w:val="0"/>
              <w:marBottom w:val="0"/>
              <w:divBdr>
                <w:top w:val="none" w:sz="0" w:space="0" w:color="auto"/>
                <w:left w:val="none" w:sz="0" w:space="0" w:color="auto"/>
                <w:bottom w:val="none" w:sz="0" w:space="0" w:color="auto"/>
                <w:right w:val="none" w:sz="0" w:space="0" w:color="auto"/>
              </w:divBdr>
            </w:div>
            <w:div w:id="1961453632">
              <w:marLeft w:val="0"/>
              <w:marRight w:val="0"/>
              <w:marTop w:val="0"/>
              <w:marBottom w:val="0"/>
              <w:divBdr>
                <w:top w:val="none" w:sz="0" w:space="0" w:color="auto"/>
                <w:left w:val="none" w:sz="0" w:space="0" w:color="auto"/>
                <w:bottom w:val="none" w:sz="0" w:space="0" w:color="auto"/>
                <w:right w:val="none" w:sz="0" w:space="0" w:color="auto"/>
              </w:divBdr>
            </w:div>
            <w:div w:id="198586371">
              <w:marLeft w:val="0"/>
              <w:marRight w:val="0"/>
              <w:marTop w:val="0"/>
              <w:marBottom w:val="0"/>
              <w:divBdr>
                <w:top w:val="none" w:sz="0" w:space="0" w:color="auto"/>
                <w:left w:val="none" w:sz="0" w:space="0" w:color="auto"/>
                <w:bottom w:val="none" w:sz="0" w:space="0" w:color="auto"/>
                <w:right w:val="none" w:sz="0" w:space="0" w:color="auto"/>
              </w:divBdr>
            </w:div>
            <w:div w:id="2071228573">
              <w:marLeft w:val="0"/>
              <w:marRight w:val="0"/>
              <w:marTop w:val="0"/>
              <w:marBottom w:val="0"/>
              <w:divBdr>
                <w:top w:val="none" w:sz="0" w:space="0" w:color="auto"/>
                <w:left w:val="none" w:sz="0" w:space="0" w:color="auto"/>
                <w:bottom w:val="none" w:sz="0" w:space="0" w:color="auto"/>
                <w:right w:val="none" w:sz="0" w:space="0" w:color="auto"/>
              </w:divBdr>
            </w:div>
            <w:div w:id="1550416979">
              <w:marLeft w:val="0"/>
              <w:marRight w:val="0"/>
              <w:marTop w:val="0"/>
              <w:marBottom w:val="0"/>
              <w:divBdr>
                <w:top w:val="none" w:sz="0" w:space="0" w:color="auto"/>
                <w:left w:val="none" w:sz="0" w:space="0" w:color="auto"/>
                <w:bottom w:val="none" w:sz="0" w:space="0" w:color="auto"/>
                <w:right w:val="none" w:sz="0" w:space="0" w:color="auto"/>
              </w:divBdr>
            </w:div>
            <w:div w:id="541944890">
              <w:marLeft w:val="0"/>
              <w:marRight w:val="0"/>
              <w:marTop w:val="0"/>
              <w:marBottom w:val="0"/>
              <w:divBdr>
                <w:top w:val="none" w:sz="0" w:space="0" w:color="auto"/>
                <w:left w:val="none" w:sz="0" w:space="0" w:color="auto"/>
                <w:bottom w:val="none" w:sz="0" w:space="0" w:color="auto"/>
                <w:right w:val="none" w:sz="0" w:space="0" w:color="auto"/>
              </w:divBdr>
            </w:div>
            <w:div w:id="220942607">
              <w:marLeft w:val="0"/>
              <w:marRight w:val="0"/>
              <w:marTop w:val="0"/>
              <w:marBottom w:val="0"/>
              <w:divBdr>
                <w:top w:val="none" w:sz="0" w:space="0" w:color="auto"/>
                <w:left w:val="none" w:sz="0" w:space="0" w:color="auto"/>
                <w:bottom w:val="none" w:sz="0" w:space="0" w:color="auto"/>
                <w:right w:val="none" w:sz="0" w:space="0" w:color="auto"/>
              </w:divBdr>
            </w:div>
            <w:div w:id="1032345279">
              <w:marLeft w:val="0"/>
              <w:marRight w:val="0"/>
              <w:marTop w:val="0"/>
              <w:marBottom w:val="0"/>
              <w:divBdr>
                <w:top w:val="none" w:sz="0" w:space="0" w:color="auto"/>
                <w:left w:val="none" w:sz="0" w:space="0" w:color="auto"/>
                <w:bottom w:val="none" w:sz="0" w:space="0" w:color="auto"/>
                <w:right w:val="none" w:sz="0" w:space="0" w:color="auto"/>
              </w:divBdr>
            </w:div>
            <w:div w:id="40641320">
              <w:marLeft w:val="0"/>
              <w:marRight w:val="0"/>
              <w:marTop w:val="0"/>
              <w:marBottom w:val="0"/>
              <w:divBdr>
                <w:top w:val="none" w:sz="0" w:space="0" w:color="auto"/>
                <w:left w:val="none" w:sz="0" w:space="0" w:color="auto"/>
                <w:bottom w:val="none" w:sz="0" w:space="0" w:color="auto"/>
                <w:right w:val="none" w:sz="0" w:space="0" w:color="auto"/>
              </w:divBdr>
            </w:div>
            <w:div w:id="1001158496">
              <w:marLeft w:val="0"/>
              <w:marRight w:val="0"/>
              <w:marTop w:val="0"/>
              <w:marBottom w:val="0"/>
              <w:divBdr>
                <w:top w:val="none" w:sz="0" w:space="0" w:color="auto"/>
                <w:left w:val="none" w:sz="0" w:space="0" w:color="auto"/>
                <w:bottom w:val="none" w:sz="0" w:space="0" w:color="auto"/>
                <w:right w:val="none" w:sz="0" w:space="0" w:color="auto"/>
              </w:divBdr>
            </w:div>
            <w:div w:id="1491211953">
              <w:marLeft w:val="0"/>
              <w:marRight w:val="0"/>
              <w:marTop w:val="0"/>
              <w:marBottom w:val="0"/>
              <w:divBdr>
                <w:top w:val="none" w:sz="0" w:space="0" w:color="auto"/>
                <w:left w:val="none" w:sz="0" w:space="0" w:color="auto"/>
                <w:bottom w:val="none" w:sz="0" w:space="0" w:color="auto"/>
                <w:right w:val="none" w:sz="0" w:space="0" w:color="auto"/>
              </w:divBdr>
            </w:div>
            <w:div w:id="562372923">
              <w:marLeft w:val="0"/>
              <w:marRight w:val="0"/>
              <w:marTop w:val="0"/>
              <w:marBottom w:val="0"/>
              <w:divBdr>
                <w:top w:val="none" w:sz="0" w:space="0" w:color="auto"/>
                <w:left w:val="none" w:sz="0" w:space="0" w:color="auto"/>
                <w:bottom w:val="none" w:sz="0" w:space="0" w:color="auto"/>
                <w:right w:val="none" w:sz="0" w:space="0" w:color="auto"/>
              </w:divBdr>
            </w:div>
            <w:div w:id="1935897145">
              <w:marLeft w:val="0"/>
              <w:marRight w:val="0"/>
              <w:marTop w:val="0"/>
              <w:marBottom w:val="0"/>
              <w:divBdr>
                <w:top w:val="none" w:sz="0" w:space="0" w:color="auto"/>
                <w:left w:val="none" w:sz="0" w:space="0" w:color="auto"/>
                <w:bottom w:val="none" w:sz="0" w:space="0" w:color="auto"/>
                <w:right w:val="none" w:sz="0" w:space="0" w:color="auto"/>
              </w:divBdr>
            </w:div>
            <w:div w:id="3285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60">
      <w:bodyDiv w:val="1"/>
      <w:marLeft w:val="0"/>
      <w:marRight w:val="0"/>
      <w:marTop w:val="0"/>
      <w:marBottom w:val="0"/>
      <w:divBdr>
        <w:top w:val="none" w:sz="0" w:space="0" w:color="auto"/>
        <w:left w:val="none" w:sz="0" w:space="0" w:color="auto"/>
        <w:bottom w:val="none" w:sz="0" w:space="0" w:color="auto"/>
        <w:right w:val="none" w:sz="0" w:space="0" w:color="auto"/>
      </w:divBdr>
      <w:divsChild>
        <w:div w:id="180248061">
          <w:marLeft w:val="0"/>
          <w:marRight w:val="0"/>
          <w:marTop w:val="0"/>
          <w:marBottom w:val="0"/>
          <w:divBdr>
            <w:top w:val="none" w:sz="0" w:space="0" w:color="auto"/>
            <w:left w:val="none" w:sz="0" w:space="0" w:color="auto"/>
            <w:bottom w:val="none" w:sz="0" w:space="0" w:color="auto"/>
            <w:right w:val="none" w:sz="0" w:space="0" w:color="auto"/>
          </w:divBdr>
          <w:divsChild>
            <w:div w:id="1866097333">
              <w:marLeft w:val="0"/>
              <w:marRight w:val="0"/>
              <w:marTop w:val="0"/>
              <w:marBottom w:val="0"/>
              <w:divBdr>
                <w:top w:val="none" w:sz="0" w:space="0" w:color="auto"/>
                <w:left w:val="none" w:sz="0" w:space="0" w:color="auto"/>
                <w:bottom w:val="none" w:sz="0" w:space="0" w:color="auto"/>
                <w:right w:val="none" w:sz="0" w:space="0" w:color="auto"/>
              </w:divBdr>
            </w:div>
            <w:div w:id="1650330794">
              <w:marLeft w:val="0"/>
              <w:marRight w:val="0"/>
              <w:marTop w:val="0"/>
              <w:marBottom w:val="0"/>
              <w:divBdr>
                <w:top w:val="none" w:sz="0" w:space="0" w:color="auto"/>
                <w:left w:val="none" w:sz="0" w:space="0" w:color="auto"/>
                <w:bottom w:val="none" w:sz="0" w:space="0" w:color="auto"/>
                <w:right w:val="none" w:sz="0" w:space="0" w:color="auto"/>
              </w:divBdr>
            </w:div>
            <w:div w:id="1900166257">
              <w:marLeft w:val="0"/>
              <w:marRight w:val="0"/>
              <w:marTop w:val="0"/>
              <w:marBottom w:val="0"/>
              <w:divBdr>
                <w:top w:val="none" w:sz="0" w:space="0" w:color="auto"/>
                <w:left w:val="none" w:sz="0" w:space="0" w:color="auto"/>
                <w:bottom w:val="none" w:sz="0" w:space="0" w:color="auto"/>
                <w:right w:val="none" w:sz="0" w:space="0" w:color="auto"/>
              </w:divBdr>
            </w:div>
            <w:div w:id="1248349554">
              <w:marLeft w:val="0"/>
              <w:marRight w:val="0"/>
              <w:marTop w:val="0"/>
              <w:marBottom w:val="0"/>
              <w:divBdr>
                <w:top w:val="none" w:sz="0" w:space="0" w:color="auto"/>
                <w:left w:val="none" w:sz="0" w:space="0" w:color="auto"/>
                <w:bottom w:val="none" w:sz="0" w:space="0" w:color="auto"/>
                <w:right w:val="none" w:sz="0" w:space="0" w:color="auto"/>
              </w:divBdr>
            </w:div>
            <w:div w:id="763693200">
              <w:marLeft w:val="0"/>
              <w:marRight w:val="0"/>
              <w:marTop w:val="0"/>
              <w:marBottom w:val="0"/>
              <w:divBdr>
                <w:top w:val="none" w:sz="0" w:space="0" w:color="auto"/>
                <w:left w:val="none" w:sz="0" w:space="0" w:color="auto"/>
                <w:bottom w:val="none" w:sz="0" w:space="0" w:color="auto"/>
                <w:right w:val="none" w:sz="0" w:space="0" w:color="auto"/>
              </w:divBdr>
            </w:div>
            <w:div w:id="109666962">
              <w:marLeft w:val="0"/>
              <w:marRight w:val="0"/>
              <w:marTop w:val="0"/>
              <w:marBottom w:val="0"/>
              <w:divBdr>
                <w:top w:val="none" w:sz="0" w:space="0" w:color="auto"/>
                <w:left w:val="none" w:sz="0" w:space="0" w:color="auto"/>
                <w:bottom w:val="none" w:sz="0" w:space="0" w:color="auto"/>
                <w:right w:val="none" w:sz="0" w:space="0" w:color="auto"/>
              </w:divBdr>
            </w:div>
            <w:div w:id="629359993">
              <w:marLeft w:val="0"/>
              <w:marRight w:val="0"/>
              <w:marTop w:val="0"/>
              <w:marBottom w:val="0"/>
              <w:divBdr>
                <w:top w:val="none" w:sz="0" w:space="0" w:color="auto"/>
                <w:left w:val="none" w:sz="0" w:space="0" w:color="auto"/>
                <w:bottom w:val="none" w:sz="0" w:space="0" w:color="auto"/>
                <w:right w:val="none" w:sz="0" w:space="0" w:color="auto"/>
              </w:divBdr>
            </w:div>
            <w:div w:id="1348025904">
              <w:marLeft w:val="0"/>
              <w:marRight w:val="0"/>
              <w:marTop w:val="0"/>
              <w:marBottom w:val="0"/>
              <w:divBdr>
                <w:top w:val="none" w:sz="0" w:space="0" w:color="auto"/>
                <w:left w:val="none" w:sz="0" w:space="0" w:color="auto"/>
                <w:bottom w:val="none" w:sz="0" w:space="0" w:color="auto"/>
                <w:right w:val="none" w:sz="0" w:space="0" w:color="auto"/>
              </w:divBdr>
            </w:div>
            <w:div w:id="1066027225">
              <w:marLeft w:val="0"/>
              <w:marRight w:val="0"/>
              <w:marTop w:val="0"/>
              <w:marBottom w:val="0"/>
              <w:divBdr>
                <w:top w:val="none" w:sz="0" w:space="0" w:color="auto"/>
                <w:left w:val="none" w:sz="0" w:space="0" w:color="auto"/>
                <w:bottom w:val="none" w:sz="0" w:space="0" w:color="auto"/>
                <w:right w:val="none" w:sz="0" w:space="0" w:color="auto"/>
              </w:divBdr>
            </w:div>
            <w:div w:id="1448238026">
              <w:marLeft w:val="0"/>
              <w:marRight w:val="0"/>
              <w:marTop w:val="0"/>
              <w:marBottom w:val="0"/>
              <w:divBdr>
                <w:top w:val="none" w:sz="0" w:space="0" w:color="auto"/>
                <w:left w:val="none" w:sz="0" w:space="0" w:color="auto"/>
                <w:bottom w:val="none" w:sz="0" w:space="0" w:color="auto"/>
                <w:right w:val="none" w:sz="0" w:space="0" w:color="auto"/>
              </w:divBdr>
            </w:div>
            <w:div w:id="1722750528">
              <w:marLeft w:val="0"/>
              <w:marRight w:val="0"/>
              <w:marTop w:val="0"/>
              <w:marBottom w:val="0"/>
              <w:divBdr>
                <w:top w:val="none" w:sz="0" w:space="0" w:color="auto"/>
                <w:left w:val="none" w:sz="0" w:space="0" w:color="auto"/>
                <w:bottom w:val="none" w:sz="0" w:space="0" w:color="auto"/>
                <w:right w:val="none" w:sz="0" w:space="0" w:color="auto"/>
              </w:divBdr>
            </w:div>
            <w:div w:id="340396259">
              <w:marLeft w:val="0"/>
              <w:marRight w:val="0"/>
              <w:marTop w:val="0"/>
              <w:marBottom w:val="0"/>
              <w:divBdr>
                <w:top w:val="none" w:sz="0" w:space="0" w:color="auto"/>
                <w:left w:val="none" w:sz="0" w:space="0" w:color="auto"/>
                <w:bottom w:val="none" w:sz="0" w:space="0" w:color="auto"/>
                <w:right w:val="none" w:sz="0" w:space="0" w:color="auto"/>
              </w:divBdr>
            </w:div>
            <w:div w:id="18697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4679">
      <w:bodyDiv w:val="1"/>
      <w:marLeft w:val="0"/>
      <w:marRight w:val="0"/>
      <w:marTop w:val="0"/>
      <w:marBottom w:val="0"/>
      <w:divBdr>
        <w:top w:val="none" w:sz="0" w:space="0" w:color="auto"/>
        <w:left w:val="none" w:sz="0" w:space="0" w:color="auto"/>
        <w:bottom w:val="none" w:sz="0" w:space="0" w:color="auto"/>
        <w:right w:val="none" w:sz="0" w:space="0" w:color="auto"/>
      </w:divBdr>
      <w:divsChild>
        <w:div w:id="404187312">
          <w:marLeft w:val="0"/>
          <w:marRight w:val="0"/>
          <w:marTop w:val="0"/>
          <w:marBottom w:val="0"/>
          <w:divBdr>
            <w:top w:val="none" w:sz="0" w:space="0" w:color="auto"/>
            <w:left w:val="none" w:sz="0" w:space="0" w:color="auto"/>
            <w:bottom w:val="none" w:sz="0" w:space="0" w:color="auto"/>
            <w:right w:val="none" w:sz="0" w:space="0" w:color="auto"/>
          </w:divBdr>
          <w:divsChild>
            <w:div w:id="912860331">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366217463">
              <w:marLeft w:val="0"/>
              <w:marRight w:val="0"/>
              <w:marTop w:val="0"/>
              <w:marBottom w:val="0"/>
              <w:divBdr>
                <w:top w:val="none" w:sz="0" w:space="0" w:color="auto"/>
                <w:left w:val="none" w:sz="0" w:space="0" w:color="auto"/>
                <w:bottom w:val="none" w:sz="0" w:space="0" w:color="auto"/>
                <w:right w:val="none" w:sz="0" w:space="0" w:color="auto"/>
              </w:divBdr>
            </w:div>
            <w:div w:id="52822802">
              <w:marLeft w:val="0"/>
              <w:marRight w:val="0"/>
              <w:marTop w:val="0"/>
              <w:marBottom w:val="0"/>
              <w:divBdr>
                <w:top w:val="none" w:sz="0" w:space="0" w:color="auto"/>
                <w:left w:val="none" w:sz="0" w:space="0" w:color="auto"/>
                <w:bottom w:val="none" w:sz="0" w:space="0" w:color="auto"/>
                <w:right w:val="none" w:sz="0" w:space="0" w:color="auto"/>
              </w:divBdr>
            </w:div>
            <w:div w:id="1693452666">
              <w:marLeft w:val="0"/>
              <w:marRight w:val="0"/>
              <w:marTop w:val="0"/>
              <w:marBottom w:val="0"/>
              <w:divBdr>
                <w:top w:val="none" w:sz="0" w:space="0" w:color="auto"/>
                <w:left w:val="none" w:sz="0" w:space="0" w:color="auto"/>
                <w:bottom w:val="none" w:sz="0" w:space="0" w:color="auto"/>
                <w:right w:val="none" w:sz="0" w:space="0" w:color="auto"/>
              </w:divBdr>
            </w:div>
            <w:div w:id="599292548">
              <w:marLeft w:val="0"/>
              <w:marRight w:val="0"/>
              <w:marTop w:val="0"/>
              <w:marBottom w:val="0"/>
              <w:divBdr>
                <w:top w:val="none" w:sz="0" w:space="0" w:color="auto"/>
                <w:left w:val="none" w:sz="0" w:space="0" w:color="auto"/>
                <w:bottom w:val="none" w:sz="0" w:space="0" w:color="auto"/>
                <w:right w:val="none" w:sz="0" w:space="0" w:color="auto"/>
              </w:divBdr>
            </w:div>
            <w:div w:id="1082607952">
              <w:marLeft w:val="0"/>
              <w:marRight w:val="0"/>
              <w:marTop w:val="0"/>
              <w:marBottom w:val="0"/>
              <w:divBdr>
                <w:top w:val="none" w:sz="0" w:space="0" w:color="auto"/>
                <w:left w:val="none" w:sz="0" w:space="0" w:color="auto"/>
                <w:bottom w:val="none" w:sz="0" w:space="0" w:color="auto"/>
                <w:right w:val="none" w:sz="0" w:space="0" w:color="auto"/>
              </w:divBdr>
            </w:div>
            <w:div w:id="728190631">
              <w:marLeft w:val="0"/>
              <w:marRight w:val="0"/>
              <w:marTop w:val="0"/>
              <w:marBottom w:val="0"/>
              <w:divBdr>
                <w:top w:val="none" w:sz="0" w:space="0" w:color="auto"/>
                <w:left w:val="none" w:sz="0" w:space="0" w:color="auto"/>
                <w:bottom w:val="none" w:sz="0" w:space="0" w:color="auto"/>
                <w:right w:val="none" w:sz="0" w:space="0" w:color="auto"/>
              </w:divBdr>
            </w:div>
            <w:div w:id="2088306760">
              <w:marLeft w:val="0"/>
              <w:marRight w:val="0"/>
              <w:marTop w:val="0"/>
              <w:marBottom w:val="0"/>
              <w:divBdr>
                <w:top w:val="none" w:sz="0" w:space="0" w:color="auto"/>
                <w:left w:val="none" w:sz="0" w:space="0" w:color="auto"/>
                <w:bottom w:val="none" w:sz="0" w:space="0" w:color="auto"/>
                <w:right w:val="none" w:sz="0" w:space="0" w:color="auto"/>
              </w:divBdr>
            </w:div>
            <w:div w:id="1201895266">
              <w:marLeft w:val="0"/>
              <w:marRight w:val="0"/>
              <w:marTop w:val="0"/>
              <w:marBottom w:val="0"/>
              <w:divBdr>
                <w:top w:val="none" w:sz="0" w:space="0" w:color="auto"/>
                <w:left w:val="none" w:sz="0" w:space="0" w:color="auto"/>
                <w:bottom w:val="none" w:sz="0" w:space="0" w:color="auto"/>
                <w:right w:val="none" w:sz="0" w:space="0" w:color="auto"/>
              </w:divBdr>
            </w:div>
            <w:div w:id="421225604">
              <w:marLeft w:val="0"/>
              <w:marRight w:val="0"/>
              <w:marTop w:val="0"/>
              <w:marBottom w:val="0"/>
              <w:divBdr>
                <w:top w:val="none" w:sz="0" w:space="0" w:color="auto"/>
                <w:left w:val="none" w:sz="0" w:space="0" w:color="auto"/>
                <w:bottom w:val="none" w:sz="0" w:space="0" w:color="auto"/>
                <w:right w:val="none" w:sz="0" w:space="0" w:color="auto"/>
              </w:divBdr>
            </w:div>
            <w:div w:id="1133407977">
              <w:marLeft w:val="0"/>
              <w:marRight w:val="0"/>
              <w:marTop w:val="0"/>
              <w:marBottom w:val="0"/>
              <w:divBdr>
                <w:top w:val="none" w:sz="0" w:space="0" w:color="auto"/>
                <w:left w:val="none" w:sz="0" w:space="0" w:color="auto"/>
                <w:bottom w:val="none" w:sz="0" w:space="0" w:color="auto"/>
                <w:right w:val="none" w:sz="0" w:space="0" w:color="auto"/>
              </w:divBdr>
            </w:div>
            <w:div w:id="389885280">
              <w:marLeft w:val="0"/>
              <w:marRight w:val="0"/>
              <w:marTop w:val="0"/>
              <w:marBottom w:val="0"/>
              <w:divBdr>
                <w:top w:val="none" w:sz="0" w:space="0" w:color="auto"/>
                <w:left w:val="none" w:sz="0" w:space="0" w:color="auto"/>
                <w:bottom w:val="none" w:sz="0" w:space="0" w:color="auto"/>
                <w:right w:val="none" w:sz="0" w:space="0" w:color="auto"/>
              </w:divBdr>
            </w:div>
            <w:div w:id="1221945472">
              <w:marLeft w:val="0"/>
              <w:marRight w:val="0"/>
              <w:marTop w:val="0"/>
              <w:marBottom w:val="0"/>
              <w:divBdr>
                <w:top w:val="none" w:sz="0" w:space="0" w:color="auto"/>
                <w:left w:val="none" w:sz="0" w:space="0" w:color="auto"/>
                <w:bottom w:val="none" w:sz="0" w:space="0" w:color="auto"/>
                <w:right w:val="none" w:sz="0" w:space="0" w:color="auto"/>
              </w:divBdr>
            </w:div>
            <w:div w:id="304971213">
              <w:marLeft w:val="0"/>
              <w:marRight w:val="0"/>
              <w:marTop w:val="0"/>
              <w:marBottom w:val="0"/>
              <w:divBdr>
                <w:top w:val="none" w:sz="0" w:space="0" w:color="auto"/>
                <w:left w:val="none" w:sz="0" w:space="0" w:color="auto"/>
                <w:bottom w:val="none" w:sz="0" w:space="0" w:color="auto"/>
                <w:right w:val="none" w:sz="0" w:space="0" w:color="auto"/>
              </w:divBdr>
            </w:div>
            <w:div w:id="1427726766">
              <w:marLeft w:val="0"/>
              <w:marRight w:val="0"/>
              <w:marTop w:val="0"/>
              <w:marBottom w:val="0"/>
              <w:divBdr>
                <w:top w:val="none" w:sz="0" w:space="0" w:color="auto"/>
                <w:left w:val="none" w:sz="0" w:space="0" w:color="auto"/>
                <w:bottom w:val="none" w:sz="0" w:space="0" w:color="auto"/>
                <w:right w:val="none" w:sz="0" w:space="0" w:color="auto"/>
              </w:divBdr>
            </w:div>
            <w:div w:id="16500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682">
      <w:bodyDiv w:val="1"/>
      <w:marLeft w:val="0"/>
      <w:marRight w:val="0"/>
      <w:marTop w:val="0"/>
      <w:marBottom w:val="0"/>
      <w:divBdr>
        <w:top w:val="none" w:sz="0" w:space="0" w:color="auto"/>
        <w:left w:val="none" w:sz="0" w:space="0" w:color="auto"/>
        <w:bottom w:val="none" w:sz="0" w:space="0" w:color="auto"/>
        <w:right w:val="none" w:sz="0" w:space="0" w:color="auto"/>
      </w:divBdr>
      <w:divsChild>
        <w:div w:id="1008369628">
          <w:marLeft w:val="0"/>
          <w:marRight w:val="0"/>
          <w:marTop w:val="0"/>
          <w:marBottom w:val="0"/>
          <w:divBdr>
            <w:top w:val="none" w:sz="0" w:space="0" w:color="auto"/>
            <w:left w:val="none" w:sz="0" w:space="0" w:color="auto"/>
            <w:bottom w:val="none" w:sz="0" w:space="0" w:color="auto"/>
            <w:right w:val="none" w:sz="0" w:space="0" w:color="auto"/>
          </w:divBdr>
          <w:divsChild>
            <w:div w:id="386026853">
              <w:marLeft w:val="0"/>
              <w:marRight w:val="0"/>
              <w:marTop w:val="0"/>
              <w:marBottom w:val="0"/>
              <w:divBdr>
                <w:top w:val="none" w:sz="0" w:space="0" w:color="auto"/>
                <w:left w:val="none" w:sz="0" w:space="0" w:color="auto"/>
                <w:bottom w:val="none" w:sz="0" w:space="0" w:color="auto"/>
                <w:right w:val="none" w:sz="0" w:space="0" w:color="auto"/>
              </w:divBdr>
            </w:div>
            <w:div w:id="1114060697">
              <w:marLeft w:val="0"/>
              <w:marRight w:val="0"/>
              <w:marTop w:val="0"/>
              <w:marBottom w:val="0"/>
              <w:divBdr>
                <w:top w:val="none" w:sz="0" w:space="0" w:color="auto"/>
                <w:left w:val="none" w:sz="0" w:space="0" w:color="auto"/>
                <w:bottom w:val="none" w:sz="0" w:space="0" w:color="auto"/>
                <w:right w:val="none" w:sz="0" w:space="0" w:color="auto"/>
              </w:divBdr>
            </w:div>
            <w:div w:id="280693923">
              <w:marLeft w:val="0"/>
              <w:marRight w:val="0"/>
              <w:marTop w:val="0"/>
              <w:marBottom w:val="0"/>
              <w:divBdr>
                <w:top w:val="none" w:sz="0" w:space="0" w:color="auto"/>
                <w:left w:val="none" w:sz="0" w:space="0" w:color="auto"/>
                <w:bottom w:val="none" w:sz="0" w:space="0" w:color="auto"/>
                <w:right w:val="none" w:sz="0" w:space="0" w:color="auto"/>
              </w:divBdr>
            </w:div>
            <w:div w:id="1670211089">
              <w:marLeft w:val="0"/>
              <w:marRight w:val="0"/>
              <w:marTop w:val="0"/>
              <w:marBottom w:val="0"/>
              <w:divBdr>
                <w:top w:val="none" w:sz="0" w:space="0" w:color="auto"/>
                <w:left w:val="none" w:sz="0" w:space="0" w:color="auto"/>
                <w:bottom w:val="none" w:sz="0" w:space="0" w:color="auto"/>
                <w:right w:val="none" w:sz="0" w:space="0" w:color="auto"/>
              </w:divBdr>
            </w:div>
            <w:div w:id="770585736">
              <w:marLeft w:val="0"/>
              <w:marRight w:val="0"/>
              <w:marTop w:val="0"/>
              <w:marBottom w:val="0"/>
              <w:divBdr>
                <w:top w:val="none" w:sz="0" w:space="0" w:color="auto"/>
                <w:left w:val="none" w:sz="0" w:space="0" w:color="auto"/>
                <w:bottom w:val="none" w:sz="0" w:space="0" w:color="auto"/>
                <w:right w:val="none" w:sz="0" w:space="0" w:color="auto"/>
              </w:divBdr>
            </w:div>
            <w:div w:id="1718894894">
              <w:marLeft w:val="0"/>
              <w:marRight w:val="0"/>
              <w:marTop w:val="0"/>
              <w:marBottom w:val="0"/>
              <w:divBdr>
                <w:top w:val="none" w:sz="0" w:space="0" w:color="auto"/>
                <w:left w:val="none" w:sz="0" w:space="0" w:color="auto"/>
                <w:bottom w:val="none" w:sz="0" w:space="0" w:color="auto"/>
                <w:right w:val="none" w:sz="0" w:space="0" w:color="auto"/>
              </w:divBdr>
            </w:div>
            <w:div w:id="422074015">
              <w:marLeft w:val="0"/>
              <w:marRight w:val="0"/>
              <w:marTop w:val="0"/>
              <w:marBottom w:val="0"/>
              <w:divBdr>
                <w:top w:val="none" w:sz="0" w:space="0" w:color="auto"/>
                <w:left w:val="none" w:sz="0" w:space="0" w:color="auto"/>
                <w:bottom w:val="none" w:sz="0" w:space="0" w:color="auto"/>
                <w:right w:val="none" w:sz="0" w:space="0" w:color="auto"/>
              </w:divBdr>
            </w:div>
            <w:div w:id="610356484">
              <w:marLeft w:val="0"/>
              <w:marRight w:val="0"/>
              <w:marTop w:val="0"/>
              <w:marBottom w:val="0"/>
              <w:divBdr>
                <w:top w:val="none" w:sz="0" w:space="0" w:color="auto"/>
                <w:left w:val="none" w:sz="0" w:space="0" w:color="auto"/>
                <w:bottom w:val="none" w:sz="0" w:space="0" w:color="auto"/>
                <w:right w:val="none" w:sz="0" w:space="0" w:color="auto"/>
              </w:divBdr>
            </w:div>
            <w:div w:id="589196227">
              <w:marLeft w:val="0"/>
              <w:marRight w:val="0"/>
              <w:marTop w:val="0"/>
              <w:marBottom w:val="0"/>
              <w:divBdr>
                <w:top w:val="none" w:sz="0" w:space="0" w:color="auto"/>
                <w:left w:val="none" w:sz="0" w:space="0" w:color="auto"/>
                <w:bottom w:val="none" w:sz="0" w:space="0" w:color="auto"/>
                <w:right w:val="none" w:sz="0" w:space="0" w:color="auto"/>
              </w:divBdr>
            </w:div>
            <w:div w:id="984503453">
              <w:marLeft w:val="0"/>
              <w:marRight w:val="0"/>
              <w:marTop w:val="0"/>
              <w:marBottom w:val="0"/>
              <w:divBdr>
                <w:top w:val="none" w:sz="0" w:space="0" w:color="auto"/>
                <w:left w:val="none" w:sz="0" w:space="0" w:color="auto"/>
                <w:bottom w:val="none" w:sz="0" w:space="0" w:color="auto"/>
                <w:right w:val="none" w:sz="0" w:space="0" w:color="auto"/>
              </w:divBdr>
            </w:div>
            <w:div w:id="760028859">
              <w:marLeft w:val="0"/>
              <w:marRight w:val="0"/>
              <w:marTop w:val="0"/>
              <w:marBottom w:val="0"/>
              <w:divBdr>
                <w:top w:val="none" w:sz="0" w:space="0" w:color="auto"/>
                <w:left w:val="none" w:sz="0" w:space="0" w:color="auto"/>
                <w:bottom w:val="none" w:sz="0" w:space="0" w:color="auto"/>
                <w:right w:val="none" w:sz="0" w:space="0" w:color="auto"/>
              </w:divBdr>
            </w:div>
            <w:div w:id="22563053">
              <w:marLeft w:val="0"/>
              <w:marRight w:val="0"/>
              <w:marTop w:val="0"/>
              <w:marBottom w:val="0"/>
              <w:divBdr>
                <w:top w:val="none" w:sz="0" w:space="0" w:color="auto"/>
                <w:left w:val="none" w:sz="0" w:space="0" w:color="auto"/>
                <w:bottom w:val="none" w:sz="0" w:space="0" w:color="auto"/>
                <w:right w:val="none" w:sz="0" w:space="0" w:color="auto"/>
              </w:divBdr>
            </w:div>
            <w:div w:id="1093664863">
              <w:marLeft w:val="0"/>
              <w:marRight w:val="0"/>
              <w:marTop w:val="0"/>
              <w:marBottom w:val="0"/>
              <w:divBdr>
                <w:top w:val="none" w:sz="0" w:space="0" w:color="auto"/>
                <w:left w:val="none" w:sz="0" w:space="0" w:color="auto"/>
                <w:bottom w:val="none" w:sz="0" w:space="0" w:color="auto"/>
                <w:right w:val="none" w:sz="0" w:space="0" w:color="auto"/>
              </w:divBdr>
            </w:div>
            <w:div w:id="1225726314">
              <w:marLeft w:val="0"/>
              <w:marRight w:val="0"/>
              <w:marTop w:val="0"/>
              <w:marBottom w:val="0"/>
              <w:divBdr>
                <w:top w:val="none" w:sz="0" w:space="0" w:color="auto"/>
                <w:left w:val="none" w:sz="0" w:space="0" w:color="auto"/>
                <w:bottom w:val="none" w:sz="0" w:space="0" w:color="auto"/>
                <w:right w:val="none" w:sz="0" w:space="0" w:color="auto"/>
              </w:divBdr>
            </w:div>
            <w:div w:id="232811292">
              <w:marLeft w:val="0"/>
              <w:marRight w:val="0"/>
              <w:marTop w:val="0"/>
              <w:marBottom w:val="0"/>
              <w:divBdr>
                <w:top w:val="none" w:sz="0" w:space="0" w:color="auto"/>
                <w:left w:val="none" w:sz="0" w:space="0" w:color="auto"/>
                <w:bottom w:val="none" w:sz="0" w:space="0" w:color="auto"/>
                <w:right w:val="none" w:sz="0" w:space="0" w:color="auto"/>
              </w:divBdr>
            </w:div>
            <w:div w:id="12731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sChild>
        <w:div w:id="1910310317">
          <w:marLeft w:val="0"/>
          <w:marRight w:val="0"/>
          <w:marTop w:val="0"/>
          <w:marBottom w:val="0"/>
          <w:divBdr>
            <w:top w:val="none" w:sz="0" w:space="0" w:color="auto"/>
            <w:left w:val="none" w:sz="0" w:space="0" w:color="auto"/>
            <w:bottom w:val="none" w:sz="0" w:space="0" w:color="auto"/>
            <w:right w:val="none" w:sz="0" w:space="0" w:color="auto"/>
          </w:divBdr>
          <w:divsChild>
            <w:div w:id="835152422">
              <w:marLeft w:val="0"/>
              <w:marRight w:val="0"/>
              <w:marTop w:val="0"/>
              <w:marBottom w:val="0"/>
              <w:divBdr>
                <w:top w:val="none" w:sz="0" w:space="0" w:color="auto"/>
                <w:left w:val="none" w:sz="0" w:space="0" w:color="auto"/>
                <w:bottom w:val="none" w:sz="0" w:space="0" w:color="auto"/>
                <w:right w:val="none" w:sz="0" w:space="0" w:color="auto"/>
              </w:divBdr>
            </w:div>
            <w:div w:id="1716192780">
              <w:marLeft w:val="0"/>
              <w:marRight w:val="0"/>
              <w:marTop w:val="0"/>
              <w:marBottom w:val="0"/>
              <w:divBdr>
                <w:top w:val="none" w:sz="0" w:space="0" w:color="auto"/>
                <w:left w:val="none" w:sz="0" w:space="0" w:color="auto"/>
                <w:bottom w:val="none" w:sz="0" w:space="0" w:color="auto"/>
                <w:right w:val="none" w:sz="0" w:space="0" w:color="auto"/>
              </w:divBdr>
            </w:div>
            <w:div w:id="254634316">
              <w:marLeft w:val="0"/>
              <w:marRight w:val="0"/>
              <w:marTop w:val="0"/>
              <w:marBottom w:val="0"/>
              <w:divBdr>
                <w:top w:val="none" w:sz="0" w:space="0" w:color="auto"/>
                <w:left w:val="none" w:sz="0" w:space="0" w:color="auto"/>
                <w:bottom w:val="none" w:sz="0" w:space="0" w:color="auto"/>
                <w:right w:val="none" w:sz="0" w:space="0" w:color="auto"/>
              </w:divBdr>
            </w:div>
            <w:div w:id="840387716">
              <w:marLeft w:val="0"/>
              <w:marRight w:val="0"/>
              <w:marTop w:val="0"/>
              <w:marBottom w:val="0"/>
              <w:divBdr>
                <w:top w:val="none" w:sz="0" w:space="0" w:color="auto"/>
                <w:left w:val="none" w:sz="0" w:space="0" w:color="auto"/>
                <w:bottom w:val="none" w:sz="0" w:space="0" w:color="auto"/>
                <w:right w:val="none" w:sz="0" w:space="0" w:color="auto"/>
              </w:divBdr>
            </w:div>
            <w:div w:id="2105881010">
              <w:marLeft w:val="0"/>
              <w:marRight w:val="0"/>
              <w:marTop w:val="0"/>
              <w:marBottom w:val="0"/>
              <w:divBdr>
                <w:top w:val="none" w:sz="0" w:space="0" w:color="auto"/>
                <w:left w:val="none" w:sz="0" w:space="0" w:color="auto"/>
                <w:bottom w:val="none" w:sz="0" w:space="0" w:color="auto"/>
                <w:right w:val="none" w:sz="0" w:space="0" w:color="auto"/>
              </w:divBdr>
            </w:div>
            <w:div w:id="36665230">
              <w:marLeft w:val="0"/>
              <w:marRight w:val="0"/>
              <w:marTop w:val="0"/>
              <w:marBottom w:val="0"/>
              <w:divBdr>
                <w:top w:val="none" w:sz="0" w:space="0" w:color="auto"/>
                <w:left w:val="none" w:sz="0" w:space="0" w:color="auto"/>
                <w:bottom w:val="none" w:sz="0" w:space="0" w:color="auto"/>
                <w:right w:val="none" w:sz="0" w:space="0" w:color="auto"/>
              </w:divBdr>
            </w:div>
            <w:div w:id="613367750">
              <w:marLeft w:val="0"/>
              <w:marRight w:val="0"/>
              <w:marTop w:val="0"/>
              <w:marBottom w:val="0"/>
              <w:divBdr>
                <w:top w:val="none" w:sz="0" w:space="0" w:color="auto"/>
                <w:left w:val="none" w:sz="0" w:space="0" w:color="auto"/>
                <w:bottom w:val="none" w:sz="0" w:space="0" w:color="auto"/>
                <w:right w:val="none" w:sz="0" w:space="0" w:color="auto"/>
              </w:divBdr>
            </w:div>
            <w:div w:id="655762085">
              <w:marLeft w:val="0"/>
              <w:marRight w:val="0"/>
              <w:marTop w:val="0"/>
              <w:marBottom w:val="0"/>
              <w:divBdr>
                <w:top w:val="none" w:sz="0" w:space="0" w:color="auto"/>
                <w:left w:val="none" w:sz="0" w:space="0" w:color="auto"/>
                <w:bottom w:val="none" w:sz="0" w:space="0" w:color="auto"/>
                <w:right w:val="none" w:sz="0" w:space="0" w:color="auto"/>
              </w:divBdr>
            </w:div>
            <w:div w:id="758478609">
              <w:marLeft w:val="0"/>
              <w:marRight w:val="0"/>
              <w:marTop w:val="0"/>
              <w:marBottom w:val="0"/>
              <w:divBdr>
                <w:top w:val="none" w:sz="0" w:space="0" w:color="auto"/>
                <w:left w:val="none" w:sz="0" w:space="0" w:color="auto"/>
                <w:bottom w:val="none" w:sz="0" w:space="0" w:color="auto"/>
                <w:right w:val="none" w:sz="0" w:space="0" w:color="auto"/>
              </w:divBdr>
            </w:div>
            <w:div w:id="1949466256">
              <w:marLeft w:val="0"/>
              <w:marRight w:val="0"/>
              <w:marTop w:val="0"/>
              <w:marBottom w:val="0"/>
              <w:divBdr>
                <w:top w:val="none" w:sz="0" w:space="0" w:color="auto"/>
                <w:left w:val="none" w:sz="0" w:space="0" w:color="auto"/>
                <w:bottom w:val="none" w:sz="0" w:space="0" w:color="auto"/>
                <w:right w:val="none" w:sz="0" w:space="0" w:color="auto"/>
              </w:divBdr>
            </w:div>
            <w:div w:id="284851337">
              <w:marLeft w:val="0"/>
              <w:marRight w:val="0"/>
              <w:marTop w:val="0"/>
              <w:marBottom w:val="0"/>
              <w:divBdr>
                <w:top w:val="none" w:sz="0" w:space="0" w:color="auto"/>
                <w:left w:val="none" w:sz="0" w:space="0" w:color="auto"/>
                <w:bottom w:val="none" w:sz="0" w:space="0" w:color="auto"/>
                <w:right w:val="none" w:sz="0" w:space="0" w:color="auto"/>
              </w:divBdr>
            </w:div>
            <w:div w:id="1012414470">
              <w:marLeft w:val="0"/>
              <w:marRight w:val="0"/>
              <w:marTop w:val="0"/>
              <w:marBottom w:val="0"/>
              <w:divBdr>
                <w:top w:val="none" w:sz="0" w:space="0" w:color="auto"/>
                <w:left w:val="none" w:sz="0" w:space="0" w:color="auto"/>
                <w:bottom w:val="none" w:sz="0" w:space="0" w:color="auto"/>
                <w:right w:val="none" w:sz="0" w:space="0" w:color="auto"/>
              </w:divBdr>
            </w:div>
            <w:div w:id="1405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7043">
      <w:bodyDiv w:val="1"/>
      <w:marLeft w:val="0"/>
      <w:marRight w:val="0"/>
      <w:marTop w:val="0"/>
      <w:marBottom w:val="0"/>
      <w:divBdr>
        <w:top w:val="none" w:sz="0" w:space="0" w:color="auto"/>
        <w:left w:val="none" w:sz="0" w:space="0" w:color="auto"/>
        <w:bottom w:val="none" w:sz="0" w:space="0" w:color="auto"/>
        <w:right w:val="none" w:sz="0" w:space="0" w:color="auto"/>
      </w:divBdr>
      <w:divsChild>
        <w:div w:id="1024750242">
          <w:marLeft w:val="0"/>
          <w:marRight w:val="0"/>
          <w:marTop w:val="0"/>
          <w:marBottom w:val="0"/>
          <w:divBdr>
            <w:top w:val="none" w:sz="0" w:space="0" w:color="auto"/>
            <w:left w:val="none" w:sz="0" w:space="0" w:color="auto"/>
            <w:bottom w:val="none" w:sz="0" w:space="0" w:color="auto"/>
            <w:right w:val="none" w:sz="0" w:space="0" w:color="auto"/>
          </w:divBdr>
          <w:divsChild>
            <w:div w:id="497112874">
              <w:marLeft w:val="0"/>
              <w:marRight w:val="0"/>
              <w:marTop w:val="0"/>
              <w:marBottom w:val="0"/>
              <w:divBdr>
                <w:top w:val="none" w:sz="0" w:space="0" w:color="auto"/>
                <w:left w:val="none" w:sz="0" w:space="0" w:color="auto"/>
                <w:bottom w:val="none" w:sz="0" w:space="0" w:color="auto"/>
                <w:right w:val="none" w:sz="0" w:space="0" w:color="auto"/>
              </w:divBdr>
            </w:div>
            <w:div w:id="287205320">
              <w:marLeft w:val="0"/>
              <w:marRight w:val="0"/>
              <w:marTop w:val="0"/>
              <w:marBottom w:val="0"/>
              <w:divBdr>
                <w:top w:val="none" w:sz="0" w:space="0" w:color="auto"/>
                <w:left w:val="none" w:sz="0" w:space="0" w:color="auto"/>
                <w:bottom w:val="none" w:sz="0" w:space="0" w:color="auto"/>
                <w:right w:val="none" w:sz="0" w:space="0" w:color="auto"/>
              </w:divBdr>
            </w:div>
            <w:div w:id="79761968">
              <w:marLeft w:val="0"/>
              <w:marRight w:val="0"/>
              <w:marTop w:val="0"/>
              <w:marBottom w:val="0"/>
              <w:divBdr>
                <w:top w:val="none" w:sz="0" w:space="0" w:color="auto"/>
                <w:left w:val="none" w:sz="0" w:space="0" w:color="auto"/>
                <w:bottom w:val="none" w:sz="0" w:space="0" w:color="auto"/>
                <w:right w:val="none" w:sz="0" w:space="0" w:color="auto"/>
              </w:divBdr>
            </w:div>
            <w:div w:id="1200823826">
              <w:marLeft w:val="0"/>
              <w:marRight w:val="0"/>
              <w:marTop w:val="0"/>
              <w:marBottom w:val="0"/>
              <w:divBdr>
                <w:top w:val="none" w:sz="0" w:space="0" w:color="auto"/>
                <w:left w:val="none" w:sz="0" w:space="0" w:color="auto"/>
                <w:bottom w:val="none" w:sz="0" w:space="0" w:color="auto"/>
                <w:right w:val="none" w:sz="0" w:space="0" w:color="auto"/>
              </w:divBdr>
            </w:div>
            <w:div w:id="801578727">
              <w:marLeft w:val="0"/>
              <w:marRight w:val="0"/>
              <w:marTop w:val="0"/>
              <w:marBottom w:val="0"/>
              <w:divBdr>
                <w:top w:val="none" w:sz="0" w:space="0" w:color="auto"/>
                <w:left w:val="none" w:sz="0" w:space="0" w:color="auto"/>
                <w:bottom w:val="none" w:sz="0" w:space="0" w:color="auto"/>
                <w:right w:val="none" w:sz="0" w:space="0" w:color="auto"/>
              </w:divBdr>
            </w:div>
            <w:div w:id="638262229">
              <w:marLeft w:val="0"/>
              <w:marRight w:val="0"/>
              <w:marTop w:val="0"/>
              <w:marBottom w:val="0"/>
              <w:divBdr>
                <w:top w:val="none" w:sz="0" w:space="0" w:color="auto"/>
                <w:left w:val="none" w:sz="0" w:space="0" w:color="auto"/>
                <w:bottom w:val="none" w:sz="0" w:space="0" w:color="auto"/>
                <w:right w:val="none" w:sz="0" w:space="0" w:color="auto"/>
              </w:divBdr>
            </w:div>
            <w:div w:id="1037582069">
              <w:marLeft w:val="0"/>
              <w:marRight w:val="0"/>
              <w:marTop w:val="0"/>
              <w:marBottom w:val="0"/>
              <w:divBdr>
                <w:top w:val="none" w:sz="0" w:space="0" w:color="auto"/>
                <w:left w:val="none" w:sz="0" w:space="0" w:color="auto"/>
                <w:bottom w:val="none" w:sz="0" w:space="0" w:color="auto"/>
                <w:right w:val="none" w:sz="0" w:space="0" w:color="auto"/>
              </w:divBdr>
            </w:div>
            <w:div w:id="1328091231">
              <w:marLeft w:val="0"/>
              <w:marRight w:val="0"/>
              <w:marTop w:val="0"/>
              <w:marBottom w:val="0"/>
              <w:divBdr>
                <w:top w:val="none" w:sz="0" w:space="0" w:color="auto"/>
                <w:left w:val="none" w:sz="0" w:space="0" w:color="auto"/>
                <w:bottom w:val="none" w:sz="0" w:space="0" w:color="auto"/>
                <w:right w:val="none" w:sz="0" w:space="0" w:color="auto"/>
              </w:divBdr>
            </w:div>
            <w:div w:id="667170250">
              <w:marLeft w:val="0"/>
              <w:marRight w:val="0"/>
              <w:marTop w:val="0"/>
              <w:marBottom w:val="0"/>
              <w:divBdr>
                <w:top w:val="none" w:sz="0" w:space="0" w:color="auto"/>
                <w:left w:val="none" w:sz="0" w:space="0" w:color="auto"/>
                <w:bottom w:val="none" w:sz="0" w:space="0" w:color="auto"/>
                <w:right w:val="none" w:sz="0" w:space="0" w:color="auto"/>
              </w:divBdr>
            </w:div>
            <w:div w:id="234095959">
              <w:marLeft w:val="0"/>
              <w:marRight w:val="0"/>
              <w:marTop w:val="0"/>
              <w:marBottom w:val="0"/>
              <w:divBdr>
                <w:top w:val="none" w:sz="0" w:space="0" w:color="auto"/>
                <w:left w:val="none" w:sz="0" w:space="0" w:color="auto"/>
                <w:bottom w:val="none" w:sz="0" w:space="0" w:color="auto"/>
                <w:right w:val="none" w:sz="0" w:space="0" w:color="auto"/>
              </w:divBdr>
            </w:div>
            <w:div w:id="1850098009">
              <w:marLeft w:val="0"/>
              <w:marRight w:val="0"/>
              <w:marTop w:val="0"/>
              <w:marBottom w:val="0"/>
              <w:divBdr>
                <w:top w:val="none" w:sz="0" w:space="0" w:color="auto"/>
                <w:left w:val="none" w:sz="0" w:space="0" w:color="auto"/>
                <w:bottom w:val="none" w:sz="0" w:space="0" w:color="auto"/>
                <w:right w:val="none" w:sz="0" w:space="0" w:color="auto"/>
              </w:divBdr>
            </w:div>
            <w:div w:id="453914255">
              <w:marLeft w:val="0"/>
              <w:marRight w:val="0"/>
              <w:marTop w:val="0"/>
              <w:marBottom w:val="0"/>
              <w:divBdr>
                <w:top w:val="none" w:sz="0" w:space="0" w:color="auto"/>
                <w:left w:val="none" w:sz="0" w:space="0" w:color="auto"/>
                <w:bottom w:val="none" w:sz="0" w:space="0" w:color="auto"/>
                <w:right w:val="none" w:sz="0" w:space="0" w:color="auto"/>
              </w:divBdr>
            </w:div>
            <w:div w:id="1076584620">
              <w:marLeft w:val="0"/>
              <w:marRight w:val="0"/>
              <w:marTop w:val="0"/>
              <w:marBottom w:val="0"/>
              <w:divBdr>
                <w:top w:val="none" w:sz="0" w:space="0" w:color="auto"/>
                <w:left w:val="none" w:sz="0" w:space="0" w:color="auto"/>
                <w:bottom w:val="none" w:sz="0" w:space="0" w:color="auto"/>
                <w:right w:val="none" w:sz="0" w:space="0" w:color="auto"/>
              </w:divBdr>
            </w:div>
            <w:div w:id="1028986679">
              <w:marLeft w:val="0"/>
              <w:marRight w:val="0"/>
              <w:marTop w:val="0"/>
              <w:marBottom w:val="0"/>
              <w:divBdr>
                <w:top w:val="none" w:sz="0" w:space="0" w:color="auto"/>
                <w:left w:val="none" w:sz="0" w:space="0" w:color="auto"/>
                <w:bottom w:val="none" w:sz="0" w:space="0" w:color="auto"/>
                <w:right w:val="none" w:sz="0" w:space="0" w:color="auto"/>
              </w:divBdr>
            </w:div>
            <w:div w:id="7321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452">
      <w:bodyDiv w:val="1"/>
      <w:marLeft w:val="0"/>
      <w:marRight w:val="0"/>
      <w:marTop w:val="0"/>
      <w:marBottom w:val="0"/>
      <w:divBdr>
        <w:top w:val="none" w:sz="0" w:space="0" w:color="auto"/>
        <w:left w:val="none" w:sz="0" w:space="0" w:color="auto"/>
        <w:bottom w:val="none" w:sz="0" w:space="0" w:color="auto"/>
        <w:right w:val="none" w:sz="0" w:space="0" w:color="auto"/>
      </w:divBdr>
      <w:divsChild>
        <w:div w:id="1396870">
          <w:marLeft w:val="0"/>
          <w:marRight w:val="0"/>
          <w:marTop w:val="0"/>
          <w:marBottom w:val="0"/>
          <w:divBdr>
            <w:top w:val="none" w:sz="0" w:space="0" w:color="auto"/>
            <w:left w:val="none" w:sz="0" w:space="0" w:color="auto"/>
            <w:bottom w:val="none" w:sz="0" w:space="0" w:color="auto"/>
            <w:right w:val="none" w:sz="0" w:space="0" w:color="auto"/>
          </w:divBdr>
          <w:divsChild>
            <w:div w:id="71780387">
              <w:marLeft w:val="0"/>
              <w:marRight w:val="0"/>
              <w:marTop w:val="0"/>
              <w:marBottom w:val="0"/>
              <w:divBdr>
                <w:top w:val="none" w:sz="0" w:space="0" w:color="auto"/>
                <w:left w:val="none" w:sz="0" w:space="0" w:color="auto"/>
                <w:bottom w:val="none" w:sz="0" w:space="0" w:color="auto"/>
                <w:right w:val="none" w:sz="0" w:space="0" w:color="auto"/>
              </w:divBdr>
            </w:div>
            <w:div w:id="2023511762">
              <w:marLeft w:val="0"/>
              <w:marRight w:val="0"/>
              <w:marTop w:val="0"/>
              <w:marBottom w:val="0"/>
              <w:divBdr>
                <w:top w:val="none" w:sz="0" w:space="0" w:color="auto"/>
                <w:left w:val="none" w:sz="0" w:space="0" w:color="auto"/>
                <w:bottom w:val="none" w:sz="0" w:space="0" w:color="auto"/>
                <w:right w:val="none" w:sz="0" w:space="0" w:color="auto"/>
              </w:divBdr>
            </w:div>
            <w:div w:id="1736003858">
              <w:marLeft w:val="0"/>
              <w:marRight w:val="0"/>
              <w:marTop w:val="0"/>
              <w:marBottom w:val="0"/>
              <w:divBdr>
                <w:top w:val="none" w:sz="0" w:space="0" w:color="auto"/>
                <w:left w:val="none" w:sz="0" w:space="0" w:color="auto"/>
                <w:bottom w:val="none" w:sz="0" w:space="0" w:color="auto"/>
                <w:right w:val="none" w:sz="0" w:space="0" w:color="auto"/>
              </w:divBdr>
            </w:div>
            <w:div w:id="1160539696">
              <w:marLeft w:val="0"/>
              <w:marRight w:val="0"/>
              <w:marTop w:val="0"/>
              <w:marBottom w:val="0"/>
              <w:divBdr>
                <w:top w:val="none" w:sz="0" w:space="0" w:color="auto"/>
                <w:left w:val="none" w:sz="0" w:space="0" w:color="auto"/>
                <w:bottom w:val="none" w:sz="0" w:space="0" w:color="auto"/>
                <w:right w:val="none" w:sz="0" w:space="0" w:color="auto"/>
              </w:divBdr>
            </w:div>
            <w:div w:id="1594899685">
              <w:marLeft w:val="0"/>
              <w:marRight w:val="0"/>
              <w:marTop w:val="0"/>
              <w:marBottom w:val="0"/>
              <w:divBdr>
                <w:top w:val="none" w:sz="0" w:space="0" w:color="auto"/>
                <w:left w:val="none" w:sz="0" w:space="0" w:color="auto"/>
                <w:bottom w:val="none" w:sz="0" w:space="0" w:color="auto"/>
                <w:right w:val="none" w:sz="0" w:space="0" w:color="auto"/>
              </w:divBdr>
            </w:div>
            <w:div w:id="873737978">
              <w:marLeft w:val="0"/>
              <w:marRight w:val="0"/>
              <w:marTop w:val="0"/>
              <w:marBottom w:val="0"/>
              <w:divBdr>
                <w:top w:val="none" w:sz="0" w:space="0" w:color="auto"/>
                <w:left w:val="none" w:sz="0" w:space="0" w:color="auto"/>
                <w:bottom w:val="none" w:sz="0" w:space="0" w:color="auto"/>
                <w:right w:val="none" w:sz="0" w:space="0" w:color="auto"/>
              </w:divBdr>
            </w:div>
            <w:div w:id="1179807241">
              <w:marLeft w:val="0"/>
              <w:marRight w:val="0"/>
              <w:marTop w:val="0"/>
              <w:marBottom w:val="0"/>
              <w:divBdr>
                <w:top w:val="none" w:sz="0" w:space="0" w:color="auto"/>
                <w:left w:val="none" w:sz="0" w:space="0" w:color="auto"/>
                <w:bottom w:val="none" w:sz="0" w:space="0" w:color="auto"/>
                <w:right w:val="none" w:sz="0" w:space="0" w:color="auto"/>
              </w:divBdr>
            </w:div>
            <w:div w:id="1773672045">
              <w:marLeft w:val="0"/>
              <w:marRight w:val="0"/>
              <w:marTop w:val="0"/>
              <w:marBottom w:val="0"/>
              <w:divBdr>
                <w:top w:val="none" w:sz="0" w:space="0" w:color="auto"/>
                <w:left w:val="none" w:sz="0" w:space="0" w:color="auto"/>
                <w:bottom w:val="none" w:sz="0" w:space="0" w:color="auto"/>
                <w:right w:val="none" w:sz="0" w:space="0" w:color="auto"/>
              </w:divBdr>
            </w:div>
            <w:div w:id="1536774079">
              <w:marLeft w:val="0"/>
              <w:marRight w:val="0"/>
              <w:marTop w:val="0"/>
              <w:marBottom w:val="0"/>
              <w:divBdr>
                <w:top w:val="none" w:sz="0" w:space="0" w:color="auto"/>
                <w:left w:val="none" w:sz="0" w:space="0" w:color="auto"/>
                <w:bottom w:val="none" w:sz="0" w:space="0" w:color="auto"/>
                <w:right w:val="none" w:sz="0" w:space="0" w:color="auto"/>
              </w:divBdr>
            </w:div>
            <w:div w:id="2088533946">
              <w:marLeft w:val="0"/>
              <w:marRight w:val="0"/>
              <w:marTop w:val="0"/>
              <w:marBottom w:val="0"/>
              <w:divBdr>
                <w:top w:val="none" w:sz="0" w:space="0" w:color="auto"/>
                <w:left w:val="none" w:sz="0" w:space="0" w:color="auto"/>
                <w:bottom w:val="none" w:sz="0" w:space="0" w:color="auto"/>
                <w:right w:val="none" w:sz="0" w:space="0" w:color="auto"/>
              </w:divBdr>
            </w:div>
            <w:div w:id="761536564">
              <w:marLeft w:val="0"/>
              <w:marRight w:val="0"/>
              <w:marTop w:val="0"/>
              <w:marBottom w:val="0"/>
              <w:divBdr>
                <w:top w:val="none" w:sz="0" w:space="0" w:color="auto"/>
                <w:left w:val="none" w:sz="0" w:space="0" w:color="auto"/>
                <w:bottom w:val="none" w:sz="0" w:space="0" w:color="auto"/>
                <w:right w:val="none" w:sz="0" w:space="0" w:color="auto"/>
              </w:divBdr>
            </w:div>
            <w:div w:id="2001540645">
              <w:marLeft w:val="0"/>
              <w:marRight w:val="0"/>
              <w:marTop w:val="0"/>
              <w:marBottom w:val="0"/>
              <w:divBdr>
                <w:top w:val="none" w:sz="0" w:space="0" w:color="auto"/>
                <w:left w:val="none" w:sz="0" w:space="0" w:color="auto"/>
                <w:bottom w:val="none" w:sz="0" w:space="0" w:color="auto"/>
                <w:right w:val="none" w:sz="0" w:space="0" w:color="auto"/>
              </w:divBdr>
            </w:div>
            <w:div w:id="1832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0103">
      <w:bodyDiv w:val="1"/>
      <w:marLeft w:val="0"/>
      <w:marRight w:val="0"/>
      <w:marTop w:val="0"/>
      <w:marBottom w:val="0"/>
      <w:divBdr>
        <w:top w:val="none" w:sz="0" w:space="0" w:color="auto"/>
        <w:left w:val="none" w:sz="0" w:space="0" w:color="auto"/>
        <w:bottom w:val="none" w:sz="0" w:space="0" w:color="auto"/>
        <w:right w:val="none" w:sz="0" w:space="0" w:color="auto"/>
      </w:divBdr>
      <w:divsChild>
        <w:div w:id="984552465">
          <w:marLeft w:val="0"/>
          <w:marRight w:val="0"/>
          <w:marTop w:val="0"/>
          <w:marBottom w:val="0"/>
          <w:divBdr>
            <w:top w:val="none" w:sz="0" w:space="0" w:color="auto"/>
            <w:left w:val="none" w:sz="0" w:space="0" w:color="auto"/>
            <w:bottom w:val="none" w:sz="0" w:space="0" w:color="auto"/>
            <w:right w:val="none" w:sz="0" w:space="0" w:color="auto"/>
          </w:divBdr>
          <w:divsChild>
            <w:div w:id="1208948996">
              <w:marLeft w:val="0"/>
              <w:marRight w:val="0"/>
              <w:marTop w:val="0"/>
              <w:marBottom w:val="0"/>
              <w:divBdr>
                <w:top w:val="none" w:sz="0" w:space="0" w:color="auto"/>
                <w:left w:val="none" w:sz="0" w:space="0" w:color="auto"/>
                <w:bottom w:val="none" w:sz="0" w:space="0" w:color="auto"/>
                <w:right w:val="none" w:sz="0" w:space="0" w:color="auto"/>
              </w:divBdr>
            </w:div>
            <w:div w:id="1069305206">
              <w:marLeft w:val="0"/>
              <w:marRight w:val="0"/>
              <w:marTop w:val="0"/>
              <w:marBottom w:val="0"/>
              <w:divBdr>
                <w:top w:val="none" w:sz="0" w:space="0" w:color="auto"/>
                <w:left w:val="none" w:sz="0" w:space="0" w:color="auto"/>
                <w:bottom w:val="none" w:sz="0" w:space="0" w:color="auto"/>
                <w:right w:val="none" w:sz="0" w:space="0" w:color="auto"/>
              </w:divBdr>
            </w:div>
            <w:div w:id="1040518015">
              <w:marLeft w:val="0"/>
              <w:marRight w:val="0"/>
              <w:marTop w:val="0"/>
              <w:marBottom w:val="0"/>
              <w:divBdr>
                <w:top w:val="none" w:sz="0" w:space="0" w:color="auto"/>
                <w:left w:val="none" w:sz="0" w:space="0" w:color="auto"/>
                <w:bottom w:val="none" w:sz="0" w:space="0" w:color="auto"/>
                <w:right w:val="none" w:sz="0" w:space="0" w:color="auto"/>
              </w:divBdr>
            </w:div>
            <w:div w:id="553007672">
              <w:marLeft w:val="0"/>
              <w:marRight w:val="0"/>
              <w:marTop w:val="0"/>
              <w:marBottom w:val="0"/>
              <w:divBdr>
                <w:top w:val="none" w:sz="0" w:space="0" w:color="auto"/>
                <w:left w:val="none" w:sz="0" w:space="0" w:color="auto"/>
                <w:bottom w:val="none" w:sz="0" w:space="0" w:color="auto"/>
                <w:right w:val="none" w:sz="0" w:space="0" w:color="auto"/>
              </w:divBdr>
            </w:div>
            <w:div w:id="85662093">
              <w:marLeft w:val="0"/>
              <w:marRight w:val="0"/>
              <w:marTop w:val="0"/>
              <w:marBottom w:val="0"/>
              <w:divBdr>
                <w:top w:val="none" w:sz="0" w:space="0" w:color="auto"/>
                <w:left w:val="none" w:sz="0" w:space="0" w:color="auto"/>
                <w:bottom w:val="none" w:sz="0" w:space="0" w:color="auto"/>
                <w:right w:val="none" w:sz="0" w:space="0" w:color="auto"/>
              </w:divBdr>
            </w:div>
            <w:div w:id="1011688623">
              <w:marLeft w:val="0"/>
              <w:marRight w:val="0"/>
              <w:marTop w:val="0"/>
              <w:marBottom w:val="0"/>
              <w:divBdr>
                <w:top w:val="none" w:sz="0" w:space="0" w:color="auto"/>
                <w:left w:val="none" w:sz="0" w:space="0" w:color="auto"/>
                <w:bottom w:val="none" w:sz="0" w:space="0" w:color="auto"/>
                <w:right w:val="none" w:sz="0" w:space="0" w:color="auto"/>
              </w:divBdr>
            </w:div>
            <w:div w:id="1937052741">
              <w:marLeft w:val="0"/>
              <w:marRight w:val="0"/>
              <w:marTop w:val="0"/>
              <w:marBottom w:val="0"/>
              <w:divBdr>
                <w:top w:val="none" w:sz="0" w:space="0" w:color="auto"/>
                <w:left w:val="none" w:sz="0" w:space="0" w:color="auto"/>
                <w:bottom w:val="none" w:sz="0" w:space="0" w:color="auto"/>
                <w:right w:val="none" w:sz="0" w:space="0" w:color="auto"/>
              </w:divBdr>
            </w:div>
            <w:div w:id="538590038">
              <w:marLeft w:val="0"/>
              <w:marRight w:val="0"/>
              <w:marTop w:val="0"/>
              <w:marBottom w:val="0"/>
              <w:divBdr>
                <w:top w:val="none" w:sz="0" w:space="0" w:color="auto"/>
                <w:left w:val="none" w:sz="0" w:space="0" w:color="auto"/>
                <w:bottom w:val="none" w:sz="0" w:space="0" w:color="auto"/>
                <w:right w:val="none" w:sz="0" w:space="0" w:color="auto"/>
              </w:divBdr>
            </w:div>
            <w:div w:id="1585797409">
              <w:marLeft w:val="0"/>
              <w:marRight w:val="0"/>
              <w:marTop w:val="0"/>
              <w:marBottom w:val="0"/>
              <w:divBdr>
                <w:top w:val="none" w:sz="0" w:space="0" w:color="auto"/>
                <w:left w:val="none" w:sz="0" w:space="0" w:color="auto"/>
                <w:bottom w:val="none" w:sz="0" w:space="0" w:color="auto"/>
                <w:right w:val="none" w:sz="0" w:space="0" w:color="auto"/>
              </w:divBdr>
            </w:div>
            <w:div w:id="1450589528">
              <w:marLeft w:val="0"/>
              <w:marRight w:val="0"/>
              <w:marTop w:val="0"/>
              <w:marBottom w:val="0"/>
              <w:divBdr>
                <w:top w:val="none" w:sz="0" w:space="0" w:color="auto"/>
                <w:left w:val="none" w:sz="0" w:space="0" w:color="auto"/>
                <w:bottom w:val="none" w:sz="0" w:space="0" w:color="auto"/>
                <w:right w:val="none" w:sz="0" w:space="0" w:color="auto"/>
              </w:divBdr>
            </w:div>
            <w:div w:id="1984581902">
              <w:marLeft w:val="0"/>
              <w:marRight w:val="0"/>
              <w:marTop w:val="0"/>
              <w:marBottom w:val="0"/>
              <w:divBdr>
                <w:top w:val="none" w:sz="0" w:space="0" w:color="auto"/>
                <w:left w:val="none" w:sz="0" w:space="0" w:color="auto"/>
                <w:bottom w:val="none" w:sz="0" w:space="0" w:color="auto"/>
                <w:right w:val="none" w:sz="0" w:space="0" w:color="auto"/>
              </w:divBdr>
            </w:div>
            <w:div w:id="9611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8099">
      <w:bodyDiv w:val="1"/>
      <w:marLeft w:val="0"/>
      <w:marRight w:val="0"/>
      <w:marTop w:val="0"/>
      <w:marBottom w:val="0"/>
      <w:divBdr>
        <w:top w:val="none" w:sz="0" w:space="0" w:color="auto"/>
        <w:left w:val="none" w:sz="0" w:space="0" w:color="auto"/>
        <w:bottom w:val="none" w:sz="0" w:space="0" w:color="auto"/>
        <w:right w:val="none" w:sz="0" w:space="0" w:color="auto"/>
      </w:divBdr>
      <w:divsChild>
        <w:div w:id="16472606">
          <w:marLeft w:val="0"/>
          <w:marRight w:val="0"/>
          <w:marTop w:val="0"/>
          <w:marBottom w:val="0"/>
          <w:divBdr>
            <w:top w:val="none" w:sz="0" w:space="0" w:color="auto"/>
            <w:left w:val="none" w:sz="0" w:space="0" w:color="auto"/>
            <w:bottom w:val="none" w:sz="0" w:space="0" w:color="auto"/>
            <w:right w:val="none" w:sz="0" w:space="0" w:color="auto"/>
          </w:divBdr>
          <w:divsChild>
            <w:div w:id="1894923141">
              <w:marLeft w:val="0"/>
              <w:marRight w:val="0"/>
              <w:marTop w:val="0"/>
              <w:marBottom w:val="0"/>
              <w:divBdr>
                <w:top w:val="none" w:sz="0" w:space="0" w:color="auto"/>
                <w:left w:val="none" w:sz="0" w:space="0" w:color="auto"/>
                <w:bottom w:val="none" w:sz="0" w:space="0" w:color="auto"/>
                <w:right w:val="none" w:sz="0" w:space="0" w:color="auto"/>
              </w:divBdr>
            </w:div>
            <w:div w:id="1735085849">
              <w:marLeft w:val="0"/>
              <w:marRight w:val="0"/>
              <w:marTop w:val="0"/>
              <w:marBottom w:val="0"/>
              <w:divBdr>
                <w:top w:val="none" w:sz="0" w:space="0" w:color="auto"/>
                <w:left w:val="none" w:sz="0" w:space="0" w:color="auto"/>
                <w:bottom w:val="none" w:sz="0" w:space="0" w:color="auto"/>
                <w:right w:val="none" w:sz="0" w:space="0" w:color="auto"/>
              </w:divBdr>
            </w:div>
            <w:div w:id="425734655">
              <w:marLeft w:val="0"/>
              <w:marRight w:val="0"/>
              <w:marTop w:val="0"/>
              <w:marBottom w:val="0"/>
              <w:divBdr>
                <w:top w:val="none" w:sz="0" w:space="0" w:color="auto"/>
                <w:left w:val="none" w:sz="0" w:space="0" w:color="auto"/>
                <w:bottom w:val="none" w:sz="0" w:space="0" w:color="auto"/>
                <w:right w:val="none" w:sz="0" w:space="0" w:color="auto"/>
              </w:divBdr>
            </w:div>
            <w:div w:id="640767804">
              <w:marLeft w:val="0"/>
              <w:marRight w:val="0"/>
              <w:marTop w:val="0"/>
              <w:marBottom w:val="0"/>
              <w:divBdr>
                <w:top w:val="none" w:sz="0" w:space="0" w:color="auto"/>
                <w:left w:val="none" w:sz="0" w:space="0" w:color="auto"/>
                <w:bottom w:val="none" w:sz="0" w:space="0" w:color="auto"/>
                <w:right w:val="none" w:sz="0" w:space="0" w:color="auto"/>
              </w:divBdr>
            </w:div>
            <w:div w:id="849762484">
              <w:marLeft w:val="0"/>
              <w:marRight w:val="0"/>
              <w:marTop w:val="0"/>
              <w:marBottom w:val="0"/>
              <w:divBdr>
                <w:top w:val="none" w:sz="0" w:space="0" w:color="auto"/>
                <w:left w:val="none" w:sz="0" w:space="0" w:color="auto"/>
                <w:bottom w:val="none" w:sz="0" w:space="0" w:color="auto"/>
                <w:right w:val="none" w:sz="0" w:space="0" w:color="auto"/>
              </w:divBdr>
            </w:div>
            <w:div w:id="165755420">
              <w:marLeft w:val="0"/>
              <w:marRight w:val="0"/>
              <w:marTop w:val="0"/>
              <w:marBottom w:val="0"/>
              <w:divBdr>
                <w:top w:val="none" w:sz="0" w:space="0" w:color="auto"/>
                <w:left w:val="none" w:sz="0" w:space="0" w:color="auto"/>
                <w:bottom w:val="none" w:sz="0" w:space="0" w:color="auto"/>
                <w:right w:val="none" w:sz="0" w:space="0" w:color="auto"/>
              </w:divBdr>
            </w:div>
            <w:div w:id="1482773489">
              <w:marLeft w:val="0"/>
              <w:marRight w:val="0"/>
              <w:marTop w:val="0"/>
              <w:marBottom w:val="0"/>
              <w:divBdr>
                <w:top w:val="none" w:sz="0" w:space="0" w:color="auto"/>
                <w:left w:val="none" w:sz="0" w:space="0" w:color="auto"/>
                <w:bottom w:val="none" w:sz="0" w:space="0" w:color="auto"/>
                <w:right w:val="none" w:sz="0" w:space="0" w:color="auto"/>
              </w:divBdr>
            </w:div>
            <w:div w:id="1798722373">
              <w:marLeft w:val="0"/>
              <w:marRight w:val="0"/>
              <w:marTop w:val="0"/>
              <w:marBottom w:val="0"/>
              <w:divBdr>
                <w:top w:val="none" w:sz="0" w:space="0" w:color="auto"/>
                <w:left w:val="none" w:sz="0" w:space="0" w:color="auto"/>
                <w:bottom w:val="none" w:sz="0" w:space="0" w:color="auto"/>
                <w:right w:val="none" w:sz="0" w:space="0" w:color="auto"/>
              </w:divBdr>
            </w:div>
            <w:div w:id="423500762">
              <w:marLeft w:val="0"/>
              <w:marRight w:val="0"/>
              <w:marTop w:val="0"/>
              <w:marBottom w:val="0"/>
              <w:divBdr>
                <w:top w:val="none" w:sz="0" w:space="0" w:color="auto"/>
                <w:left w:val="none" w:sz="0" w:space="0" w:color="auto"/>
                <w:bottom w:val="none" w:sz="0" w:space="0" w:color="auto"/>
                <w:right w:val="none" w:sz="0" w:space="0" w:color="auto"/>
              </w:divBdr>
            </w:div>
            <w:div w:id="2107378916">
              <w:marLeft w:val="0"/>
              <w:marRight w:val="0"/>
              <w:marTop w:val="0"/>
              <w:marBottom w:val="0"/>
              <w:divBdr>
                <w:top w:val="none" w:sz="0" w:space="0" w:color="auto"/>
                <w:left w:val="none" w:sz="0" w:space="0" w:color="auto"/>
                <w:bottom w:val="none" w:sz="0" w:space="0" w:color="auto"/>
                <w:right w:val="none" w:sz="0" w:space="0" w:color="auto"/>
              </w:divBdr>
            </w:div>
            <w:div w:id="602690972">
              <w:marLeft w:val="0"/>
              <w:marRight w:val="0"/>
              <w:marTop w:val="0"/>
              <w:marBottom w:val="0"/>
              <w:divBdr>
                <w:top w:val="none" w:sz="0" w:space="0" w:color="auto"/>
                <w:left w:val="none" w:sz="0" w:space="0" w:color="auto"/>
                <w:bottom w:val="none" w:sz="0" w:space="0" w:color="auto"/>
                <w:right w:val="none" w:sz="0" w:space="0" w:color="auto"/>
              </w:divBdr>
            </w:div>
            <w:div w:id="1694302558">
              <w:marLeft w:val="0"/>
              <w:marRight w:val="0"/>
              <w:marTop w:val="0"/>
              <w:marBottom w:val="0"/>
              <w:divBdr>
                <w:top w:val="none" w:sz="0" w:space="0" w:color="auto"/>
                <w:left w:val="none" w:sz="0" w:space="0" w:color="auto"/>
                <w:bottom w:val="none" w:sz="0" w:space="0" w:color="auto"/>
                <w:right w:val="none" w:sz="0" w:space="0" w:color="auto"/>
              </w:divBdr>
            </w:div>
            <w:div w:id="1960183751">
              <w:marLeft w:val="0"/>
              <w:marRight w:val="0"/>
              <w:marTop w:val="0"/>
              <w:marBottom w:val="0"/>
              <w:divBdr>
                <w:top w:val="none" w:sz="0" w:space="0" w:color="auto"/>
                <w:left w:val="none" w:sz="0" w:space="0" w:color="auto"/>
                <w:bottom w:val="none" w:sz="0" w:space="0" w:color="auto"/>
                <w:right w:val="none" w:sz="0" w:space="0" w:color="auto"/>
              </w:divBdr>
            </w:div>
            <w:div w:id="1714384198">
              <w:marLeft w:val="0"/>
              <w:marRight w:val="0"/>
              <w:marTop w:val="0"/>
              <w:marBottom w:val="0"/>
              <w:divBdr>
                <w:top w:val="none" w:sz="0" w:space="0" w:color="auto"/>
                <w:left w:val="none" w:sz="0" w:space="0" w:color="auto"/>
                <w:bottom w:val="none" w:sz="0" w:space="0" w:color="auto"/>
                <w:right w:val="none" w:sz="0" w:space="0" w:color="auto"/>
              </w:divBdr>
            </w:div>
            <w:div w:id="954941727">
              <w:marLeft w:val="0"/>
              <w:marRight w:val="0"/>
              <w:marTop w:val="0"/>
              <w:marBottom w:val="0"/>
              <w:divBdr>
                <w:top w:val="none" w:sz="0" w:space="0" w:color="auto"/>
                <w:left w:val="none" w:sz="0" w:space="0" w:color="auto"/>
                <w:bottom w:val="none" w:sz="0" w:space="0" w:color="auto"/>
                <w:right w:val="none" w:sz="0" w:space="0" w:color="auto"/>
              </w:divBdr>
            </w:div>
            <w:div w:id="1595625757">
              <w:marLeft w:val="0"/>
              <w:marRight w:val="0"/>
              <w:marTop w:val="0"/>
              <w:marBottom w:val="0"/>
              <w:divBdr>
                <w:top w:val="none" w:sz="0" w:space="0" w:color="auto"/>
                <w:left w:val="none" w:sz="0" w:space="0" w:color="auto"/>
                <w:bottom w:val="none" w:sz="0" w:space="0" w:color="auto"/>
                <w:right w:val="none" w:sz="0" w:space="0" w:color="auto"/>
              </w:divBdr>
            </w:div>
            <w:div w:id="1935701123">
              <w:marLeft w:val="0"/>
              <w:marRight w:val="0"/>
              <w:marTop w:val="0"/>
              <w:marBottom w:val="0"/>
              <w:divBdr>
                <w:top w:val="none" w:sz="0" w:space="0" w:color="auto"/>
                <w:left w:val="none" w:sz="0" w:space="0" w:color="auto"/>
                <w:bottom w:val="none" w:sz="0" w:space="0" w:color="auto"/>
                <w:right w:val="none" w:sz="0" w:space="0" w:color="auto"/>
              </w:divBdr>
            </w:div>
            <w:div w:id="1659574760">
              <w:marLeft w:val="0"/>
              <w:marRight w:val="0"/>
              <w:marTop w:val="0"/>
              <w:marBottom w:val="0"/>
              <w:divBdr>
                <w:top w:val="none" w:sz="0" w:space="0" w:color="auto"/>
                <w:left w:val="none" w:sz="0" w:space="0" w:color="auto"/>
                <w:bottom w:val="none" w:sz="0" w:space="0" w:color="auto"/>
                <w:right w:val="none" w:sz="0" w:space="0" w:color="auto"/>
              </w:divBdr>
            </w:div>
            <w:div w:id="1669483472">
              <w:marLeft w:val="0"/>
              <w:marRight w:val="0"/>
              <w:marTop w:val="0"/>
              <w:marBottom w:val="0"/>
              <w:divBdr>
                <w:top w:val="none" w:sz="0" w:space="0" w:color="auto"/>
                <w:left w:val="none" w:sz="0" w:space="0" w:color="auto"/>
                <w:bottom w:val="none" w:sz="0" w:space="0" w:color="auto"/>
                <w:right w:val="none" w:sz="0" w:space="0" w:color="auto"/>
              </w:divBdr>
            </w:div>
            <w:div w:id="117456061">
              <w:marLeft w:val="0"/>
              <w:marRight w:val="0"/>
              <w:marTop w:val="0"/>
              <w:marBottom w:val="0"/>
              <w:divBdr>
                <w:top w:val="none" w:sz="0" w:space="0" w:color="auto"/>
                <w:left w:val="none" w:sz="0" w:space="0" w:color="auto"/>
                <w:bottom w:val="none" w:sz="0" w:space="0" w:color="auto"/>
                <w:right w:val="none" w:sz="0" w:space="0" w:color="auto"/>
              </w:divBdr>
            </w:div>
            <w:div w:id="960964037">
              <w:marLeft w:val="0"/>
              <w:marRight w:val="0"/>
              <w:marTop w:val="0"/>
              <w:marBottom w:val="0"/>
              <w:divBdr>
                <w:top w:val="none" w:sz="0" w:space="0" w:color="auto"/>
                <w:left w:val="none" w:sz="0" w:space="0" w:color="auto"/>
                <w:bottom w:val="none" w:sz="0" w:space="0" w:color="auto"/>
                <w:right w:val="none" w:sz="0" w:space="0" w:color="auto"/>
              </w:divBdr>
            </w:div>
            <w:div w:id="184296863">
              <w:marLeft w:val="0"/>
              <w:marRight w:val="0"/>
              <w:marTop w:val="0"/>
              <w:marBottom w:val="0"/>
              <w:divBdr>
                <w:top w:val="none" w:sz="0" w:space="0" w:color="auto"/>
                <w:left w:val="none" w:sz="0" w:space="0" w:color="auto"/>
                <w:bottom w:val="none" w:sz="0" w:space="0" w:color="auto"/>
                <w:right w:val="none" w:sz="0" w:space="0" w:color="auto"/>
              </w:divBdr>
            </w:div>
            <w:div w:id="1164852667">
              <w:marLeft w:val="0"/>
              <w:marRight w:val="0"/>
              <w:marTop w:val="0"/>
              <w:marBottom w:val="0"/>
              <w:divBdr>
                <w:top w:val="none" w:sz="0" w:space="0" w:color="auto"/>
                <w:left w:val="none" w:sz="0" w:space="0" w:color="auto"/>
                <w:bottom w:val="none" w:sz="0" w:space="0" w:color="auto"/>
                <w:right w:val="none" w:sz="0" w:space="0" w:color="auto"/>
              </w:divBdr>
            </w:div>
            <w:div w:id="1487741724">
              <w:marLeft w:val="0"/>
              <w:marRight w:val="0"/>
              <w:marTop w:val="0"/>
              <w:marBottom w:val="0"/>
              <w:divBdr>
                <w:top w:val="none" w:sz="0" w:space="0" w:color="auto"/>
                <w:left w:val="none" w:sz="0" w:space="0" w:color="auto"/>
                <w:bottom w:val="none" w:sz="0" w:space="0" w:color="auto"/>
                <w:right w:val="none" w:sz="0" w:space="0" w:color="auto"/>
              </w:divBdr>
            </w:div>
            <w:div w:id="2015761951">
              <w:marLeft w:val="0"/>
              <w:marRight w:val="0"/>
              <w:marTop w:val="0"/>
              <w:marBottom w:val="0"/>
              <w:divBdr>
                <w:top w:val="none" w:sz="0" w:space="0" w:color="auto"/>
                <w:left w:val="none" w:sz="0" w:space="0" w:color="auto"/>
                <w:bottom w:val="none" w:sz="0" w:space="0" w:color="auto"/>
                <w:right w:val="none" w:sz="0" w:space="0" w:color="auto"/>
              </w:divBdr>
            </w:div>
            <w:div w:id="609701104">
              <w:marLeft w:val="0"/>
              <w:marRight w:val="0"/>
              <w:marTop w:val="0"/>
              <w:marBottom w:val="0"/>
              <w:divBdr>
                <w:top w:val="none" w:sz="0" w:space="0" w:color="auto"/>
                <w:left w:val="none" w:sz="0" w:space="0" w:color="auto"/>
                <w:bottom w:val="none" w:sz="0" w:space="0" w:color="auto"/>
                <w:right w:val="none" w:sz="0" w:space="0" w:color="auto"/>
              </w:divBdr>
            </w:div>
            <w:div w:id="996611919">
              <w:marLeft w:val="0"/>
              <w:marRight w:val="0"/>
              <w:marTop w:val="0"/>
              <w:marBottom w:val="0"/>
              <w:divBdr>
                <w:top w:val="none" w:sz="0" w:space="0" w:color="auto"/>
                <w:left w:val="none" w:sz="0" w:space="0" w:color="auto"/>
                <w:bottom w:val="none" w:sz="0" w:space="0" w:color="auto"/>
                <w:right w:val="none" w:sz="0" w:space="0" w:color="auto"/>
              </w:divBdr>
            </w:div>
            <w:div w:id="1233657446">
              <w:marLeft w:val="0"/>
              <w:marRight w:val="0"/>
              <w:marTop w:val="0"/>
              <w:marBottom w:val="0"/>
              <w:divBdr>
                <w:top w:val="none" w:sz="0" w:space="0" w:color="auto"/>
                <w:left w:val="none" w:sz="0" w:space="0" w:color="auto"/>
                <w:bottom w:val="none" w:sz="0" w:space="0" w:color="auto"/>
                <w:right w:val="none" w:sz="0" w:space="0" w:color="auto"/>
              </w:divBdr>
            </w:div>
            <w:div w:id="941379908">
              <w:marLeft w:val="0"/>
              <w:marRight w:val="0"/>
              <w:marTop w:val="0"/>
              <w:marBottom w:val="0"/>
              <w:divBdr>
                <w:top w:val="none" w:sz="0" w:space="0" w:color="auto"/>
                <w:left w:val="none" w:sz="0" w:space="0" w:color="auto"/>
                <w:bottom w:val="none" w:sz="0" w:space="0" w:color="auto"/>
                <w:right w:val="none" w:sz="0" w:space="0" w:color="auto"/>
              </w:divBdr>
            </w:div>
            <w:div w:id="979000405">
              <w:marLeft w:val="0"/>
              <w:marRight w:val="0"/>
              <w:marTop w:val="0"/>
              <w:marBottom w:val="0"/>
              <w:divBdr>
                <w:top w:val="none" w:sz="0" w:space="0" w:color="auto"/>
                <w:left w:val="none" w:sz="0" w:space="0" w:color="auto"/>
                <w:bottom w:val="none" w:sz="0" w:space="0" w:color="auto"/>
                <w:right w:val="none" w:sz="0" w:space="0" w:color="auto"/>
              </w:divBdr>
            </w:div>
            <w:div w:id="1078406985">
              <w:marLeft w:val="0"/>
              <w:marRight w:val="0"/>
              <w:marTop w:val="0"/>
              <w:marBottom w:val="0"/>
              <w:divBdr>
                <w:top w:val="none" w:sz="0" w:space="0" w:color="auto"/>
                <w:left w:val="none" w:sz="0" w:space="0" w:color="auto"/>
                <w:bottom w:val="none" w:sz="0" w:space="0" w:color="auto"/>
                <w:right w:val="none" w:sz="0" w:space="0" w:color="auto"/>
              </w:divBdr>
            </w:div>
            <w:div w:id="184097045">
              <w:marLeft w:val="0"/>
              <w:marRight w:val="0"/>
              <w:marTop w:val="0"/>
              <w:marBottom w:val="0"/>
              <w:divBdr>
                <w:top w:val="none" w:sz="0" w:space="0" w:color="auto"/>
                <w:left w:val="none" w:sz="0" w:space="0" w:color="auto"/>
                <w:bottom w:val="none" w:sz="0" w:space="0" w:color="auto"/>
                <w:right w:val="none" w:sz="0" w:space="0" w:color="auto"/>
              </w:divBdr>
            </w:div>
            <w:div w:id="1058167800">
              <w:marLeft w:val="0"/>
              <w:marRight w:val="0"/>
              <w:marTop w:val="0"/>
              <w:marBottom w:val="0"/>
              <w:divBdr>
                <w:top w:val="none" w:sz="0" w:space="0" w:color="auto"/>
                <w:left w:val="none" w:sz="0" w:space="0" w:color="auto"/>
                <w:bottom w:val="none" w:sz="0" w:space="0" w:color="auto"/>
                <w:right w:val="none" w:sz="0" w:space="0" w:color="auto"/>
              </w:divBdr>
            </w:div>
            <w:div w:id="17154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1998">
      <w:bodyDiv w:val="1"/>
      <w:marLeft w:val="0"/>
      <w:marRight w:val="0"/>
      <w:marTop w:val="0"/>
      <w:marBottom w:val="0"/>
      <w:divBdr>
        <w:top w:val="none" w:sz="0" w:space="0" w:color="auto"/>
        <w:left w:val="none" w:sz="0" w:space="0" w:color="auto"/>
        <w:bottom w:val="none" w:sz="0" w:space="0" w:color="auto"/>
        <w:right w:val="none" w:sz="0" w:space="0" w:color="auto"/>
      </w:divBdr>
      <w:divsChild>
        <w:div w:id="767894389">
          <w:marLeft w:val="0"/>
          <w:marRight w:val="0"/>
          <w:marTop w:val="0"/>
          <w:marBottom w:val="0"/>
          <w:divBdr>
            <w:top w:val="none" w:sz="0" w:space="0" w:color="auto"/>
            <w:left w:val="none" w:sz="0" w:space="0" w:color="auto"/>
            <w:bottom w:val="none" w:sz="0" w:space="0" w:color="auto"/>
            <w:right w:val="none" w:sz="0" w:space="0" w:color="auto"/>
          </w:divBdr>
          <w:divsChild>
            <w:div w:id="1001813372">
              <w:marLeft w:val="0"/>
              <w:marRight w:val="0"/>
              <w:marTop w:val="0"/>
              <w:marBottom w:val="0"/>
              <w:divBdr>
                <w:top w:val="none" w:sz="0" w:space="0" w:color="auto"/>
                <w:left w:val="none" w:sz="0" w:space="0" w:color="auto"/>
                <w:bottom w:val="none" w:sz="0" w:space="0" w:color="auto"/>
                <w:right w:val="none" w:sz="0" w:space="0" w:color="auto"/>
              </w:divBdr>
            </w:div>
            <w:div w:id="1080174365">
              <w:marLeft w:val="0"/>
              <w:marRight w:val="0"/>
              <w:marTop w:val="0"/>
              <w:marBottom w:val="0"/>
              <w:divBdr>
                <w:top w:val="none" w:sz="0" w:space="0" w:color="auto"/>
                <w:left w:val="none" w:sz="0" w:space="0" w:color="auto"/>
                <w:bottom w:val="none" w:sz="0" w:space="0" w:color="auto"/>
                <w:right w:val="none" w:sz="0" w:space="0" w:color="auto"/>
              </w:divBdr>
            </w:div>
            <w:div w:id="119148055">
              <w:marLeft w:val="0"/>
              <w:marRight w:val="0"/>
              <w:marTop w:val="0"/>
              <w:marBottom w:val="0"/>
              <w:divBdr>
                <w:top w:val="none" w:sz="0" w:space="0" w:color="auto"/>
                <w:left w:val="none" w:sz="0" w:space="0" w:color="auto"/>
                <w:bottom w:val="none" w:sz="0" w:space="0" w:color="auto"/>
                <w:right w:val="none" w:sz="0" w:space="0" w:color="auto"/>
              </w:divBdr>
            </w:div>
            <w:div w:id="468518565">
              <w:marLeft w:val="0"/>
              <w:marRight w:val="0"/>
              <w:marTop w:val="0"/>
              <w:marBottom w:val="0"/>
              <w:divBdr>
                <w:top w:val="none" w:sz="0" w:space="0" w:color="auto"/>
                <w:left w:val="none" w:sz="0" w:space="0" w:color="auto"/>
                <w:bottom w:val="none" w:sz="0" w:space="0" w:color="auto"/>
                <w:right w:val="none" w:sz="0" w:space="0" w:color="auto"/>
              </w:divBdr>
            </w:div>
            <w:div w:id="1661494516">
              <w:marLeft w:val="0"/>
              <w:marRight w:val="0"/>
              <w:marTop w:val="0"/>
              <w:marBottom w:val="0"/>
              <w:divBdr>
                <w:top w:val="none" w:sz="0" w:space="0" w:color="auto"/>
                <w:left w:val="none" w:sz="0" w:space="0" w:color="auto"/>
                <w:bottom w:val="none" w:sz="0" w:space="0" w:color="auto"/>
                <w:right w:val="none" w:sz="0" w:space="0" w:color="auto"/>
              </w:divBdr>
            </w:div>
            <w:div w:id="247080462">
              <w:marLeft w:val="0"/>
              <w:marRight w:val="0"/>
              <w:marTop w:val="0"/>
              <w:marBottom w:val="0"/>
              <w:divBdr>
                <w:top w:val="none" w:sz="0" w:space="0" w:color="auto"/>
                <w:left w:val="none" w:sz="0" w:space="0" w:color="auto"/>
                <w:bottom w:val="none" w:sz="0" w:space="0" w:color="auto"/>
                <w:right w:val="none" w:sz="0" w:space="0" w:color="auto"/>
              </w:divBdr>
            </w:div>
            <w:div w:id="143668626">
              <w:marLeft w:val="0"/>
              <w:marRight w:val="0"/>
              <w:marTop w:val="0"/>
              <w:marBottom w:val="0"/>
              <w:divBdr>
                <w:top w:val="none" w:sz="0" w:space="0" w:color="auto"/>
                <w:left w:val="none" w:sz="0" w:space="0" w:color="auto"/>
                <w:bottom w:val="none" w:sz="0" w:space="0" w:color="auto"/>
                <w:right w:val="none" w:sz="0" w:space="0" w:color="auto"/>
              </w:divBdr>
            </w:div>
            <w:div w:id="778140908">
              <w:marLeft w:val="0"/>
              <w:marRight w:val="0"/>
              <w:marTop w:val="0"/>
              <w:marBottom w:val="0"/>
              <w:divBdr>
                <w:top w:val="none" w:sz="0" w:space="0" w:color="auto"/>
                <w:left w:val="none" w:sz="0" w:space="0" w:color="auto"/>
                <w:bottom w:val="none" w:sz="0" w:space="0" w:color="auto"/>
                <w:right w:val="none" w:sz="0" w:space="0" w:color="auto"/>
              </w:divBdr>
            </w:div>
            <w:div w:id="420103144">
              <w:marLeft w:val="0"/>
              <w:marRight w:val="0"/>
              <w:marTop w:val="0"/>
              <w:marBottom w:val="0"/>
              <w:divBdr>
                <w:top w:val="none" w:sz="0" w:space="0" w:color="auto"/>
                <w:left w:val="none" w:sz="0" w:space="0" w:color="auto"/>
                <w:bottom w:val="none" w:sz="0" w:space="0" w:color="auto"/>
                <w:right w:val="none" w:sz="0" w:space="0" w:color="auto"/>
              </w:divBdr>
            </w:div>
            <w:div w:id="617374874">
              <w:marLeft w:val="0"/>
              <w:marRight w:val="0"/>
              <w:marTop w:val="0"/>
              <w:marBottom w:val="0"/>
              <w:divBdr>
                <w:top w:val="none" w:sz="0" w:space="0" w:color="auto"/>
                <w:left w:val="none" w:sz="0" w:space="0" w:color="auto"/>
                <w:bottom w:val="none" w:sz="0" w:space="0" w:color="auto"/>
                <w:right w:val="none" w:sz="0" w:space="0" w:color="auto"/>
              </w:divBdr>
            </w:div>
            <w:div w:id="459760981">
              <w:marLeft w:val="0"/>
              <w:marRight w:val="0"/>
              <w:marTop w:val="0"/>
              <w:marBottom w:val="0"/>
              <w:divBdr>
                <w:top w:val="none" w:sz="0" w:space="0" w:color="auto"/>
                <w:left w:val="none" w:sz="0" w:space="0" w:color="auto"/>
                <w:bottom w:val="none" w:sz="0" w:space="0" w:color="auto"/>
                <w:right w:val="none" w:sz="0" w:space="0" w:color="auto"/>
              </w:divBdr>
            </w:div>
            <w:div w:id="430007359">
              <w:marLeft w:val="0"/>
              <w:marRight w:val="0"/>
              <w:marTop w:val="0"/>
              <w:marBottom w:val="0"/>
              <w:divBdr>
                <w:top w:val="none" w:sz="0" w:space="0" w:color="auto"/>
                <w:left w:val="none" w:sz="0" w:space="0" w:color="auto"/>
                <w:bottom w:val="none" w:sz="0" w:space="0" w:color="auto"/>
                <w:right w:val="none" w:sz="0" w:space="0" w:color="auto"/>
              </w:divBdr>
            </w:div>
            <w:div w:id="1751921230">
              <w:marLeft w:val="0"/>
              <w:marRight w:val="0"/>
              <w:marTop w:val="0"/>
              <w:marBottom w:val="0"/>
              <w:divBdr>
                <w:top w:val="none" w:sz="0" w:space="0" w:color="auto"/>
                <w:left w:val="none" w:sz="0" w:space="0" w:color="auto"/>
                <w:bottom w:val="none" w:sz="0" w:space="0" w:color="auto"/>
                <w:right w:val="none" w:sz="0" w:space="0" w:color="auto"/>
              </w:divBdr>
            </w:div>
            <w:div w:id="20887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8259">
      <w:bodyDiv w:val="1"/>
      <w:marLeft w:val="0"/>
      <w:marRight w:val="0"/>
      <w:marTop w:val="0"/>
      <w:marBottom w:val="0"/>
      <w:divBdr>
        <w:top w:val="none" w:sz="0" w:space="0" w:color="auto"/>
        <w:left w:val="none" w:sz="0" w:space="0" w:color="auto"/>
        <w:bottom w:val="none" w:sz="0" w:space="0" w:color="auto"/>
        <w:right w:val="none" w:sz="0" w:space="0" w:color="auto"/>
      </w:divBdr>
      <w:divsChild>
        <w:div w:id="601572239">
          <w:marLeft w:val="0"/>
          <w:marRight w:val="0"/>
          <w:marTop w:val="0"/>
          <w:marBottom w:val="0"/>
          <w:divBdr>
            <w:top w:val="none" w:sz="0" w:space="0" w:color="auto"/>
            <w:left w:val="none" w:sz="0" w:space="0" w:color="auto"/>
            <w:bottom w:val="none" w:sz="0" w:space="0" w:color="auto"/>
            <w:right w:val="none" w:sz="0" w:space="0" w:color="auto"/>
          </w:divBdr>
          <w:divsChild>
            <w:div w:id="1379355901">
              <w:marLeft w:val="0"/>
              <w:marRight w:val="0"/>
              <w:marTop w:val="0"/>
              <w:marBottom w:val="0"/>
              <w:divBdr>
                <w:top w:val="none" w:sz="0" w:space="0" w:color="auto"/>
                <w:left w:val="none" w:sz="0" w:space="0" w:color="auto"/>
                <w:bottom w:val="none" w:sz="0" w:space="0" w:color="auto"/>
                <w:right w:val="none" w:sz="0" w:space="0" w:color="auto"/>
              </w:divBdr>
            </w:div>
            <w:div w:id="794523998">
              <w:marLeft w:val="0"/>
              <w:marRight w:val="0"/>
              <w:marTop w:val="0"/>
              <w:marBottom w:val="0"/>
              <w:divBdr>
                <w:top w:val="none" w:sz="0" w:space="0" w:color="auto"/>
                <w:left w:val="none" w:sz="0" w:space="0" w:color="auto"/>
                <w:bottom w:val="none" w:sz="0" w:space="0" w:color="auto"/>
                <w:right w:val="none" w:sz="0" w:space="0" w:color="auto"/>
              </w:divBdr>
            </w:div>
            <w:div w:id="726998584">
              <w:marLeft w:val="0"/>
              <w:marRight w:val="0"/>
              <w:marTop w:val="0"/>
              <w:marBottom w:val="0"/>
              <w:divBdr>
                <w:top w:val="none" w:sz="0" w:space="0" w:color="auto"/>
                <w:left w:val="none" w:sz="0" w:space="0" w:color="auto"/>
                <w:bottom w:val="none" w:sz="0" w:space="0" w:color="auto"/>
                <w:right w:val="none" w:sz="0" w:space="0" w:color="auto"/>
              </w:divBdr>
            </w:div>
            <w:div w:id="1226379766">
              <w:marLeft w:val="0"/>
              <w:marRight w:val="0"/>
              <w:marTop w:val="0"/>
              <w:marBottom w:val="0"/>
              <w:divBdr>
                <w:top w:val="none" w:sz="0" w:space="0" w:color="auto"/>
                <w:left w:val="none" w:sz="0" w:space="0" w:color="auto"/>
                <w:bottom w:val="none" w:sz="0" w:space="0" w:color="auto"/>
                <w:right w:val="none" w:sz="0" w:space="0" w:color="auto"/>
              </w:divBdr>
            </w:div>
            <w:div w:id="345331804">
              <w:marLeft w:val="0"/>
              <w:marRight w:val="0"/>
              <w:marTop w:val="0"/>
              <w:marBottom w:val="0"/>
              <w:divBdr>
                <w:top w:val="none" w:sz="0" w:space="0" w:color="auto"/>
                <w:left w:val="none" w:sz="0" w:space="0" w:color="auto"/>
                <w:bottom w:val="none" w:sz="0" w:space="0" w:color="auto"/>
                <w:right w:val="none" w:sz="0" w:space="0" w:color="auto"/>
              </w:divBdr>
            </w:div>
            <w:div w:id="1458060684">
              <w:marLeft w:val="0"/>
              <w:marRight w:val="0"/>
              <w:marTop w:val="0"/>
              <w:marBottom w:val="0"/>
              <w:divBdr>
                <w:top w:val="none" w:sz="0" w:space="0" w:color="auto"/>
                <w:left w:val="none" w:sz="0" w:space="0" w:color="auto"/>
                <w:bottom w:val="none" w:sz="0" w:space="0" w:color="auto"/>
                <w:right w:val="none" w:sz="0" w:space="0" w:color="auto"/>
              </w:divBdr>
            </w:div>
            <w:div w:id="1268931254">
              <w:marLeft w:val="0"/>
              <w:marRight w:val="0"/>
              <w:marTop w:val="0"/>
              <w:marBottom w:val="0"/>
              <w:divBdr>
                <w:top w:val="none" w:sz="0" w:space="0" w:color="auto"/>
                <w:left w:val="none" w:sz="0" w:space="0" w:color="auto"/>
                <w:bottom w:val="none" w:sz="0" w:space="0" w:color="auto"/>
                <w:right w:val="none" w:sz="0" w:space="0" w:color="auto"/>
              </w:divBdr>
            </w:div>
            <w:div w:id="205915272">
              <w:marLeft w:val="0"/>
              <w:marRight w:val="0"/>
              <w:marTop w:val="0"/>
              <w:marBottom w:val="0"/>
              <w:divBdr>
                <w:top w:val="none" w:sz="0" w:space="0" w:color="auto"/>
                <w:left w:val="none" w:sz="0" w:space="0" w:color="auto"/>
                <w:bottom w:val="none" w:sz="0" w:space="0" w:color="auto"/>
                <w:right w:val="none" w:sz="0" w:space="0" w:color="auto"/>
              </w:divBdr>
            </w:div>
            <w:div w:id="1498955327">
              <w:marLeft w:val="0"/>
              <w:marRight w:val="0"/>
              <w:marTop w:val="0"/>
              <w:marBottom w:val="0"/>
              <w:divBdr>
                <w:top w:val="none" w:sz="0" w:space="0" w:color="auto"/>
                <w:left w:val="none" w:sz="0" w:space="0" w:color="auto"/>
                <w:bottom w:val="none" w:sz="0" w:space="0" w:color="auto"/>
                <w:right w:val="none" w:sz="0" w:space="0" w:color="auto"/>
              </w:divBdr>
            </w:div>
            <w:div w:id="199435170">
              <w:marLeft w:val="0"/>
              <w:marRight w:val="0"/>
              <w:marTop w:val="0"/>
              <w:marBottom w:val="0"/>
              <w:divBdr>
                <w:top w:val="none" w:sz="0" w:space="0" w:color="auto"/>
                <w:left w:val="none" w:sz="0" w:space="0" w:color="auto"/>
                <w:bottom w:val="none" w:sz="0" w:space="0" w:color="auto"/>
                <w:right w:val="none" w:sz="0" w:space="0" w:color="auto"/>
              </w:divBdr>
            </w:div>
            <w:div w:id="143864444">
              <w:marLeft w:val="0"/>
              <w:marRight w:val="0"/>
              <w:marTop w:val="0"/>
              <w:marBottom w:val="0"/>
              <w:divBdr>
                <w:top w:val="none" w:sz="0" w:space="0" w:color="auto"/>
                <w:left w:val="none" w:sz="0" w:space="0" w:color="auto"/>
                <w:bottom w:val="none" w:sz="0" w:space="0" w:color="auto"/>
                <w:right w:val="none" w:sz="0" w:space="0" w:color="auto"/>
              </w:divBdr>
            </w:div>
            <w:div w:id="1413239207">
              <w:marLeft w:val="0"/>
              <w:marRight w:val="0"/>
              <w:marTop w:val="0"/>
              <w:marBottom w:val="0"/>
              <w:divBdr>
                <w:top w:val="none" w:sz="0" w:space="0" w:color="auto"/>
                <w:left w:val="none" w:sz="0" w:space="0" w:color="auto"/>
                <w:bottom w:val="none" w:sz="0" w:space="0" w:color="auto"/>
                <w:right w:val="none" w:sz="0" w:space="0" w:color="auto"/>
              </w:divBdr>
            </w:div>
            <w:div w:id="299116703">
              <w:marLeft w:val="0"/>
              <w:marRight w:val="0"/>
              <w:marTop w:val="0"/>
              <w:marBottom w:val="0"/>
              <w:divBdr>
                <w:top w:val="none" w:sz="0" w:space="0" w:color="auto"/>
                <w:left w:val="none" w:sz="0" w:space="0" w:color="auto"/>
                <w:bottom w:val="none" w:sz="0" w:space="0" w:color="auto"/>
                <w:right w:val="none" w:sz="0" w:space="0" w:color="auto"/>
              </w:divBdr>
            </w:div>
            <w:div w:id="1578787351">
              <w:marLeft w:val="0"/>
              <w:marRight w:val="0"/>
              <w:marTop w:val="0"/>
              <w:marBottom w:val="0"/>
              <w:divBdr>
                <w:top w:val="none" w:sz="0" w:space="0" w:color="auto"/>
                <w:left w:val="none" w:sz="0" w:space="0" w:color="auto"/>
                <w:bottom w:val="none" w:sz="0" w:space="0" w:color="auto"/>
                <w:right w:val="none" w:sz="0" w:space="0" w:color="auto"/>
              </w:divBdr>
            </w:div>
            <w:div w:id="791753973">
              <w:marLeft w:val="0"/>
              <w:marRight w:val="0"/>
              <w:marTop w:val="0"/>
              <w:marBottom w:val="0"/>
              <w:divBdr>
                <w:top w:val="none" w:sz="0" w:space="0" w:color="auto"/>
                <w:left w:val="none" w:sz="0" w:space="0" w:color="auto"/>
                <w:bottom w:val="none" w:sz="0" w:space="0" w:color="auto"/>
                <w:right w:val="none" w:sz="0" w:space="0" w:color="auto"/>
              </w:divBdr>
            </w:div>
            <w:div w:id="881022598">
              <w:marLeft w:val="0"/>
              <w:marRight w:val="0"/>
              <w:marTop w:val="0"/>
              <w:marBottom w:val="0"/>
              <w:divBdr>
                <w:top w:val="none" w:sz="0" w:space="0" w:color="auto"/>
                <w:left w:val="none" w:sz="0" w:space="0" w:color="auto"/>
                <w:bottom w:val="none" w:sz="0" w:space="0" w:color="auto"/>
                <w:right w:val="none" w:sz="0" w:space="0" w:color="auto"/>
              </w:divBdr>
            </w:div>
            <w:div w:id="1893539029">
              <w:marLeft w:val="0"/>
              <w:marRight w:val="0"/>
              <w:marTop w:val="0"/>
              <w:marBottom w:val="0"/>
              <w:divBdr>
                <w:top w:val="none" w:sz="0" w:space="0" w:color="auto"/>
                <w:left w:val="none" w:sz="0" w:space="0" w:color="auto"/>
                <w:bottom w:val="none" w:sz="0" w:space="0" w:color="auto"/>
                <w:right w:val="none" w:sz="0" w:space="0" w:color="auto"/>
              </w:divBdr>
            </w:div>
            <w:div w:id="796338108">
              <w:marLeft w:val="0"/>
              <w:marRight w:val="0"/>
              <w:marTop w:val="0"/>
              <w:marBottom w:val="0"/>
              <w:divBdr>
                <w:top w:val="none" w:sz="0" w:space="0" w:color="auto"/>
                <w:left w:val="none" w:sz="0" w:space="0" w:color="auto"/>
                <w:bottom w:val="none" w:sz="0" w:space="0" w:color="auto"/>
                <w:right w:val="none" w:sz="0" w:space="0" w:color="auto"/>
              </w:divBdr>
            </w:div>
            <w:div w:id="1598714515">
              <w:marLeft w:val="0"/>
              <w:marRight w:val="0"/>
              <w:marTop w:val="0"/>
              <w:marBottom w:val="0"/>
              <w:divBdr>
                <w:top w:val="none" w:sz="0" w:space="0" w:color="auto"/>
                <w:left w:val="none" w:sz="0" w:space="0" w:color="auto"/>
                <w:bottom w:val="none" w:sz="0" w:space="0" w:color="auto"/>
                <w:right w:val="none" w:sz="0" w:space="0" w:color="auto"/>
              </w:divBdr>
            </w:div>
            <w:div w:id="350959867">
              <w:marLeft w:val="0"/>
              <w:marRight w:val="0"/>
              <w:marTop w:val="0"/>
              <w:marBottom w:val="0"/>
              <w:divBdr>
                <w:top w:val="none" w:sz="0" w:space="0" w:color="auto"/>
                <w:left w:val="none" w:sz="0" w:space="0" w:color="auto"/>
                <w:bottom w:val="none" w:sz="0" w:space="0" w:color="auto"/>
                <w:right w:val="none" w:sz="0" w:space="0" w:color="auto"/>
              </w:divBdr>
            </w:div>
            <w:div w:id="160703031">
              <w:marLeft w:val="0"/>
              <w:marRight w:val="0"/>
              <w:marTop w:val="0"/>
              <w:marBottom w:val="0"/>
              <w:divBdr>
                <w:top w:val="none" w:sz="0" w:space="0" w:color="auto"/>
                <w:left w:val="none" w:sz="0" w:space="0" w:color="auto"/>
                <w:bottom w:val="none" w:sz="0" w:space="0" w:color="auto"/>
                <w:right w:val="none" w:sz="0" w:space="0" w:color="auto"/>
              </w:divBdr>
            </w:div>
            <w:div w:id="802192027">
              <w:marLeft w:val="0"/>
              <w:marRight w:val="0"/>
              <w:marTop w:val="0"/>
              <w:marBottom w:val="0"/>
              <w:divBdr>
                <w:top w:val="none" w:sz="0" w:space="0" w:color="auto"/>
                <w:left w:val="none" w:sz="0" w:space="0" w:color="auto"/>
                <w:bottom w:val="none" w:sz="0" w:space="0" w:color="auto"/>
                <w:right w:val="none" w:sz="0" w:space="0" w:color="auto"/>
              </w:divBdr>
            </w:div>
            <w:div w:id="804271945">
              <w:marLeft w:val="0"/>
              <w:marRight w:val="0"/>
              <w:marTop w:val="0"/>
              <w:marBottom w:val="0"/>
              <w:divBdr>
                <w:top w:val="none" w:sz="0" w:space="0" w:color="auto"/>
                <w:left w:val="none" w:sz="0" w:space="0" w:color="auto"/>
                <w:bottom w:val="none" w:sz="0" w:space="0" w:color="auto"/>
                <w:right w:val="none" w:sz="0" w:space="0" w:color="auto"/>
              </w:divBdr>
            </w:div>
            <w:div w:id="200827326">
              <w:marLeft w:val="0"/>
              <w:marRight w:val="0"/>
              <w:marTop w:val="0"/>
              <w:marBottom w:val="0"/>
              <w:divBdr>
                <w:top w:val="none" w:sz="0" w:space="0" w:color="auto"/>
                <w:left w:val="none" w:sz="0" w:space="0" w:color="auto"/>
                <w:bottom w:val="none" w:sz="0" w:space="0" w:color="auto"/>
                <w:right w:val="none" w:sz="0" w:space="0" w:color="auto"/>
              </w:divBdr>
            </w:div>
            <w:div w:id="1412116877">
              <w:marLeft w:val="0"/>
              <w:marRight w:val="0"/>
              <w:marTop w:val="0"/>
              <w:marBottom w:val="0"/>
              <w:divBdr>
                <w:top w:val="none" w:sz="0" w:space="0" w:color="auto"/>
                <w:left w:val="none" w:sz="0" w:space="0" w:color="auto"/>
                <w:bottom w:val="none" w:sz="0" w:space="0" w:color="auto"/>
                <w:right w:val="none" w:sz="0" w:space="0" w:color="auto"/>
              </w:divBdr>
            </w:div>
            <w:div w:id="168644953">
              <w:marLeft w:val="0"/>
              <w:marRight w:val="0"/>
              <w:marTop w:val="0"/>
              <w:marBottom w:val="0"/>
              <w:divBdr>
                <w:top w:val="none" w:sz="0" w:space="0" w:color="auto"/>
                <w:left w:val="none" w:sz="0" w:space="0" w:color="auto"/>
                <w:bottom w:val="none" w:sz="0" w:space="0" w:color="auto"/>
                <w:right w:val="none" w:sz="0" w:space="0" w:color="auto"/>
              </w:divBdr>
            </w:div>
            <w:div w:id="1747067276">
              <w:marLeft w:val="0"/>
              <w:marRight w:val="0"/>
              <w:marTop w:val="0"/>
              <w:marBottom w:val="0"/>
              <w:divBdr>
                <w:top w:val="none" w:sz="0" w:space="0" w:color="auto"/>
                <w:left w:val="none" w:sz="0" w:space="0" w:color="auto"/>
                <w:bottom w:val="none" w:sz="0" w:space="0" w:color="auto"/>
                <w:right w:val="none" w:sz="0" w:space="0" w:color="auto"/>
              </w:divBdr>
            </w:div>
            <w:div w:id="437869878">
              <w:marLeft w:val="0"/>
              <w:marRight w:val="0"/>
              <w:marTop w:val="0"/>
              <w:marBottom w:val="0"/>
              <w:divBdr>
                <w:top w:val="none" w:sz="0" w:space="0" w:color="auto"/>
                <w:left w:val="none" w:sz="0" w:space="0" w:color="auto"/>
                <w:bottom w:val="none" w:sz="0" w:space="0" w:color="auto"/>
                <w:right w:val="none" w:sz="0" w:space="0" w:color="auto"/>
              </w:divBdr>
            </w:div>
            <w:div w:id="16200899">
              <w:marLeft w:val="0"/>
              <w:marRight w:val="0"/>
              <w:marTop w:val="0"/>
              <w:marBottom w:val="0"/>
              <w:divBdr>
                <w:top w:val="none" w:sz="0" w:space="0" w:color="auto"/>
                <w:left w:val="none" w:sz="0" w:space="0" w:color="auto"/>
                <w:bottom w:val="none" w:sz="0" w:space="0" w:color="auto"/>
                <w:right w:val="none" w:sz="0" w:space="0" w:color="auto"/>
              </w:divBdr>
            </w:div>
            <w:div w:id="969365047">
              <w:marLeft w:val="0"/>
              <w:marRight w:val="0"/>
              <w:marTop w:val="0"/>
              <w:marBottom w:val="0"/>
              <w:divBdr>
                <w:top w:val="none" w:sz="0" w:space="0" w:color="auto"/>
                <w:left w:val="none" w:sz="0" w:space="0" w:color="auto"/>
                <w:bottom w:val="none" w:sz="0" w:space="0" w:color="auto"/>
                <w:right w:val="none" w:sz="0" w:space="0" w:color="auto"/>
              </w:divBdr>
            </w:div>
            <w:div w:id="575166770">
              <w:marLeft w:val="0"/>
              <w:marRight w:val="0"/>
              <w:marTop w:val="0"/>
              <w:marBottom w:val="0"/>
              <w:divBdr>
                <w:top w:val="none" w:sz="0" w:space="0" w:color="auto"/>
                <w:left w:val="none" w:sz="0" w:space="0" w:color="auto"/>
                <w:bottom w:val="none" w:sz="0" w:space="0" w:color="auto"/>
                <w:right w:val="none" w:sz="0" w:space="0" w:color="auto"/>
              </w:divBdr>
            </w:div>
            <w:div w:id="2139956168">
              <w:marLeft w:val="0"/>
              <w:marRight w:val="0"/>
              <w:marTop w:val="0"/>
              <w:marBottom w:val="0"/>
              <w:divBdr>
                <w:top w:val="none" w:sz="0" w:space="0" w:color="auto"/>
                <w:left w:val="none" w:sz="0" w:space="0" w:color="auto"/>
                <w:bottom w:val="none" w:sz="0" w:space="0" w:color="auto"/>
                <w:right w:val="none" w:sz="0" w:space="0" w:color="auto"/>
              </w:divBdr>
            </w:div>
            <w:div w:id="1374580041">
              <w:marLeft w:val="0"/>
              <w:marRight w:val="0"/>
              <w:marTop w:val="0"/>
              <w:marBottom w:val="0"/>
              <w:divBdr>
                <w:top w:val="none" w:sz="0" w:space="0" w:color="auto"/>
                <w:left w:val="none" w:sz="0" w:space="0" w:color="auto"/>
                <w:bottom w:val="none" w:sz="0" w:space="0" w:color="auto"/>
                <w:right w:val="none" w:sz="0" w:space="0" w:color="auto"/>
              </w:divBdr>
            </w:div>
            <w:div w:id="1162619424">
              <w:marLeft w:val="0"/>
              <w:marRight w:val="0"/>
              <w:marTop w:val="0"/>
              <w:marBottom w:val="0"/>
              <w:divBdr>
                <w:top w:val="none" w:sz="0" w:space="0" w:color="auto"/>
                <w:left w:val="none" w:sz="0" w:space="0" w:color="auto"/>
                <w:bottom w:val="none" w:sz="0" w:space="0" w:color="auto"/>
                <w:right w:val="none" w:sz="0" w:space="0" w:color="auto"/>
              </w:divBdr>
            </w:div>
            <w:div w:id="704133859">
              <w:marLeft w:val="0"/>
              <w:marRight w:val="0"/>
              <w:marTop w:val="0"/>
              <w:marBottom w:val="0"/>
              <w:divBdr>
                <w:top w:val="none" w:sz="0" w:space="0" w:color="auto"/>
                <w:left w:val="none" w:sz="0" w:space="0" w:color="auto"/>
                <w:bottom w:val="none" w:sz="0" w:space="0" w:color="auto"/>
                <w:right w:val="none" w:sz="0" w:space="0" w:color="auto"/>
              </w:divBdr>
            </w:div>
            <w:div w:id="624892822">
              <w:marLeft w:val="0"/>
              <w:marRight w:val="0"/>
              <w:marTop w:val="0"/>
              <w:marBottom w:val="0"/>
              <w:divBdr>
                <w:top w:val="none" w:sz="0" w:space="0" w:color="auto"/>
                <w:left w:val="none" w:sz="0" w:space="0" w:color="auto"/>
                <w:bottom w:val="none" w:sz="0" w:space="0" w:color="auto"/>
                <w:right w:val="none" w:sz="0" w:space="0" w:color="auto"/>
              </w:divBdr>
            </w:div>
            <w:div w:id="1339430126">
              <w:marLeft w:val="0"/>
              <w:marRight w:val="0"/>
              <w:marTop w:val="0"/>
              <w:marBottom w:val="0"/>
              <w:divBdr>
                <w:top w:val="none" w:sz="0" w:space="0" w:color="auto"/>
                <w:left w:val="none" w:sz="0" w:space="0" w:color="auto"/>
                <w:bottom w:val="none" w:sz="0" w:space="0" w:color="auto"/>
                <w:right w:val="none" w:sz="0" w:space="0" w:color="auto"/>
              </w:divBdr>
            </w:div>
            <w:div w:id="1887645865">
              <w:marLeft w:val="0"/>
              <w:marRight w:val="0"/>
              <w:marTop w:val="0"/>
              <w:marBottom w:val="0"/>
              <w:divBdr>
                <w:top w:val="none" w:sz="0" w:space="0" w:color="auto"/>
                <w:left w:val="none" w:sz="0" w:space="0" w:color="auto"/>
                <w:bottom w:val="none" w:sz="0" w:space="0" w:color="auto"/>
                <w:right w:val="none" w:sz="0" w:space="0" w:color="auto"/>
              </w:divBdr>
            </w:div>
            <w:div w:id="1776048209">
              <w:marLeft w:val="0"/>
              <w:marRight w:val="0"/>
              <w:marTop w:val="0"/>
              <w:marBottom w:val="0"/>
              <w:divBdr>
                <w:top w:val="none" w:sz="0" w:space="0" w:color="auto"/>
                <w:left w:val="none" w:sz="0" w:space="0" w:color="auto"/>
                <w:bottom w:val="none" w:sz="0" w:space="0" w:color="auto"/>
                <w:right w:val="none" w:sz="0" w:space="0" w:color="auto"/>
              </w:divBdr>
            </w:div>
            <w:div w:id="784815836">
              <w:marLeft w:val="0"/>
              <w:marRight w:val="0"/>
              <w:marTop w:val="0"/>
              <w:marBottom w:val="0"/>
              <w:divBdr>
                <w:top w:val="none" w:sz="0" w:space="0" w:color="auto"/>
                <w:left w:val="none" w:sz="0" w:space="0" w:color="auto"/>
                <w:bottom w:val="none" w:sz="0" w:space="0" w:color="auto"/>
                <w:right w:val="none" w:sz="0" w:space="0" w:color="auto"/>
              </w:divBdr>
            </w:div>
            <w:div w:id="1346790806">
              <w:marLeft w:val="0"/>
              <w:marRight w:val="0"/>
              <w:marTop w:val="0"/>
              <w:marBottom w:val="0"/>
              <w:divBdr>
                <w:top w:val="none" w:sz="0" w:space="0" w:color="auto"/>
                <w:left w:val="none" w:sz="0" w:space="0" w:color="auto"/>
                <w:bottom w:val="none" w:sz="0" w:space="0" w:color="auto"/>
                <w:right w:val="none" w:sz="0" w:space="0" w:color="auto"/>
              </w:divBdr>
            </w:div>
            <w:div w:id="1387340503">
              <w:marLeft w:val="0"/>
              <w:marRight w:val="0"/>
              <w:marTop w:val="0"/>
              <w:marBottom w:val="0"/>
              <w:divBdr>
                <w:top w:val="none" w:sz="0" w:space="0" w:color="auto"/>
                <w:left w:val="none" w:sz="0" w:space="0" w:color="auto"/>
                <w:bottom w:val="none" w:sz="0" w:space="0" w:color="auto"/>
                <w:right w:val="none" w:sz="0" w:space="0" w:color="auto"/>
              </w:divBdr>
            </w:div>
            <w:div w:id="449321689">
              <w:marLeft w:val="0"/>
              <w:marRight w:val="0"/>
              <w:marTop w:val="0"/>
              <w:marBottom w:val="0"/>
              <w:divBdr>
                <w:top w:val="none" w:sz="0" w:space="0" w:color="auto"/>
                <w:left w:val="none" w:sz="0" w:space="0" w:color="auto"/>
                <w:bottom w:val="none" w:sz="0" w:space="0" w:color="auto"/>
                <w:right w:val="none" w:sz="0" w:space="0" w:color="auto"/>
              </w:divBdr>
            </w:div>
            <w:div w:id="135072907">
              <w:marLeft w:val="0"/>
              <w:marRight w:val="0"/>
              <w:marTop w:val="0"/>
              <w:marBottom w:val="0"/>
              <w:divBdr>
                <w:top w:val="none" w:sz="0" w:space="0" w:color="auto"/>
                <w:left w:val="none" w:sz="0" w:space="0" w:color="auto"/>
                <w:bottom w:val="none" w:sz="0" w:space="0" w:color="auto"/>
                <w:right w:val="none" w:sz="0" w:space="0" w:color="auto"/>
              </w:divBdr>
            </w:div>
            <w:div w:id="1054232297">
              <w:marLeft w:val="0"/>
              <w:marRight w:val="0"/>
              <w:marTop w:val="0"/>
              <w:marBottom w:val="0"/>
              <w:divBdr>
                <w:top w:val="none" w:sz="0" w:space="0" w:color="auto"/>
                <w:left w:val="none" w:sz="0" w:space="0" w:color="auto"/>
                <w:bottom w:val="none" w:sz="0" w:space="0" w:color="auto"/>
                <w:right w:val="none" w:sz="0" w:space="0" w:color="auto"/>
              </w:divBdr>
            </w:div>
            <w:div w:id="1690569785">
              <w:marLeft w:val="0"/>
              <w:marRight w:val="0"/>
              <w:marTop w:val="0"/>
              <w:marBottom w:val="0"/>
              <w:divBdr>
                <w:top w:val="none" w:sz="0" w:space="0" w:color="auto"/>
                <w:left w:val="none" w:sz="0" w:space="0" w:color="auto"/>
                <w:bottom w:val="none" w:sz="0" w:space="0" w:color="auto"/>
                <w:right w:val="none" w:sz="0" w:space="0" w:color="auto"/>
              </w:divBdr>
            </w:div>
            <w:div w:id="1735277282">
              <w:marLeft w:val="0"/>
              <w:marRight w:val="0"/>
              <w:marTop w:val="0"/>
              <w:marBottom w:val="0"/>
              <w:divBdr>
                <w:top w:val="none" w:sz="0" w:space="0" w:color="auto"/>
                <w:left w:val="none" w:sz="0" w:space="0" w:color="auto"/>
                <w:bottom w:val="none" w:sz="0" w:space="0" w:color="auto"/>
                <w:right w:val="none" w:sz="0" w:space="0" w:color="auto"/>
              </w:divBdr>
            </w:div>
            <w:div w:id="356085208">
              <w:marLeft w:val="0"/>
              <w:marRight w:val="0"/>
              <w:marTop w:val="0"/>
              <w:marBottom w:val="0"/>
              <w:divBdr>
                <w:top w:val="none" w:sz="0" w:space="0" w:color="auto"/>
                <w:left w:val="none" w:sz="0" w:space="0" w:color="auto"/>
                <w:bottom w:val="none" w:sz="0" w:space="0" w:color="auto"/>
                <w:right w:val="none" w:sz="0" w:space="0" w:color="auto"/>
              </w:divBdr>
            </w:div>
            <w:div w:id="303241410">
              <w:marLeft w:val="0"/>
              <w:marRight w:val="0"/>
              <w:marTop w:val="0"/>
              <w:marBottom w:val="0"/>
              <w:divBdr>
                <w:top w:val="none" w:sz="0" w:space="0" w:color="auto"/>
                <w:left w:val="none" w:sz="0" w:space="0" w:color="auto"/>
                <w:bottom w:val="none" w:sz="0" w:space="0" w:color="auto"/>
                <w:right w:val="none" w:sz="0" w:space="0" w:color="auto"/>
              </w:divBdr>
            </w:div>
            <w:div w:id="1491366819">
              <w:marLeft w:val="0"/>
              <w:marRight w:val="0"/>
              <w:marTop w:val="0"/>
              <w:marBottom w:val="0"/>
              <w:divBdr>
                <w:top w:val="none" w:sz="0" w:space="0" w:color="auto"/>
                <w:left w:val="none" w:sz="0" w:space="0" w:color="auto"/>
                <w:bottom w:val="none" w:sz="0" w:space="0" w:color="auto"/>
                <w:right w:val="none" w:sz="0" w:space="0" w:color="auto"/>
              </w:divBdr>
            </w:div>
            <w:div w:id="1596285712">
              <w:marLeft w:val="0"/>
              <w:marRight w:val="0"/>
              <w:marTop w:val="0"/>
              <w:marBottom w:val="0"/>
              <w:divBdr>
                <w:top w:val="none" w:sz="0" w:space="0" w:color="auto"/>
                <w:left w:val="none" w:sz="0" w:space="0" w:color="auto"/>
                <w:bottom w:val="none" w:sz="0" w:space="0" w:color="auto"/>
                <w:right w:val="none" w:sz="0" w:space="0" w:color="auto"/>
              </w:divBdr>
            </w:div>
            <w:div w:id="9383798">
              <w:marLeft w:val="0"/>
              <w:marRight w:val="0"/>
              <w:marTop w:val="0"/>
              <w:marBottom w:val="0"/>
              <w:divBdr>
                <w:top w:val="none" w:sz="0" w:space="0" w:color="auto"/>
                <w:left w:val="none" w:sz="0" w:space="0" w:color="auto"/>
                <w:bottom w:val="none" w:sz="0" w:space="0" w:color="auto"/>
                <w:right w:val="none" w:sz="0" w:space="0" w:color="auto"/>
              </w:divBdr>
            </w:div>
            <w:div w:id="1521503280">
              <w:marLeft w:val="0"/>
              <w:marRight w:val="0"/>
              <w:marTop w:val="0"/>
              <w:marBottom w:val="0"/>
              <w:divBdr>
                <w:top w:val="none" w:sz="0" w:space="0" w:color="auto"/>
                <w:left w:val="none" w:sz="0" w:space="0" w:color="auto"/>
                <w:bottom w:val="none" w:sz="0" w:space="0" w:color="auto"/>
                <w:right w:val="none" w:sz="0" w:space="0" w:color="auto"/>
              </w:divBdr>
            </w:div>
            <w:div w:id="1542204634">
              <w:marLeft w:val="0"/>
              <w:marRight w:val="0"/>
              <w:marTop w:val="0"/>
              <w:marBottom w:val="0"/>
              <w:divBdr>
                <w:top w:val="none" w:sz="0" w:space="0" w:color="auto"/>
                <w:left w:val="none" w:sz="0" w:space="0" w:color="auto"/>
                <w:bottom w:val="none" w:sz="0" w:space="0" w:color="auto"/>
                <w:right w:val="none" w:sz="0" w:space="0" w:color="auto"/>
              </w:divBdr>
            </w:div>
            <w:div w:id="852182879">
              <w:marLeft w:val="0"/>
              <w:marRight w:val="0"/>
              <w:marTop w:val="0"/>
              <w:marBottom w:val="0"/>
              <w:divBdr>
                <w:top w:val="none" w:sz="0" w:space="0" w:color="auto"/>
                <w:left w:val="none" w:sz="0" w:space="0" w:color="auto"/>
                <w:bottom w:val="none" w:sz="0" w:space="0" w:color="auto"/>
                <w:right w:val="none" w:sz="0" w:space="0" w:color="auto"/>
              </w:divBdr>
            </w:div>
            <w:div w:id="907811201">
              <w:marLeft w:val="0"/>
              <w:marRight w:val="0"/>
              <w:marTop w:val="0"/>
              <w:marBottom w:val="0"/>
              <w:divBdr>
                <w:top w:val="none" w:sz="0" w:space="0" w:color="auto"/>
                <w:left w:val="none" w:sz="0" w:space="0" w:color="auto"/>
                <w:bottom w:val="none" w:sz="0" w:space="0" w:color="auto"/>
                <w:right w:val="none" w:sz="0" w:space="0" w:color="auto"/>
              </w:divBdr>
            </w:div>
            <w:div w:id="1763406602">
              <w:marLeft w:val="0"/>
              <w:marRight w:val="0"/>
              <w:marTop w:val="0"/>
              <w:marBottom w:val="0"/>
              <w:divBdr>
                <w:top w:val="none" w:sz="0" w:space="0" w:color="auto"/>
                <w:left w:val="none" w:sz="0" w:space="0" w:color="auto"/>
                <w:bottom w:val="none" w:sz="0" w:space="0" w:color="auto"/>
                <w:right w:val="none" w:sz="0" w:space="0" w:color="auto"/>
              </w:divBdr>
            </w:div>
            <w:div w:id="2015762783">
              <w:marLeft w:val="0"/>
              <w:marRight w:val="0"/>
              <w:marTop w:val="0"/>
              <w:marBottom w:val="0"/>
              <w:divBdr>
                <w:top w:val="none" w:sz="0" w:space="0" w:color="auto"/>
                <w:left w:val="none" w:sz="0" w:space="0" w:color="auto"/>
                <w:bottom w:val="none" w:sz="0" w:space="0" w:color="auto"/>
                <w:right w:val="none" w:sz="0" w:space="0" w:color="auto"/>
              </w:divBdr>
            </w:div>
            <w:div w:id="1935043763">
              <w:marLeft w:val="0"/>
              <w:marRight w:val="0"/>
              <w:marTop w:val="0"/>
              <w:marBottom w:val="0"/>
              <w:divBdr>
                <w:top w:val="none" w:sz="0" w:space="0" w:color="auto"/>
                <w:left w:val="none" w:sz="0" w:space="0" w:color="auto"/>
                <w:bottom w:val="none" w:sz="0" w:space="0" w:color="auto"/>
                <w:right w:val="none" w:sz="0" w:space="0" w:color="auto"/>
              </w:divBdr>
            </w:div>
            <w:div w:id="1004553601">
              <w:marLeft w:val="0"/>
              <w:marRight w:val="0"/>
              <w:marTop w:val="0"/>
              <w:marBottom w:val="0"/>
              <w:divBdr>
                <w:top w:val="none" w:sz="0" w:space="0" w:color="auto"/>
                <w:left w:val="none" w:sz="0" w:space="0" w:color="auto"/>
                <w:bottom w:val="none" w:sz="0" w:space="0" w:color="auto"/>
                <w:right w:val="none" w:sz="0" w:space="0" w:color="auto"/>
              </w:divBdr>
            </w:div>
            <w:div w:id="70276443">
              <w:marLeft w:val="0"/>
              <w:marRight w:val="0"/>
              <w:marTop w:val="0"/>
              <w:marBottom w:val="0"/>
              <w:divBdr>
                <w:top w:val="none" w:sz="0" w:space="0" w:color="auto"/>
                <w:left w:val="none" w:sz="0" w:space="0" w:color="auto"/>
                <w:bottom w:val="none" w:sz="0" w:space="0" w:color="auto"/>
                <w:right w:val="none" w:sz="0" w:space="0" w:color="auto"/>
              </w:divBdr>
            </w:div>
            <w:div w:id="788936187">
              <w:marLeft w:val="0"/>
              <w:marRight w:val="0"/>
              <w:marTop w:val="0"/>
              <w:marBottom w:val="0"/>
              <w:divBdr>
                <w:top w:val="none" w:sz="0" w:space="0" w:color="auto"/>
                <w:left w:val="none" w:sz="0" w:space="0" w:color="auto"/>
                <w:bottom w:val="none" w:sz="0" w:space="0" w:color="auto"/>
                <w:right w:val="none" w:sz="0" w:space="0" w:color="auto"/>
              </w:divBdr>
            </w:div>
            <w:div w:id="56709287">
              <w:marLeft w:val="0"/>
              <w:marRight w:val="0"/>
              <w:marTop w:val="0"/>
              <w:marBottom w:val="0"/>
              <w:divBdr>
                <w:top w:val="none" w:sz="0" w:space="0" w:color="auto"/>
                <w:left w:val="none" w:sz="0" w:space="0" w:color="auto"/>
                <w:bottom w:val="none" w:sz="0" w:space="0" w:color="auto"/>
                <w:right w:val="none" w:sz="0" w:space="0" w:color="auto"/>
              </w:divBdr>
            </w:div>
            <w:div w:id="748430042">
              <w:marLeft w:val="0"/>
              <w:marRight w:val="0"/>
              <w:marTop w:val="0"/>
              <w:marBottom w:val="0"/>
              <w:divBdr>
                <w:top w:val="none" w:sz="0" w:space="0" w:color="auto"/>
                <w:left w:val="none" w:sz="0" w:space="0" w:color="auto"/>
                <w:bottom w:val="none" w:sz="0" w:space="0" w:color="auto"/>
                <w:right w:val="none" w:sz="0" w:space="0" w:color="auto"/>
              </w:divBdr>
            </w:div>
            <w:div w:id="315307853">
              <w:marLeft w:val="0"/>
              <w:marRight w:val="0"/>
              <w:marTop w:val="0"/>
              <w:marBottom w:val="0"/>
              <w:divBdr>
                <w:top w:val="none" w:sz="0" w:space="0" w:color="auto"/>
                <w:left w:val="none" w:sz="0" w:space="0" w:color="auto"/>
                <w:bottom w:val="none" w:sz="0" w:space="0" w:color="auto"/>
                <w:right w:val="none" w:sz="0" w:space="0" w:color="auto"/>
              </w:divBdr>
            </w:div>
            <w:div w:id="751781998">
              <w:marLeft w:val="0"/>
              <w:marRight w:val="0"/>
              <w:marTop w:val="0"/>
              <w:marBottom w:val="0"/>
              <w:divBdr>
                <w:top w:val="none" w:sz="0" w:space="0" w:color="auto"/>
                <w:left w:val="none" w:sz="0" w:space="0" w:color="auto"/>
                <w:bottom w:val="none" w:sz="0" w:space="0" w:color="auto"/>
                <w:right w:val="none" w:sz="0" w:space="0" w:color="auto"/>
              </w:divBdr>
            </w:div>
            <w:div w:id="1261450259">
              <w:marLeft w:val="0"/>
              <w:marRight w:val="0"/>
              <w:marTop w:val="0"/>
              <w:marBottom w:val="0"/>
              <w:divBdr>
                <w:top w:val="none" w:sz="0" w:space="0" w:color="auto"/>
                <w:left w:val="none" w:sz="0" w:space="0" w:color="auto"/>
                <w:bottom w:val="none" w:sz="0" w:space="0" w:color="auto"/>
                <w:right w:val="none" w:sz="0" w:space="0" w:color="auto"/>
              </w:divBdr>
            </w:div>
            <w:div w:id="1143814642">
              <w:marLeft w:val="0"/>
              <w:marRight w:val="0"/>
              <w:marTop w:val="0"/>
              <w:marBottom w:val="0"/>
              <w:divBdr>
                <w:top w:val="none" w:sz="0" w:space="0" w:color="auto"/>
                <w:left w:val="none" w:sz="0" w:space="0" w:color="auto"/>
                <w:bottom w:val="none" w:sz="0" w:space="0" w:color="auto"/>
                <w:right w:val="none" w:sz="0" w:space="0" w:color="auto"/>
              </w:divBdr>
            </w:div>
            <w:div w:id="140581633">
              <w:marLeft w:val="0"/>
              <w:marRight w:val="0"/>
              <w:marTop w:val="0"/>
              <w:marBottom w:val="0"/>
              <w:divBdr>
                <w:top w:val="none" w:sz="0" w:space="0" w:color="auto"/>
                <w:left w:val="none" w:sz="0" w:space="0" w:color="auto"/>
                <w:bottom w:val="none" w:sz="0" w:space="0" w:color="auto"/>
                <w:right w:val="none" w:sz="0" w:space="0" w:color="auto"/>
              </w:divBdr>
            </w:div>
            <w:div w:id="2022538990">
              <w:marLeft w:val="0"/>
              <w:marRight w:val="0"/>
              <w:marTop w:val="0"/>
              <w:marBottom w:val="0"/>
              <w:divBdr>
                <w:top w:val="none" w:sz="0" w:space="0" w:color="auto"/>
                <w:left w:val="none" w:sz="0" w:space="0" w:color="auto"/>
                <w:bottom w:val="none" w:sz="0" w:space="0" w:color="auto"/>
                <w:right w:val="none" w:sz="0" w:space="0" w:color="auto"/>
              </w:divBdr>
            </w:div>
            <w:div w:id="626931837">
              <w:marLeft w:val="0"/>
              <w:marRight w:val="0"/>
              <w:marTop w:val="0"/>
              <w:marBottom w:val="0"/>
              <w:divBdr>
                <w:top w:val="none" w:sz="0" w:space="0" w:color="auto"/>
                <w:left w:val="none" w:sz="0" w:space="0" w:color="auto"/>
                <w:bottom w:val="none" w:sz="0" w:space="0" w:color="auto"/>
                <w:right w:val="none" w:sz="0" w:space="0" w:color="auto"/>
              </w:divBdr>
            </w:div>
            <w:div w:id="616908940">
              <w:marLeft w:val="0"/>
              <w:marRight w:val="0"/>
              <w:marTop w:val="0"/>
              <w:marBottom w:val="0"/>
              <w:divBdr>
                <w:top w:val="none" w:sz="0" w:space="0" w:color="auto"/>
                <w:left w:val="none" w:sz="0" w:space="0" w:color="auto"/>
                <w:bottom w:val="none" w:sz="0" w:space="0" w:color="auto"/>
                <w:right w:val="none" w:sz="0" w:space="0" w:color="auto"/>
              </w:divBdr>
            </w:div>
            <w:div w:id="1383290608">
              <w:marLeft w:val="0"/>
              <w:marRight w:val="0"/>
              <w:marTop w:val="0"/>
              <w:marBottom w:val="0"/>
              <w:divBdr>
                <w:top w:val="none" w:sz="0" w:space="0" w:color="auto"/>
                <w:left w:val="none" w:sz="0" w:space="0" w:color="auto"/>
                <w:bottom w:val="none" w:sz="0" w:space="0" w:color="auto"/>
                <w:right w:val="none" w:sz="0" w:space="0" w:color="auto"/>
              </w:divBdr>
            </w:div>
            <w:div w:id="1519927490">
              <w:marLeft w:val="0"/>
              <w:marRight w:val="0"/>
              <w:marTop w:val="0"/>
              <w:marBottom w:val="0"/>
              <w:divBdr>
                <w:top w:val="none" w:sz="0" w:space="0" w:color="auto"/>
                <w:left w:val="none" w:sz="0" w:space="0" w:color="auto"/>
                <w:bottom w:val="none" w:sz="0" w:space="0" w:color="auto"/>
                <w:right w:val="none" w:sz="0" w:space="0" w:color="auto"/>
              </w:divBdr>
            </w:div>
            <w:div w:id="1916472830">
              <w:marLeft w:val="0"/>
              <w:marRight w:val="0"/>
              <w:marTop w:val="0"/>
              <w:marBottom w:val="0"/>
              <w:divBdr>
                <w:top w:val="none" w:sz="0" w:space="0" w:color="auto"/>
                <w:left w:val="none" w:sz="0" w:space="0" w:color="auto"/>
                <w:bottom w:val="none" w:sz="0" w:space="0" w:color="auto"/>
                <w:right w:val="none" w:sz="0" w:space="0" w:color="auto"/>
              </w:divBdr>
            </w:div>
            <w:div w:id="1143961754">
              <w:marLeft w:val="0"/>
              <w:marRight w:val="0"/>
              <w:marTop w:val="0"/>
              <w:marBottom w:val="0"/>
              <w:divBdr>
                <w:top w:val="none" w:sz="0" w:space="0" w:color="auto"/>
                <w:left w:val="none" w:sz="0" w:space="0" w:color="auto"/>
                <w:bottom w:val="none" w:sz="0" w:space="0" w:color="auto"/>
                <w:right w:val="none" w:sz="0" w:space="0" w:color="auto"/>
              </w:divBdr>
            </w:div>
            <w:div w:id="1339846930">
              <w:marLeft w:val="0"/>
              <w:marRight w:val="0"/>
              <w:marTop w:val="0"/>
              <w:marBottom w:val="0"/>
              <w:divBdr>
                <w:top w:val="none" w:sz="0" w:space="0" w:color="auto"/>
                <w:left w:val="none" w:sz="0" w:space="0" w:color="auto"/>
                <w:bottom w:val="none" w:sz="0" w:space="0" w:color="auto"/>
                <w:right w:val="none" w:sz="0" w:space="0" w:color="auto"/>
              </w:divBdr>
            </w:div>
            <w:div w:id="1932157216">
              <w:marLeft w:val="0"/>
              <w:marRight w:val="0"/>
              <w:marTop w:val="0"/>
              <w:marBottom w:val="0"/>
              <w:divBdr>
                <w:top w:val="none" w:sz="0" w:space="0" w:color="auto"/>
                <w:left w:val="none" w:sz="0" w:space="0" w:color="auto"/>
                <w:bottom w:val="none" w:sz="0" w:space="0" w:color="auto"/>
                <w:right w:val="none" w:sz="0" w:space="0" w:color="auto"/>
              </w:divBdr>
            </w:div>
            <w:div w:id="868837823">
              <w:marLeft w:val="0"/>
              <w:marRight w:val="0"/>
              <w:marTop w:val="0"/>
              <w:marBottom w:val="0"/>
              <w:divBdr>
                <w:top w:val="none" w:sz="0" w:space="0" w:color="auto"/>
                <w:left w:val="none" w:sz="0" w:space="0" w:color="auto"/>
                <w:bottom w:val="none" w:sz="0" w:space="0" w:color="auto"/>
                <w:right w:val="none" w:sz="0" w:space="0" w:color="auto"/>
              </w:divBdr>
            </w:div>
            <w:div w:id="2101901472">
              <w:marLeft w:val="0"/>
              <w:marRight w:val="0"/>
              <w:marTop w:val="0"/>
              <w:marBottom w:val="0"/>
              <w:divBdr>
                <w:top w:val="none" w:sz="0" w:space="0" w:color="auto"/>
                <w:left w:val="none" w:sz="0" w:space="0" w:color="auto"/>
                <w:bottom w:val="none" w:sz="0" w:space="0" w:color="auto"/>
                <w:right w:val="none" w:sz="0" w:space="0" w:color="auto"/>
              </w:divBdr>
            </w:div>
            <w:div w:id="1305040649">
              <w:marLeft w:val="0"/>
              <w:marRight w:val="0"/>
              <w:marTop w:val="0"/>
              <w:marBottom w:val="0"/>
              <w:divBdr>
                <w:top w:val="none" w:sz="0" w:space="0" w:color="auto"/>
                <w:left w:val="none" w:sz="0" w:space="0" w:color="auto"/>
                <w:bottom w:val="none" w:sz="0" w:space="0" w:color="auto"/>
                <w:right w:val="none" w:sz="0" w:space="0" w:color="auto"/>
              </w:divBdr>
            </w:div>
            <w:div w:id="183788435">
              <w:marLeft w:val="0"/>
              <w:marRight w:val="0"/>
              <w:marTop w:val="0"/>
              <w:marBottom w:val="0"/>
              <w:divBdr>
                <w:top w:val="none" w:sz="0" w:space="0" w:color="auto"/>
                <w:left w:val="none" w:sz="0" w:space="0" w:color="auto"/>
                <w:bottom w:val="none" w:sz="0" w:space="0" w:color="auto"/>
                <w:right w:val="none" w:sz="0" w:space="0" w:color="auto"/>
              </w:divBdr>
            </w:div>
            <w:div w:id="373041494">
              <w:marLeft w:val="0"/>
              <w:marRight w:val="0"/>
              <w:marTop w:val="0"/>
              <w:marBottom w:val="0"/>
              <w:divBdr>
                <w:top w:val="none" w:sz="0" w:space="0" w:color="auto"/>
                <w:left w:val="none" w:sz="0" w:space="0" w:color="auto"/>
                <w:bottom w:val="none" w:sz="0" w:space="0" w:color="auto"/>
                <w:right w:val="none" w:sz="0" w:space="0" w:color="auto"/>
              </w:divBdr>
            </w:div>
            <w:div w:id="1264415296">
              <w:marLeft w:val="0"/>
              <w:marRight w:val="0"/>
              <w:marTop w:val="0"/>
              <w:marBottom w:val="0"/>
              <w:divBdr>
                <w:top w:val="none" w:sz="0" w:space="0" w:color="auto"/>
                <w:left w:val="none" w:sz="0" w:space="0" w:color="auto"/>
                <w:bottom w:val="none" w:sz="0" w:space="0" w:color="auto"/>
                <w:right w:val="none" w:sz="0" w:space="0" w:color="auto"/>
              </w:divBdr>
            </w:div>
            <w:div w:id="710886164">
              <w:marLeft w:val="0"/>
              <w:marRight w:val="0"/>
              <w:marTop w:val="0"/>
              <w:marBottom w:val="0"/>
              <w:divBdr>
                <w:top w:val="none" w:sz="0" w:space="0" w:color="auto"/>
                <w:left w:val="none" w:sz="0" w:space="0" w:color="auto"/>
                <w:bottom w:val="none" w:sz="0" w:space="0" w:color="auto"/>
                <w:right w:val="none" w:sz="0" w:space="0" w:color="auto"/>
              </w:divBdr>
            </w:div>
            <w:div w:id="1633946635">
              <w:marLeft w:val="0"/>
              <w:marRight w:val="0"/>
              <w:marTop w:val="0"/>
              <w:marBottom w:val="0"/>
              <w:divBdr>
                <w:top w:val="none" w:sz="0" w:space="0" w:color="auto"/>
                <w:left w:val="none" w:sz="0" w:space="0" w:color="auto"/>
                <w:bottom w:val="none" w:sz="0" w:space="0" w:color="auto"/>
                <w:right w:val="none" w:sz="0" w:space="0" w:color="auto"/>
              </w:divBdr>
            </w:div>
            <w:div w:id="240452768">
              <w:marLeft w:val="0"/>
              <w:marRight w:val="0"/>
              <w:marTop w:val="0"/>
              <w:marBottom w:val="0"/>
              <w:divBdr>
                <w:top w:val="none" w:sz="0" w:space="0" w:color="auto"/>
                <w:left w:val="none" w:sz="0" w:space="0" w:color="auto"/>
                <w:bottom w:val="none" w:sz="0" w:space="0" w:color="auto"/>
                <w:right w:val="none" w:sz="0" w:space="0" w:color="auto"/>
              </w:divBdr>
            </w:div>
            <w:div w:id="19551285">
              <w:marLeft w:val="0"/>
              <w:marRight w:val="0"/>
              <w:marTop w:val="0"/>
              <w:marBottom w:val="0"/>
              <w:divBdr>
                <w:top w:val="none" w:sz="0" w:space="0" w:color="auto"/>
                <w:left w:val="none" w:sz="0" w:space="0" w:color="auto"/>
                <w:bottom w:val="none" w:sz="0" w:space="0" w:color="auto"/>
                <w:right w:val="none" w:sz="0" w:space="0" w:color="auto"/>
              </w:divBdr>
            </w:div>
            <w:div w:id="269700172">
              <w:marLeft w:val="0"/>
              <w:marRight w:val="0"/>
              <w:marTop w:val="0"/>
              <w:marBottom w:val="0"/>
              <w:divBdr>
                <w:top w:val="none" w:sz="0" w:space="0" w:color="auto"/>
                <w:left w:val="none" w:sz="0" w:space="0" w:color="auto"/>
                <w:bottom w:val="none" w:sz="0" w:space="0" w:color="auto"/>
                <w:right w:val="none" w:sz="0" w:space="0" w:color="auto"/>
              </w:divBdr>
            </w:div>
            <w:div w:id="441460720">
              <w:marLeft w:val="0"/>
              <w:marRight w:val="0"/>
              <w:marTop w:val="0"/>
              <w:marBottom w:val="0"/>
              <w:divBdr>
                <w:top w:val="none" w:sz="0" w:space="0" w:color="auto"/>
                <w:left w:val="none" w:sz="0" w:space="0" w:color="auto"/>
                <w:bottom w:val="none" w:sz="0" w:space="0" w:color="auto"/>
                <w:right w:val="none" w:sz="0" w:space="0" w:color="auto"/>
              </w:divBdr>
            </w:div>
            <w:div w:id="953167965">
              <w:marLeft w:val="0"/>
              <w:marRight w:val="0"/>
              <w:marTop w:val="0"/>
              <w:marBottom w:val="0"/>
              <w:divBdr>
                <w:top w:val="none" w:sz="0" w:space="0" w:color="auto"/>
                <w:left w:val="none" w:sz="0" w:space="0" w:color="auto"/>
                <w:bottom w:val="none" w:sz="0" w:space="0" w:color="auto"/>
                <w:right w:val="none" w:sz="0" w:space="0" w:color="auto"/>
              </w:divBdr>
            </w:div>
            <w:div w:id="2136025333">
              <w:marLeft w:val="0"/>
              <w:marRight w:val="0"/>
              <w:marTop w:val="0"/>
              <w:marBottom w:val="0"/>
              <w:divBdr>
                <w:top w:val="none" w:sz="0" w:space="0" w:color="auto"/>
                <w:left w:val="none" w:sz="0" w:space="0" w:color="auto"/>
                <w:bottom w:val="none" w:sz="0" w:space="0" w:color="auto"/>
                <w:right w:val="none" w:sz="0" w:space="0" w:color="auto"/>
              </w:divBdr>
            </w:div>
            <w:div w:id="1626813949">
              <w:marLeft w:val="0"/>
              <w:marRight w:val="0"/>
              <w:marTop w:val="0"/>
              <w:marBottom w:val="0"/>
              <w:divBdr>
                <w:top w:val="none" w:sz="0" w:space="0" w:color="auto"/>
                <w:left w:val="none" w:sz="0" w:space="0" w:color="auto"/>
                <w:bottom w:val="none" w:sz="0" w:space="0" w:color="auto"/>
                <w:right w:val="none" w:sz="0" w:space="0" w:color="auto"/>
              </w:divBdr>
            </w:div>
            <w:div w:id="1072893778">
              <w:marLeft w:val="0"/>
              <w:marRight w:val="0"/>
              <w:marTop w:val="0"/>
              <w:marBottom w:val="0"/>
              <w:divBdr>
                <w:top w:val="none" w:sz="0" w:space="0" w:color="auto"/>
                <w:left w:val="none" w:sz="0" w:space="0" w:color="auto"/>
                <w:bottom w:val="none" w:sz="0" w:space="0" w:color="auto"/>
                <w:right w:val="none" w:sz="0" w:space="0" w:color="auto"/>
              </w:divBdr>
            </w:div>
            <w:div w:id="1419210703">
              <w:marLeft w:val="0"/>
              <w:marRight w:val="0"/>
              <w:marTop w:val="0"/>
              <w:marBottom w:val="0"/>
              <w:divBdr>
                <w:top w:val="none" w:sz="0" w:space="0" w:color="auto"/>
                <w:left w:val="none" w:sz="0" w:space="0" w:color="auto"/>
                <w:bottom w:val="none" w:sz="0" w:space="0" w:color="auto"/>
                <w:right w:val="none" w:sz="0" w:space="0" w:color="auto"/>
              </w:divBdr>
            </w:div>
            <w:div w:id="1924341829">
              <w:marLeft w:val="0"/>
              <w:marRight w:val="0"/>
              <w:marTop w:val="0"/>
              <w:marBottom w:val="0"/>
              <w:divBdr>
                <w:top w:val="none" w:sz="0" w:space="0" w:color="auto"/>
                <w:left w:val="none" w:sz="0" w:space="0" w:color="auto"/>
                <w:bottom w:val="none" w:sz="0" w:space="0" w:color="auto"/>
                <w:right w:val="none" w:sz="0" w:space="0" w:color="auto"/>
              </w:divBdr>
            </w:div>
            <w:div w:id="291442483">
              <w:marLeft w:val="0"/>
              <w:marRight w:val="0"/>
              <w:marTop w:val="0"/>
              <w:marBottom w:val="0"/>
              <w:divBdr>
                <w:top w:val="none" w:sz="0" w:space="0" w:color="auto"/>
                <w:left w:val="none" w:sz="0" w:space="0" w:color="auto"/>
                <w:bottom w:val="none" w:sz="0" w:space="0" w:color="auto"/>
                <w:right w:val="none" w:sz="0" w:space="0" w:color="auto"/>
              </w:divBdr>
            </w:div>
            <w:div w:id="880358619">
              <w:marLeft w:val="0"/>
              <w:marRight w:val="0"/>
              <w:marTop w:val="0"/>
              <w:marBottom w:val="0"/>
              <w:divBdr>
                <w:top w:val="none" w:sz="0" w:space="0" w:color="auto"/>
                <w:left w:val="none" w:sz="0" w:space="0" w:color="auto"/>
                <w:bottom w:val="none" w:sz="0" w:space="0" w:color="auto"/>
                <w:right w:val="none" w:sz="0" w:space="0" w:color="auto"/>
              </w:divBdr>
            </w:div>
            <w:div w:id="1102801187">
              <w:marLeft w:val="0"/>
              <w:marRight w:val="0"/>
              <w:marTop w:val="0"/>
              <w:marBottom w:val="0"/>
              <w:divBdr>
                <w:top w:val="none" w:sz="0" w:space="0" w:color="auto"/>
                <w:left w:val="none" w:sz="0" w:space="0" w:color="auto"/>
                <w:bottom w:val="none" w:sz="0" w:space="0" w:color="auto"/>
                <w:right w:val="none" w:sz="0" w:space="0" w:color="auto"/>
              </w:divBdr>
            </w:div>
            <w:div w:id="453909472">
              <w:marLeft w:val="0"/>
              <w:marRight w:val="0"/>
              <w:marTop w:val="0"/>
              <w:marBottom w:val="0"/>
              <w:divBdr>
                <w:top w:val="none" w:sz="0" w:space="0" w:color="auto"/>
                <w:left w:val="none" w:sz="0" w:space="0" w:color="auto"/>
                <w:bottom w:val="none" w:sz="0" w:space="0" w:color="auto"/>
                <w:right w:val="none" w:sz="0" w:space="0" w:color="auto"/>
              </w:divBdr>
            </w:div>
            <w:div w:id="1647124311">
              <w:marLeft w:val="0"/>
              <w:marRight w:val="0"/>
              <w:marTop w:val="0"/>
              <w:marBottom w:val="0"/>
              <w:divBdr>
                <w:top w:val="none" w:sz="0" w:space="0" w:color="auto"/>
                <w:left w:val="none" w:sz="0" w:space="0" w:color="auto"/>
                <w:bottom w:val="none" w:sz="0" w:space="0" w:color="auto"/>
                <w:right w:val="none" w:sz="0" w:space="0" w:color="auto"/>
              </w:divBdr>
            </w:div>
            <w:div w:id="1558589075">
              <w:marLeft w:val="0"/>
              <w:marRight w:val="0"/>
              <w:marTop w:val="0"/>
              <w:marBottom w:val="0"/>
              <w:divBdr>
                <w:top w:val="none" w:sz="0" w:space="0" w:color="auto"/>
                <w:left w:val="none" w:sz="0" w:space="0" w:color="auto"/>
                <w:bottom w:val="none" w:sz="0" w:space="0" w:color="auto"/>
                <w:right w:val="none" w:sz="0" w:space="0" w:color="auto"/>
              </w:divBdr>
            </w:div>
            <w:div w:id="1384717819">
              <w:marLeft w:val="0"/>
              <w:marRight w:val="0"/>
              <w:marTop w:val="0"/>
              <w:marBottom w:val="0"/>
              <w:divBdr>
                <w:top w:val="none" w:sz="0" w:space="0" w:color="auto"/>
                <w:left w:val="none" w:sz="0" w:space="0" w:color="auto"/>
                <w:bottom w:val="none" w:sz="0" w:space="0" w:color="auto"/>
                <w:right w:val="none" w:sz="0" w:space="0" w:color="auto"/>
              </w:divBdr>
            </w:div>
            <w:div w:id="1116294618">
              <w:marLeft w:val="0"/>
              <w:marRight w:val="0"/>
              <w:marTop w:val="0"/>
              <w:marBottom w:val="0"/>
              <w:divBdr>
                <w:top w:val="none" w:sz="0" w:space="0" w:color="auto"/>
                <w:left w:val="none" w:sz="0" w:space="0" w:color="auto"/>
                <w:bottom w:val="none" w:sz="0" w:space="0" w:color="auto"/>
                <w:right w:val="none" w:sz="0" w:space="0" w:color="auto"/>
              </w:divBdr>
            </w:div>
            <w:div w:id="1157915550">
              <w:marLeft w:val="0"/>
              <w:marRight w:val="0"/>
              <w:marTop w:val="0"/>
              <w:marBottom w:val="0"/>
              <w:divBdr>
                <w:top w:val="none" w:sz="0" w:space="0" w:color="auto"/>
                <w:left w:val="none" w:sz="0" w:space="0" w:color="auto"/>
                <w:bottom w:val="none" w:sz="0" w:space="0" w:color="auto"/>
                <w:right w:val="none" w:sz="0" w:space="0" w:color="auto"/>
              </w:divBdr>
            </w:div>
            <w:div w:id="1201480616">
              <w:marLeft w:val="0"/>
              <w:marRight w:val="0"/>
              <w:marTop w:val="0"/>
              <w:marBottom w:val="0"/>
              <w:divBdr>
                <w:top w:val="none" w:sz="0" w:space="0" w:color="auto"/>
                <w:left w:val="none" w:sz="0" w:space="0" w:color="auto"/>
                <w:bottom w:val="none" w:sz="0" w:space="0" w:color="auto"/>
                <w:right w:val="none" w:sz="0" w:space="0" w:color="auto"/>
              </w:divBdr>
            </w:div>
            <w:div w:id="2021005030">
              <w:marLeft w:val="0"/>
              <w:marRight w:val="0"/>
              <w:marTop w:val="0"/>
              <w:marBottom w:val="0"/>
              <w:divBdr>
                <w:top w:val="none" w:sz="0" w:space="0" w:color="auto"/>
                <w:left w:val="none" w:sz="0" w:space="0" w:color="auto"/>
                <w:bottom w:val="none" w:sz="0" w:space="0" w:color="auto"/>
                <w:right w:val="none" w:sz="0" w:space="0" w:color="auto"/>
              </w:divBdr>
            </w:div>
            <w:div w:id="2130851115">
              <w:marLeft w:val="0"/>
              <w:marRight w:val="0"/>
              <w:marTop w:val="0"/>
              <w:marBottom w:val="0"/>
              <w:divBdr>
                <w:top w:val="none" w:sz="0" w:space="0" w:color="auto"/>
                <w:left w:val="none" w:sz="0" w:space="0" w:color="auto"/>
                <w:bottom w:val="none" w:sz="0" w:space="0" w:color="auto"/>
                <w:right w:val="none" w:sz="0" w:space="0" w:color="auto"/>
              </w:divBdr>
            </w:div>
            <w:div w:id="1183779937">
              <w:marLeft w:val="0"/>
              <w:marRight w:val="0"/>
              <w:marTop w:val="0"/>
              <w:marBottom w:val="0"/>
              <w:divBdr>
                <w:top w:val="none" w:sz="0" w:space="0" w:color="auto"/>
                <w:left w:val="none" w:sz="0" w:space="0" w:color="auto"/>
                <w:bottom w:val="none" w:sz="0" w:space="0" w:color="auto"/>
                <w:right w:val="none" w:sz="0" w:space="0" w:color="auto"/>
              </w:divBdr>
            </w:div>
            <w:div w:id="1951815710">
              <w:marLeft w:val="0"/>
              <w:marRight w:val="0"/>
              <w:marTop w:val="0"/>
              <w:marBottom w:val="0"/>
              <w:divBdr>
                <w:top w:val="none" w:sz="0" w:space="0" w:color="auto"/>
                <w:left w:val="none" w:sz="0" w:space="0" w:color="auto"/>
                <w:bottom w:val="none" w:sz="0" w:space="0" w:color="auto"/>
                <w:right w:val="none" w:sz="0" w:space="0" w:color="auto"/>
              </w:divBdr>
            </w:div>
            <w:div w:id="614482540">
              <w:marLeft w:val="0"/>
              <w:marRight w:val="0"/>
              <w:marTop w:val="0"/>
              <w:marBottom w:val="0"/>
              <w:divBdr>
                <w:top w:val="none" w:sz="0" w:space="0" w:color="auto"/>
                <w:left w:val="none" w:sz="0" w:space="0" w:color="auto"/>
                <w:bottom w:val="none" w:sz="0" w:space="0" w:color="auto"/>
                <w:right w:val="none" w:sz="0" w:space="0" w:color="auto"/>
              </w:divBdr>
            </w:div>
            <w:div w:id="1141381777">
              <w:marLeft w:val="0"/>
              <w:marRight w:val="0"/>
              <w:marTop w:val="0"/>
              <w:marBottom w:val="0"/>
              <w:divBdr>
                <w:top w:val="none" w:sz="0" w:space="0" w:color="auto"/>
                <w:left w:val="none" w:sz="0" w:space="0" w:color="auto"/>
                <w:bottom w:val="none" w:sz="0" w:space="0" w:color="auto"/>
                <w:right w:val="none" w:sz="0" w:space="0" w:color="auto"/>
              </w:divBdr>
            </w:div>
            <w:div w:id="1168206765">
              <w:marLeft w:val="0"/>
              <w:marRight w:val="0"/>
              <w:marTop w:val="0"/>
              <w:marBottom w:val="0"/>
              <w:divBdr>
                <w:top w:val="none" w:sz="0" w:space="0" w:color="auto"/>
                <w:left w:val="none" w:sz="0" w:space="0" w:color="auto"/>
                <w:bottom w:val="none" w:sz="0" w:space="0" w:color="auto"/>
                <w:right w:val="none" w:sz="0" w:space="0" w:color="auto"/>
              </w:divBdr>
            </w:div>
            <w:div w:id="1772313478">
              <w:marLeft w:val="0"/>
              <w:marRight w:val="0"/>
              <w:marTop w:val="0"/>
              <w:marBottom w:val="0"/>
              <w:divBdr>
                <w:top w:val="none" w:sz="0" w:space="0" w:color="auto"/>
                <w:left w:val="none" w:sz="0" w:space="0" w:color="auto"/>
                <w:bottom w:val="none" w:sz="0" w:space="0" w:color="auto"/>
                <w:right w:val="none" w:sz="0" w:space="0" w:color="auto"/>
              </w:divBdr>
            </w:div>
            <w:div w:id="1283610850">
              <w:marLeft w:val="0"/>
              <w:marRight w:val="0"/>
              <w:marTop w:val="0"/>
              <w:marBottom w:val="0"/>
              <w:divBdr>
                <w:top w:val="none" w:sz="0" w:space="0" w:color="auto"/>
                <w:left w:val="none" w:sz="0" w:space="0" w:color="auto"/>
                <w:bottom w:val="none" w:sz="0" w:space="0" w:color="auto"/>
                <w:right w:val="none" w:sz="0" w:space="0" w:color="auto"/>
              </w:divBdr>
            </w:div>
            <w:div w:id="2004816040">
              <w:marLeft w:val="0"/>
              <w:marRight w:val="0"/>
              <w:marTop w:val="0"/>
              <w:marBottom w:val="0"/>
              <w:divBdr>
                <w:top w:val="none" w:sz="0" w:space="0" w:color="auto"/>
                <w:left w:val="none" w:sz="0" w:space="0" w:color="auto"/>
                <w:bottom w:val="none" w:sz="0" w:space="0" w:color="auto"/>
                <w:right w:val="none" w:sz="0" w:space="0" w:color="auto"/>
              </w:divBdr>
            </w:div>
            <w:div w:id="372387275">
              <w:marLeft w:val="0"/>
              <w:marRight w:val="0"/>
              <w:marTop w:val="0"/>
              <w:marBottom w:val="0"/>
              <w:divBdr>
                <w:top w:val="none" w:sz="0" w:space="0" w:color="auto"/>
                <w:left w:val="none" w:sz="0" w:space="0" w:color="auto"/>
                <w:bottom w:val="none" w:sz="0" w:space="0" w:color="auto"/>
                <w:right w:val="none" w:sz="0" w:space="0" w:color="auto"/>
              </w:divBdr>
            </w:div>
            <w:div w:id="1287199280">
              <w:marLeft w:val="0"/>
              <w:marRight w:val="0"/>
              <w:marTop w:val="0"/>
              <w:marBottom w:val="0"/>
              <w:divBdr>
                <w:top w:val="none" w:sz="0" w:space="0" w:color="auto"/>
                <w:left w:val="none" w:sz="0" w:space="0" w:color="auto"/>
                <w:bottom w:val="none" w:sz="0" w:space="0" w:color="auto"/>
                <w:right w:val="none" w:sz="0" w:space="0" w:color="auto"/>
              </w:divBdr>
            </w:div>
            <w:div w:id="894895347">
              <w:marLeft w:val="0"/>
              <w:marRight w:val="0"/>
              <w:marTop w:val="0"/>
              <w:marBottom w:val="0"/>
              <w:divBdr>
                <w:top w:val="none" w:sz="0" w:space="0" w:color="auto"/>
                <w:left w:val="none" w:sz="0" w:space="0" w:color="auto"/>
                <w:bottom w:val="none" w:sz="0" w:space="0" w:color="auto"/>
                <w:right w:val="none" w:sz="0" w:space="0" w:color="auto"/>
              </w:divBdr>
            </w:div>
            <w:div w:id="1543863028">
              <w:marLeft w:val="0"/>
              <w:marRight w:val="0"/>
              <w:marTop w:val="0"/>
              <w:marBottom w:val="0"/>
              <w:divBdr>
                <w:top w:val="none" w:sz="0" w:space="0" w:color="auto"/>
                <w:left w:val="none" w:sz="0" w:space="0" w:color="auto"/>
                <w:bottom w:val="none" w:sz="0" w:space="0" w:color="auto"/>
                <w:right w:val="none" w:sz="0" w:space="0" w:color="auto"/>
              </w:divBdr>
            </w:div>
            <w:div w:id="548344086">
              <w:marLeft w:val="0"/>
              <w:marRight w:val="0"/>
              <w:marTop w:val="0"/>
              <w:marBottom w:val="0"/>
              <w:divBdr>
                <w:top w:val="none" w:sz="0" w:space="0" w:color="auto"/>
                <w:left w:val="none" w:sz="0" w:space="0" w:color="auto"/>
                <w:bottom w:val="none" w:sz="0" w:space="0" w:color="auto"/>
                <w:right w:val="none" w:sz="0" w:space="0" w:color="auto"/>
              </w:divBdr>
            </w:div>
            <w:div w:id="411316346">
              <w:marLeft w:val="0"/>
              <w:marRight w:val="0"/>
              <w:marTop w:val="0"/>
              <w:marBottom w:val="0"/>
              <w:divBdr>
                <w:top w:val="none" w:sz="0" w:space="0" w:color="auto"/>
                <w:left w:val="none" w:sz="0" w:space="0" w:color="auto"/>
                <w:bottom w:val="none" w:sz="0" w:space="0" w:color="auto"/>
                <w:right w:val="none" w:sz="0" w:space="0" w:color="auto"/>
              </w:divBdr>
            </w:div>
            <w:div w:id="1242444380">
              <w:marLeft w:val="0"/>
              <w:marRight w:val="0"/>
              <w:marTop w:val="0"/>
              <w:marBottom w:val="0"/>
              <w:divBdr>
                <w:top w:val="none" w:sz="0" w:space="0" w:color="auto"/>
                <w:left w:val="none" w:sz="0" w:space="0" w:color="auto"/>
                <w:bottom w:val="none" w:sz="0" w:space="0" w:color="auto"/>
                <w:right w:val="none" w:sz="0" w:space="0" w:color="auto"/>
              </w:divBdr>
            </w:div>
            <w:div w:id="221525530">
              <w:marLeft w:val="0"/>
              <w:marRight w:val="0"/>
              <w:marTop w:val="0"/>
              <w:marBottom w:val="0"/>
              <w:divBdr>
                <w:top w:val="none" w:sz="0" w:space="0" w:color="auto"/>
                <w:left w:val="none" w:sz="0" w:space="0" w:color="auto"/>
                <w:bottom w:val="none" w:sz="0" w:space="0" w:color="auto"/>
                <w:right w:val="none" w:sz="0" w:space="0" w:color="auto"/>
              </w:divBdr>
            </w:div>
            <w:div w:id="765418298">
              <w:marLeft w:val="0"/>
              <w:marRight w:val="0"/>
              <w:marTop w:val="0"/>
              <w:marBottom w:val="0"/>
              <w:divBdr>
                <w:top w:val="none" w:sz="0" w:space="0" w:color="auto"/>
                <w:left w:val="none" w:sz="0" w:space="0" w:color="auto"/>
                <w:bottom w:val="none" w:sz="0" w:space="0" w:color="auto"/>
                <w:right w:val="none" w:sz="0" w:space="0" w:color="auto"/>
              </w:divBdr>
            </w:div>
            <w:div w:id="1728532770">
              <w:marLeft w:val="0"/>
              <w:marRight w:val="0"/>
              <w:marTop w:val="0"/>
              <w:marBottom w:val="0"/>
              <w:divBdr>
                <w:top w:val="none" w:sz="0" w:space="0" w:color="auto"/>
                <w:left w:val="none" w:sz="0" w:space="0" w:color="auto"/>
                <w:bottom w:val="none" w:sz="0" w:space="0" w:color="auto"/>
                <w:right w:val="none" w:sz="0" w:space="0" w:color="auto"/>
              </w:divBdr>
            </w:div>
            <w:div w:id="762654713">
              <w:marLeft w:val="0"/>
              <w:marRight w:val="0"/>
              <w:marTop w:val="0"/>
              <w:marBottom w:val="0"/>
              <w:divBdr>
                <w:top w:val="none" w:sz="0" w:space="0" w:color="auto"/>
                <w:left w:val="none" w:sz="0" w:space="0" w:color="auto"/>
                <w:bottom w:val="none" w:sz="0" w:space="0" w:color="auto"/>
                <w:right w:val="none" w:sz="0" w:space="0" w:color="auto"/>
              </w:divBdr>
            </w:div>
            <w:div w:id="70349706">
              <w:marLeft w:val="0"/>
              <w:marRight w:val="0"/>
              <w:marTop w:val="0"/>
              <w:marBottom w:val="0"/>
              <w:divBdr>
                <w:top w:val="none" w:sz="0" w:space="0" w:color="auto"/>
                <w:left w:val="none" w:sz="0" w:space="0" w:color="auto"/>
                <w:bottom w:val="none" w:sz="0" w:space="0" w:color="auto"/>
                <w:right w:val="none" w:sz="0" w:space="0" w:color="auto"/>
              </w:divBdr>
            </w:div>
            <w:div w:id="653679544">
              <w:marLeft w:val="0"/>
              <w:marRight w:val="0"/>
              <w:marTop w:val="0"/>
              <w:marBottom w:val="0"/>
              <w:divBdr>
                <w:top w:val="none" w:sz="0" w:space="0" w:color="auto"/>
                <w:left w:val="none" w:sz="0" w:space="0" w:color="auto"/>
                <w:bottom w:val="none" w:sz="0" w:space="0" w:color="auto"/>
                <w:right w:val="none" w:sz="0" w:space="0" w:color="auto"/>
              </w:divBdr>
            </w:div>
            <w:div w:id="1022516025">
              <w:marLeft w:val="0"/>
              <w:marRight w:val="0"/>
              <w:marTop w:val="0"/>
              <w:marBottom w:val="0"/>
              <w:divBdr>
                <w:top w:val="none" w:sz="0" w:space="0" w:color="auto"/>
                <w:left w:val="none" w:sz="0" w:space="0" w:color="auto"/>
                <w:bottom w:val="none" w:sz="0" w:space="0" w:color="auto"/>
                <w:right w:val="none" w:sz="0" w:space="0" w:color="auto"/>
              </w:divBdr>
            </w:div>
            <w:div w:id="967972700">
              <w:marLeft w:val="0"/>
              <w:marRight w:val="0"/>
              <w:marTop w:val="0"/>
              <w:marBottom w:val="0"/>
              <w:divBdr>
                <w:top w:val="none" w:sz="0" w:space="0" w:color="auto"/>
                <w:left w:val="none" w:sz="0" w:space="0" w:color="auto"/>
                <w:bottom w:val="none" w:sz="0" w:space="0" w:color="auto"/>
                <w:right w:val="none" w:sz="0" w:space="0" w:color="auto"/>
              </w:divBdr>
            </w:div>
            <w:div w:id="827407072">
              <w:marLeft w:val="0"/>
              <w:marRight w:val="0"/>
              <w:marTop w:val="0"/>
              <w:marBottom w:val="0"/>
              <w:divBdr>
                <w:top w:val="none" w:sz="0" w:space="0" w:color="auto"/>
                <w:left w:val="none" w:sz="0" w:space="0" w:color="auto"/>
                <w:bottom w:val="none" w:sz="0" w:space="0" w:color="auto"/>
                <w:right w:val="none" w:sz="0" w:space="0" w:color="auto"/>
              </w:divBdr>
            </w:div>
            <w:div w:id="1119643001">
              <w:marLeft w:val="0"/>
              <w:marRight w:val="0"/>
              <w:marTop w:val="0"/>
              <w:marBottom w:val="0"/>
              <w:divBdr>
                <w:top w:val="none" w:sz="0" w:space="0" w:color="auto"/>
                <w:left w:val="none" w:sz="0" w:space="0" w:color="auto"/>
                <w:bottom w:val="none" w:sz="0" w:space="0" w:color="auto"/>
                <w:right w:val="none" w:sz="0" w:space="0" w:color="auto"/>
              </w:divBdr>
            </w:div>
            <w:div w:id="77673218">
              <w:marLeft w:val="0"/>
              <w:marRight w:val="0"/>
              <w:marTop w:val="0"/>
              <w:marBottom w:val="0"/>
              <w:divBdr>
                <w:top w:val="none" w:sz="0" w:space="0" w:color="auto"/>
                <w:left w:val="none" w:sz="0" w:space="0" w:color="auto"/>
                <w:bottom w:val="none" w:sz="0" w:space="0" w:color="auto"/>
                <w:right w:val="none" w:sz="0" w:space="0" w:color="auto"/>
              </w:divBdr>
            </w:div>
            <w:div w:id="2079132426">
              <w:marLeft w:val="0"/>
              <w:marRight w:val="0"/>
              <w:marTop w:val="0"/>
              <w:marBottom w:val="0"/>
              <w:divBdr>
                <w:top w:val="none" w:sz="0" w:space="0" w:color="auto"/>
                <w:left w:val="none" w:sz="0" w:space="0" w:color="auto"/>
                <w:bottom w:val="none" w:sz="0" w:space="0" w:color="auto"/>
                <w:right w:val="none" w:sz="0" w:space="0" w:color="auto"/>
              </w:divBdr>
            </w:div>
            <w:div w:id="461848711">
              <w:marLeft w:val="0"/>
              <w:marRight w:val="0"/>
              <w:marTop w:val="0"/>
              <w:marBottom w:val="0"/>
              <w:divBdr>
                <w:top w:val="none" w:sz="0" w:space="0" w:color="auto"/>
                <w:left w:val="none" w:sz="0" w:space="0" w:color="auto"/>
                <w:bottom w:val="none" w:sz="0" w:space="0" w:color="auto"/>
                <w:right w:val="none" w:sz="0" w:space="0" w:color="auto"/>
              </w:divBdr>
            </w:div>
            <w:div w:id="5050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6256">
      <w:bodyDiv w:val="1"/>
      <w:marLeft w:val="0"/>
      <w:marRight w:val="0"/>
      <w:marTop w:val="0"/>
      <w:marBottom w:val="0"/>
      <w:divBdr>
        <w:top w:val="none" w:sz="0" w:space="0" w:color="auto"/>
        <w:left w:val="none" w:sz="0" w:space="0" w:color="auto"/>
        <w:bottom w:val="none" w:sz="0" w:space="0" w:color="auto"/>
        <w:right w:val="none" w:sz="0" w:space="0" w:color="auto"/>
      </w:divBdr>
      <w:divsChild>
        <w:div w:id="1173298474">
          <w:marLeft w:val="0"/>
          <w:marRight w:val="0"/>
          <w:marTop w:val="0"/>
          <w:marBottom w:val="0"/>
          <w:divBdr>
            <w:top w:val="none" w:sz="0" w:space="0" w:color="auto"/>
            <w:left w:val="none" w:sz="0" w:space="0" w:color="auto"/>
            <w:bottom w:val="none" w:sz="0" w:space="0" w:color="auto"/>
            <w:right w:val="none" w:sz="0" w:space="0" w:color="auto"/>
          </w:divBdr>
          <w:divsChild>
            <w:div w:id="1482304484">
              <w:marLeft w:val="0"/>
              <w:marRight w:val="0"/>
              <w:marTop w:val="0"/>
              <w:marBottom w:val="0"/>
              <w:divBdr>
                <w:top w:val="none" w:sz="0" w:space="0" w:color="auto"/>
                <w:left w:val="none" w:sz="0" w:space="0" w:color="auto"/>
                <w:bottom w:val="none" w:sz="0" w:space="0" w:color="auto"/>
                <w:right w:val="none" w:sz="0" w:space="0" w:color="auto"/>
              </w:divBdr>
            </w:div>
            <w:div w:id="1496721395">
              <w:marLeft w:val="0"/>
              <w:marRight w:val="0"/>
              <w:marTop w:val="0"/>
              <w:marBottom w:val="0"/>
              <w:divBdr>
                <w:top w:val="none" w:sz="0" w:space="0" w:color="auto"/>
                <w:left w:val="none" w:sz="0" w:space="0" w:color="auto"/>
                <w:bottom w:val="none" w:sz="0" w:space="0" w:color="auto"/>
                <w:right w:val="none" w:sz="0" w:space="0" w:color="auto"/>
              </w:divBdr>
            </w:div>
            <w:div w:id="703672765">
              <w:marLeft w:val="0"/>
              <w:marRight w:val="0"/>
              <w:marTop w:val="0"/>
              <w:marBottom w:val="0"/>
              <w:divBdr>
                <w:top w:val="none" w:sz="0" w:space="0" w:color="auto"/>
                <w:left w:val="none" w:sz="0" w:space="0" w:color="auto"/>
                <w:bottom w:val="none" w:sz="0" w:space="0" w:color="auto"/>
                <w:right w:val="none" w:sz="0" w:space="0" w:color="auto"/>
              </w:divBdr>
            </w:div>
            <w:div w:id="717436293">
              <w:marLeft w:val="0"/>
              <w:marRight w:val="0"/>
              <w:marTop w:val="0"/>
              <w:marBottom w:val="0"/>
              <w:divBdr>
                <w:top w:val="none" w:sz="0" w:space="0" w:color="auto"/>
                <w:left w:val="none" w:sz="0" w:space="0" w:color="auto"/>
                <w:bottom w:val="none" w:sz="0" w:space="0" w:color="auto"/>
                <w:right w:val="none" w:sz="0" w:space="0" w:color="auto"/>
              </w:divBdr>
            </w:div>
            <w:div w:id="1282223780">
              <w:marLeft w:val="0"/>
              <w:marRight w:val="0"/>
              <w:marTop w:val="0"/>
              <w:marBottom w:val="0"/>
              <w:divBdr>
                <w:top w:val="none" w:sz="0" w:space="0" w:color="auto"/>
                <w:left w:val="none" w:sz="0" w:space="0" w:color="auto"/>
                <w:bottom w:val="none" w:sz="0" w:space="0" w:color="auto"/>
                <w:right w:val="none" w:sz="0" w:space="0" w:color="auto"/>
              </w:divBdr>
            </w:div>
            <w:div w:id="1597513465">
              <w:marLeft w:val="0"/>
              <w:marRight w:val="0"/>
              <w:marTop w:val="0"/>
              <w:marBottom w:val="0"/>
              <w:divBdr>
                <w:top w:val="none" w:sz="0" w:space="0" w:color="auto"/>
                <w:left w:val="none" w:sz="0" w:space="0" w:color="auto"/>
                <w:bottom w:val="none" w:sz="0" w:space="0" w:color="auto"/>
                <w:right w:val="none" w:sz="0" w:space="0" w:color="auto"/>
              </w:divBdr>
            </w:div>
            <w:div w:id="1338851912">
              <w:marLeft w:val="0"/>
              <w:marRight w:val="0"/>
              <w:marTop w:val="0"/>
              <w:marBottom w:val="0"/>
              <w:divBdr>
                <w:top w:val="none" w:sz="0" w:space="0" w:color="auto"/>
                <w:left w:val="none" w:sz="0" w:space="0" w:color="auto"/>
                <w:bottom w:val="none" w:sz="0" w:space="0" w:color="auto"/>
                <w:right w:val="none" w:sz="0" w:space="0" w:color="auto"/>
              </w:divBdr>
            </w:div>
            <w:div w:id="1635405752">
              <w:marLeft w:val="0"/>
              <w:marRight w:val="0"/>
              <w:marTop w:val="0"/>
              <w:marBottom w:val="0"/>
              <w:divBdr>
                <w:top w:val="none" w:sz="0" w:space="0" w:color="auto"/>
                <w:left w:val="none" w:sz="0" w:space="0" w:color="auto"/>
                <w:bottom w:val="none" w:sz="0" w:space="0" w:color="auto"/>
                <w:right w:val="none" w:sz="0" w:space="0" w:color="auto"/>
              </w:divBdr>
            </w:div>
            <w:div w:id="1821456882">
              <w:marLeft w:val="0"/>
              <w:marRight w:val="0"/>
              <w:marTop w:val="0"/>
              <w:marBottom w:val="0"/>
              <w:divBdr>
                <w:top w:val="none" w:sz="0" w:space="0" w:color="auto"/>
                <w:left w:val="none" w:sz="0" w:space="0" w:color="auto"/>
                <w:bottom w:val="none" w:sz="0" w:space="0" w:color="auto"/>
                <w:right w:val="none" w:sz="0" w:space="0" w:color="auto"/>
              </w:divBdr>
            </w:div>
            <w:div w:id="273440555">
              <w:marLeft w:val="0"/>
              <w:marRight w:val="0"/>
              <w:marTop w:val="0"/>
              <w:marBottom w:val="0"/>
              <w:divBdr>
                <w:top w:val="none" w:sz="0" w:space="0" w:color="auto"/>
                <w:left w:val="none" w:sz="0" w:space="0" w:color="auto"/>
                <w:bottom w:val="none" w:sz="0" w:space="0" w:color="auto"/>
                <w:right w:val="none" w:sz="0" w:space="0" w:color="auto"/>
              </w:divBdr>
            </w:div>
            <w:div w:id="635993508">
              <w:marLeft w:val="0"/>
              <w:marRight w:val="0"/>
              <w:marTop w:val="0"/>
              <w:marBottom w:val="0"/>
              <w:divBdr>
                <w:top w:val="none" w:sz="0" w:space="0" w:color="auto"/>
                <w:left w:val="none" w:sz="0" w:space="0" w:color="auto"/>
                <w:bottom w:val="none" w:sz="0" w:space="0" w:color="auto"/>
                <w:right w:val="none" w:sz="0" w:space="0" w:color="auto"/>
              </w:divBdr>
            </w:div>
            <w:div w:id="1013603646">
              <w:marLeft w:val="0"/>
              <w:marRight w:val="0"/>
              <w:marTop w:val="0"/>
              <w:marBottom w:val="0"/>
              <w:divBdr>
                <w:top w:val="none" w:sz="0" w:space="0" w:color="auto"/>
                <w:left w:val="none" w:sz="0" w:space="0" w:color="auto"/>
                <w:bottom w:val="none" w:sz="0" w:space="0" w:color="auto"/>
                <w:right w:val="none" w:sz="0" w:space="0" w:color="auto"/>
              </w:divBdr>
            </w:div>
            <w:div w:id="1122193292">
              <w:marLeft w:val="0"/>
              <w:marRight w:val="0"/>
              <w:marTop w:val="0"/>
              <w:marBottom w:val="0"/>
              <w:divBdr>
                <w:top w:val="none" w:sz="0" w:space="0" w:color="auto"/>
                <w:left w:val="none" w:sz="0" w:space="0" w:color="auto"/>
                <w:bottom w:val="none" w:sz="0" w:space="0" w:color="auto"/>
                <w:right w:val="none" w:sz="0" w:space="0" w:color="auto"/>
              </w:divBdr>
            </w:div>
            <w:div w:id="985936855">
              <w:marLeft w:val="0"/>
              <w:marRight w:val="0"/>
              <w:marTop w:val="0"/>
              <w:marBottom w:val="0"/>
              <w:divBdr>
                <w:top w:val="none" w:sz="0" w:space="0" w:color="auto"/>
                <w:left w:val="none" w:sz="0" w:space="0" w:color="auto"/>
                <w:bottom w:val="none" w:sz="0" w:space="0" w:color="auto"/>
                <w:right w:val="none" w:sz="0" w:space="0" w:color="auto"/>
              </w:divBdr>
            </w:div>
            <w:div w:id="1535650483">
              <w:marLeft w:val="0"/>
              <w:marRight w:val="0"/>
              <w:marTop w:val="0"/>
              <w:marBottom w:val="0"/>
              <w:divBdr>
                <w:top w:val="none" w:sz="0" w:space="0" w:color="auto"/>
                <w:left w:val="none" w:sz="0" w:space="0" w:color="auto"/>
                <w:bottom w:val="none" w:sz="0" w:space="0" w:color="auto"/>
                <w:right w:val="none" w:sz="0" w:space="0" w:color="auto"/>
              </w:divBdr>
            </w:div>
            <w:div w:id="666249247">
              <w:marLeft w:val="0"/>
              <w:marRight w:val="0"/>
              <w:marTop w:val="0"/>
              <w:marBottom w:val="0"/>
              <w:divBdr>
                <w:top w:val="none" w:sz="0" w:space="0" w:color="auto"/>
                <w:left w:val="none" w:sz="0" w:space="0" w:color="auto"/>
                <w:bottom w:val="none" w:sz="0" w:space="0" w:color="auto"/>
                <w:right w:val="none" w:sz="0" w:space="0" w:color="auto"/>
              </w:divBdr>
            </w:div>
            <w:div w:id="1414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7606">
      <w:bodyDiv w:val="1"/>
      <w:marLeft w:val="0"/>
      <w:marRight w:val="0"/>
      <w:marTop w:val="0"/>
      <w:marBottom w:val="0"/>
      <w:divBdr>
        <w:top w:val="none" w:sz="0" w:space="0" w:color="auto"/>
        <w:left w:val="none" w:sz="0" w:space="0" w:color="auto"/>
        <w:bottom w:val="none" w:sz="0" w:space="0" w:color="auto"/>
        <w:right w:val="none" w:sz="0" w:space="0" w:color="auto"/>
      </w:divBdr>
      <w:divsChild>
        <w:div w:id="501353402">
          <w:marLeft w:val="0"/>
          <w:marRight w:val="0"/>
          <w:marTop w:val="0"/>
          <w:marBottom w:val="0"/>
          <w:divBdr>
            <w:top w:val="none" w:sz="0" w:space="0" w:color="auto"/>
            <w:left w:val="none" w:sz="0" w:space="0" w:color="auto"/>
            <w:bottom w:val="none" w:sz="0" w:space="0" w:color="auto"/>
            <w:right w:val="none" w:sz="0" w:space="0" w:color="auto"/>
          </w:divBdr>
          <w:divsChild>
            <w:div w:id="149564697">
              <w:marLeft w:val="0"/>
              <w:marRight w:val="0"/>
              <w:marTop w:val="0"/>
              <w:marBottom w:val="0"/>
              <w:divBdr>
                <w:top w:val="none" w:sz="0" w:space="0" w:color="auto"/>
                <w:left w:val="none" w:sz="0" w:space="0" w:color="auto"/>
                <w:bottom w:val="none" w:sz="0" w:space="0" w:color="auto"/>
                <w:right w:val="none" w:sz="0" w:space="0" w:color="auto"/>
              </w:divBdr>
            </w:div>
            <w:div w:id="724304047">
              <w:marLeft w:val="0"/>
              <w:marRight w:val="0"/>
              <w:marTop w:val="0"/>
              <w:marBottom w:val="0"/>
              <w:divBdr>
                <w:top w:val="none" w:sz="0" w:space="0" w:color="auto"/>
                <w:left w:val="none" w:sz="0" w:space="0" w:color="auto"/>
                <w:bottom w:val="none" w:sz="0" w:space="0" w:color="auto"/>
                <w:right w:val="none" w:sz="0" w:space="0" w:color="auto"/>
              </w:divBdr>
            </w:div>
            <w:div w:id="835804954">
              <w:marLeft w:val="0"/>
              <w:marRight w:val="0"/>
              <w:marTop w:val="0"/>
              <w:marBottom w:val="0"/>
              <w:divBdr>
                <w:top w:val="none" w:sz="0" w:space="0" w:color="auto"/>
                <w:left w:val="none" w:sz="0" w:space="0" w:color="auto"/>
                <w:bottom w:val="none" w:sz="0" w:space="0" w:color="auto"/>
                <w:right w:val="none" w:sz="0" w:space="0" w:color="auto"/>
              </w:divBdr>
            </w:div>
            <w:div w:id="82410983">
              <w:marLeft w:val="0"/>
              <w:marRight w:val="0"/>
              <w:marTop w:val="0"/>
              <w:marBottom w:val="0"/>
              <w:divBdr>
                <w:top w:val="none" w:sz="0" w:space="0" w:color="auto"/>
                <w:left w:val="none" w:sz="0" w:space="0" w:color="auto"/>
                <w:bottom w:val="none" w:sz="0" w:space="0" w:color="auto"/>
                <w:right w:val="none" w:sz="0" w:space="0" w:color="auto"/>
              </w:divBdr>
            </w:div>
            <w:div w:id="843975842">
              <w:marLeft w:val="0"/>
              <w:marRight w:val="0"/>
              <w:marTop w:val="0"/>
              <w:marBottom w:val="0"/>
              <w:divBdr>
                <w:top w:val="none" w:sz="0" w:space="0" w:color="auto"/>
                <w:left w:val="none" w:sz="0" w:space="0" w:color="auto"/>
                <w:bottom w:val="none" w:sz="0" w:space="0" w:color="auto"/>
                <w:right w:val="none" w:sz="0" w:space="0" w:color="auto"/>
              </w:divBdr>
            </w:div>
            <w:div w:id="526871954">
              <w:marLeft w:val="0"/>
              <w:marRight w:val="0"/>
              <w:marTop w:val="0"/>
              <w:marBottom w:val="0"/>
              <w:divBdr>
                <w:top w:val="none" w:sz="0" w:space="0" w:color="auto"/>
                <w:left w:val="none" w:sz="0" w:space="0" w:color="auto"/>
                <w:bottom w:val="none" w:sz="0" w:space="0" w:color="auto"/>
                <w:right w:val="none" w:sz="0" w:space="0" w:color="auto"/>
              </w:divBdr>
            </w:div>
            <w:div w:id="749549213">
              <w:marLeft w:val="0"/>
              <w:marRight w:val="0"/>
              <w:marTop w:val="0"/>
              <w:marBottom w:val="0"/>
              <w:divBdr>
                <w:top w:val="none" w:sz="0" w:space="0" w:color="auto"/>
                <w:left w:val="none" w:sz="0" w:space="0" w:color="auto"/>
                <w:bottom w:val="none" w:sz="0" w:space="0" w:color="auto"/>
                <w:right w:val="none" w:sz="0" w:space="0" w:color="auto"/>
              </w:divBdr>
            </w:div>
            <w:div w:id="1330670329">
              <w:marLeft w:val="0"/>
              <w:marRight w:val="0"/>
              <w:marTop w:val="0"/>
              <w:marBottom w:val="0"/>
              <w:divBdr>
                <w:top w:val="none" w:sz="0" w:space="0" w:color="auto"/>
                <w:left w:val="none" w:sz="0" w:space="0" w:color="auto"/>
                <w:bottom w:val="none" w:sz="0" w:space="0" w:color="auto"/>
                <w:right w:val="none" w:sz="0" w:space="0" w:color="auto"/>
              </w:divBdr>
            </w:div>
            <w:div w:id="2078353431">
              <w:marLeft w:val="0"/>
              <w:marRight w:val="0"/>
              <w:marTop w:val="0"/>
              <w:marBottom w:val="0"/>
              <w:divBdr>
                <w:top w:val="none" w:sz="0" w:space="0" w:color="auto"/>
                <w:left w:val="none" w:sz="0" w:space="0" w:color="auto"/>
                <w:bottom w:val="none" w:sz="0" w:space="0" w:color="auto"/>
                <w:right w:val="none" w:sz="0" w:space="0" w:color="auto"/>
              </w:divBdr>
            </w:div>
            <w:div w:id="248390673">
              <w:marLeft w:val="0"/>
              <w:marRight w:val="0"/>
              <w:marTop w:val="0"/>
              <w:marBottom w:val="0"/>
              <w:divBdr>
                <w:top w:val="none" w:sz="0" w:space="0" w:color="auto"/>
                <w:left w:val="none" w:sz="0" w:space="0" w:color="auto"/>
                <w:bottom w:val="none" w:sz="0" w:space="0" w:color="auto"/>
                <w:right w:val="none" w:sz="0" w:space="0" w:color="auto"/>
              </w:divBdr>
            </w:div>
            <w:div w:id="1081831542">
              <w:marLeft w:val="0"/>
              <w:marRight w:val="0"/>
              <w:marTop w:val="0"/>
              <w:marBottom w:val="0"/>
              <w:divBdr>
                <w:top w:val="none" w:sz="0" w:space="0" w:color="auto"/>
                <w:left w:val="none" w:sz="0" w:space="0" w:color="auto"/>
                <w:bottom w:val="none" w:sz="0" w:space="0" w:color="auto"/>
                <w:right w:val="none" w:sz="0" w:space="0" w:color="auto"/>
              </w:divBdr>
            </w:div>
            <w:div w:id="320623699">
              <w:marLeft w:val="0"/>
              <w:marRight w:val="0"/>
              <w:marTop w:val="0"/>
              <w:marBottom w:val="0"/>
              <w:divBdr>
                <w:top w:val="none" w:sz="0" w:space="0" w:color="auto"/>
                <w:left w:val="none" w:sz="0" w:space="0" w:color="auto"/>
                <w:bottom w:val="none" w:sz="0" w:space="0" w:color="auto"/>
                <w:right w:val="none" w:sz="0" w:space="0" w:color="auto"/>
              </w:divBdr>
            </w:div>
            <w:div w:id="399907528">
              <w:marLeft w:val="0"/>
              <w:marRight w:val="0"/>
              <w:marTop w:val="0"/>
              <w:marBottom w:val="0"/>
              <w:divBdr>
                <w:top w:val="none" w:sz="0" w:space="0" w:color="auto"/>
                <w:left w:val="none" w:sz="0" w:space="0" w:color="auto"/>
                <w:bottom w:val="none" w:sz="0" w:space="0" w:color="auto"/>
                <w:right w:val="none" w:sz="0" w:space="0" w:color="auto"/>
              </w:divBdr>
            </w:div>
            <w:div w:id="18788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3227">
      <w:bodyDiv w:val="1"/>
      <w:marLeft w:val="0"/>
      <w:marRight w:val="0"/>
      <w:marTop w:val="0"/>
      <w:marBottom w:val="0"/>
      <w:divBdr>
        <w:top w:val="none" w:sz="0" w:space="0" w:color="auto"/>
        <w:left w:val="none" w:sz="0" w:space="0" w:color="auto"/>
        <w:bottom w:val="none" w:sz="0" w:space="0" w:color="auto"/>
        <w:right w:val="none" w:sz="0" w:space="0" w:color="auto"/>
      </w:divBdr>
      <w:divsChild>
        <w:div w:id="430971972">
          <w:marLeft w:val="0"/>
          <w:marRight w:val="0"/>
          <w:marTop w:val="0"/>
          <w:marBottom w:val="0"/>
          <w:divBdr>
            <w:top w:val="none" w:sz="0" w:space="0" w:color="auto"/>
            <w:left w:val="none" w:sz="0" w:space="0" w:color="auto"/>
            <w:bottom w:val="none" w:sz="0" w:space="0" w:color="auto"/>
            <w:right w:val="none" w:sz="0" w:space="0" w:color="auto"/>
          </w:divBdr>
          <w:divsChild>
            <w:div w:id="1982610556">
              <w:marLeft w:val="0"/>
              <w:marRight w:val="0"/>
              <w:marTop w:val="0"/>
              <w:marBottom w:val="0"/>
              <w:divBdr>
                <w:top w:val="none" w:sz="0" w:space="0" w:color="auto"/>
                <w:left w:val="none" w:sz="0" w:space="0" w:color="auto"/>
                <w:bottom w:val="none" w:sz="0" w:space="0" w:color="auto"/>
                <w:right w:val="none" w:sz="0" w:space="0" w:color="auto"/>
              </w:divBdr>
            </w:div>
            <w:div w:id="42097892">
              <w:marLeft w:val="0"/>
              <w:marRight w:val="0"/>
              <w:marTop w:val="0"/>
              <w:marBottom w:val="0"/>
              <w:divBdr>
                <w:top w:val="none" w:sz="0" w:space="0" w:color="auto"/>
                <w:left w:val="none" w:sz="0" w:space="0" w:color="auto"/>
                <w:bottom w:val="none" w:sz="0" w:space="0" w:color="auto"/>
                <w:right w:val="none" w:sz="0" w:space="0" w:color="auto"/>
              </w:divBdr>
            </w:div>
            <w:div w:id="1118064330">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45208413">
              <w:marLeft w:val="0"/>
              <w:marRight w:val="0"/>
              <w:marTop w:val="0"/>
              <w:marBottom w:val="0"/>
              <w:divBdr>
                <w:top w:val="none" w:sz="0" w:space="0" w:color="auto"/>
                <w:left w:val="none" w:sz="0" w:space="0" w:color="auto"/>
                <w:bottom w:val="none" w:sz="0" w:space="0" w:color="auto"/>
                <w:right w:val="none" w:sz="0" w:space="0" w:color="auto"/>
              </w:divBdr>
            </w:div>
            <w:div w:id="2069910834">
              <w:marLeft w:val="0"/>
              <w:marRight w:val="0"/>
              <w:marTop w:val="0"/>
              <w:marBottom w:val="0"/>
              <w:divBdr>
                <w:top w:val="none" w:sz="0" w:space="0" w:color="auto"/>
                <w:left w:val="none" w:sz="0" w:space="0" w:color="auto"/>
                <w:bottom w:val="none" w:sz="0" w:space="0" w:color="auto"/>
                <w:right w:val="none" w:sz="0" w:space="0" w:color="auto"/>
              </w:divBdr>
            </w:div>
            <w:div w:id="2116242410">
              <w:marLeft w:val="0"/>
              <w:marRight w:val="0"/>
              <w:marTop w:val="0"/>
              <w:marBottom w:val="0"/>
              <w:divBdr>
                <w:top w:val="none" w:sz="0" w:space="0" w:color="auto"/>
                <w:left w:val="none" w:sz="0" w:space="0" w:color="auto"/>
                <w:bottom w:val="none" w:sz="0" w:space="0" w:color="auto"/>
                <w:right w:val="none" w:sz="0" w:space="0" w:color="auto"/>
              </w:divBdr>
            </w:div>
            <w:div w:id="1942370813">
              <w:marLeft w:val="0"/>
              <w:marRight w:val="0"/>
              <w:marTop w:val="0"/>
              <w:marBottom w:val="0"/>
              <w:divBdr>
                <w:top w:val="none" w:sz="0" w:space="0" w:color="auto"/>
                <w:left w:val="none" w:sz="0" w:space="0" w:color="auto"/>
                <w:bottom w:val="none" w:sz="0" w:space="0" w:color="auto"/>
                <w:right w:val="none" w:sz="0" w:space="0" w:color="auto"/>
              </w:divBdr>
            </w:div>
            <w:div w:id="932056798">
              <w:marLeft w:val="0"/>
              <w:marRight w:val="0"/>
              <w:marTop w:val="0"/>
              <w:marBottom w:val="0"/>
              <w:divBdr>
                <w:top w:val="none" w:sz="0" w:space="0" w:color="auto"/>
                <w:left w:val="none" w:sz="0" w:space="0" w:color="auto"/>
                <w:bottom w:val="none" w:sz="0" w:space="0" w:color="auto"/>
                <w:right w:val="none" w:sz="0" w:space="0" w:color="auto"/>
              </w:divBdr>
            </w:div>
            <w:div w:id="2046060234">
              <w:marLeft w:val="0"/>
              <w:marRight w:val="0"/>
              <w:marTop w:val="0"/>
              <w:marBottom w:val="0"/>
              <w:divBdr>
                <w:top w:val="none" w:sz="0" w:space="0" w:color="auto"/>
                <w:left w:val="none" w:sz="0" w:space="0" w:color="auto"/>
                <w:bottom w:val="none" w:sz="0" w:space="0" w:color="auto"/>
                <w:right w:val="none" w:sz="0" w:space="0" w:color="auto"/>
              </w:divBdr>
            </w:div>
            <w:div w:id="1917203831">
              <w:marLeft w:val="0"/>
              <w:marRight w:val="0"/>
              <w:marTop w:val="0"/>
              <w:marBottom w:val="0"/>
              <w:divBdr>
                <w:top w:val="none" w:sz="0" w:space="0" w:color="auto"/>
                <w:left w:val="none" w:sz="0" w:space="0" w:color="auto"/>
                <w:bottom w:val="none" w:sz="0" w:space="0" w:color="auto"/>
                <w:right w:val="none" w:sz="0" w:space="0" w:color="auto"/>
              </w:divBdr>
            </w:div>
            <w:div w:id="611597397">
              <w:marLeft w:val="0"/>
              <w:marRight w:val="0"/>
              <w:marTop w:val="0"/>
              <w:marBottom w:val="0"/>
              <w:divBdr>
                <w:top w:val="none" w:sz="0" w:space="0" w:color="auto"/>
                <w:left w:val="none" w:sz="0" w:space="0" w:color="auto"/>
                <w:bottom w:val="none" w:sz="0" w:space="0" w:color="auto"/>
                <w:right w:val="none" w:sz="0" w:space="0" w:color="auto"/>
              </w:divBdr>
            </w:div>
            <w:div w:id="821896504">
              <w:marLeft w:val="0"/>
              <w:marRight w:val="0"/>
              <w:marTop w:val="0"/>
              <w:marBottom w:val="0"/>
              <w:divBdr>
                <w:top w:val="none" w:sz="0" w:space="0" w:color="auto"/>
                <w:left w:val="none" w:sz="0" w:space="0" w:color="auto"/>
                <w:bottom w:val="none" w:sz="0" w:space="0" w:color="auto"/>
                <w:right w:val="none" w:sz="0" w:space="0" w:color="auto"/>
              </w:divBdr>
            </w:div>
            <w:div w:id="1685741752">
              <w:marLeft w:val="0"/>
              <w:marRight w:val="0"/>
              <w:marTop w:val="0"/>
              <w:marBottom w:val="0"/>
              <w:divBdr>
                <w:top w:val="none" w:sz="0" w:space="0" w:color="auto"/>
                <w:left w:val="none" w:sz="0" w:space="0" w:color="auto"/>
                <w:bottom w:val="none" w:sz="0" w:space="0" w:color="auto"/>
                <w:right w:val="none" w:sz="0" w:space="0" w:color="auto"/>
              </w:divBdr>
            </w:div>
            <w:div w:id="81420288">
              <w:marLeft w:val="0"/>
              <w:marRight w:val="0"/>
              <w:marTop w:val="0"/>
              <w:marBottom w:val="0"/>
              <w:divBdr>
                <w:top w:val="none" w:sz="0" w:space="0" w:color="auto"/>
                <w:left w:val="none" w:sz="0" w:space="0" w:color="auto"/>
                <w:bottom w:val="none" w:sz="0" w:space="0" w:color="auto"/>
                <w:right w:val="none" w:sz="0" w:space="0" w:color="auto"/>
              </w:divBdr>
            </w:div>
            <w:div w:id="137963190">
              <w:marLeft w:val="0"/>
              <w:marRight w:val="0"/>
              <w:marTop w:val="0"/>
              <w:marBottom w:val="0"/>
              <w:divBdr>
                <w:top w:val="none" w:sz="0" w:space="0" w:color="auto"/>
                <w:left w:val="none" w:sz="0" w:space="0" w:color="auto"/>
                <w:bottom w:val="none" w:sz="0" w:space="0" w:color="auto"/>
                <w:right w:val="none" w:sz="0" w:space="0" w:color="auto"/>
              </w:divBdr>
            </w:div>
            <w:div w:id="748817330">
              <w:marLeft w:val="0"/>
              <w:marRight w:val="0"/>
              <w:marTop w:val="0"/>
              <w:marBottom w:val="0"/>
              <w:divBdr>
                <w:top w:val="none" w:sz="0" w:space="0" w:color="auto"/>
                <w:left w:val="none" w:sz="0" w:space="0" w:color="auto"/>
                <w:bottom w:val="none" w:sz="0" w:space="0" w:color="auto"/>
                <w:right w:val="none" w:sz="0" w:space="0" w:color="auto"/>
              </w:divBdr>
            </w:div>
            <w:div w:id="1169365392">
              <w:marLeft w:val="0"/>
              <w:marRight w:val="0"/>
              <w:marTop w:val="0"/>
              <w:marBottom w:val="0"/>
              <w:divBdr>
                <w:top w:val="none" w:sz="0" w:space="0" w:color="auto"/>
                <w:left w:val="none" w:sz="0" w:space="0" w:color="auto"/>
                <w:bottom w:val="none" w:sz="0" w:space="0" w:color="auto"/>
                <w:right w:val="none" w:sz="0" w:space="0" w:color="auto"/>
              </w:divBdr>
            </w:div>
            <w:div w:id="1262832425">
              <w:marLeft w:val="0"/>
              <w:marRight w:val="0"/>
              <w:marTop w:val="0"/>
              <w:marBottom w:val="0"/>
              <w:divBdr>
                <w:top w:val="none" w:sz="0" w:space="0" w:color="auto"/>
                <w:left w:val="none" w:sz="0" w:space="0" w:color="auto"/>
                <w:bottom w:val="none" w:sz="0" w:space="0" w:color="auto"/>
                <w:right w:val="none" w:sz="0" w:space="0" w:color="auto"/>
              </w:divBdr>
            </w:div>
            <w:div w:id="1892573209">
              <w:marLeft w:val="0"/>
              <w:marRight w:val="0"/>
              <w:marTop w:val="0"/>
              <w:marBottom w:val="0"/>
              <w:divBdr>
                <w:top w:val="none" w:sz="0" w:space="0" w:color="auto"/>
                <w:left w:val="none" w:sz="0" w:space="0" w:color="auto"/>
                <w:bottom w:val="none" w:sz="0" w:space="0" w:color="auto"/>
                <w:right w:val="none" w:sz="0" w:space="0" w:color="auto"/>
              </w:divBdr>
            </w:div>
            <w:div w:id="831720608">
              <w:marLeft w:val="0"/>
              <w:marRight w:val="0"/>
              <w:marTop w:val="0"/>
              <w:marBottom w:val="0"/>
              <w:divBdr>
                <w:top w:val="none" w:sz="0" w:space="0" w:color="auto"/>
                <w:left w:val="none" w:sz="0" w:space="0" w:color="auto"/>
                <w:bottom w:val="none" w:sz="0" w:space="0" w:color="auto"/>
                <w:right w:val="none" w:sz="0" w:space="0" w:color="auto"/>
              </w:divBdr>
            </w:div>
            <w:div w:id="1870489112">
              <w:marLeft w:val="0"/>
              <w:marRight w:val="0"/>
              <w:marTop w:val="0"/>
              <w:marBottom w:val="0"/>
              <w:divBdr>
                <w:top w:val="none" w:sz="0" w:space="0" w:color="auto"/>
                <w:left w:val="none" w:sz="0" w:space="0" w:color="auto"/>
                <w:bottom w:val="none" w:sz="0" w:space="0" w:color="auto"/>
                <w:right w:val="none" w:sz="0" w:space="0" w:color="auto"/>
              </w:divBdr>
            </w:div>
            <w:div w:id="1273896124">
              <w:marLeft w:val="0"/>
              <w:marRight w:val="0"/>
              <w:marTop w:val="0"/>
              <w:marBottom w:val="0"/>
              <w:divBdr>
                <w:top w:val="none" w:sz="0" w:space="0" w:color="auto"/>
                <w:left w:val="none" w:sz="0" w:space="0" w:color="auto"/>
                <w:bottom w:val="none" w:sz="0" w:space="0" w:color="auto"/>
                <w:right w:val="none" w:sz="0" w:space="0" w:color="auto"/>
              </w:divBdr>
            </w:div>
            <w:div w:id="1748069980">
              <w:marLeft w:val="0"/>
              <w:marRight w:val="0"/>
              <w:marTop w:val="0"/>
              <w:marBottom w:val="0"/>
              <w:divBdr>
                <w:top w:val="none" w:sz="0" w:space="0" w:color="auto"/>
                <w:left w:val="none" w:sz="0" w:space="0" w:color="auto"/>
                <w:bottom w:val="none" w:sz="0" w:space="0" w:color="auto"/>
                <w:right w:val="none" w:sz="0" w:space="0" w:color="auto"/>
              </w:divBdr>
            </w:div>
            <w:div w:id="1510177534">
              <w:marLeft w:val="0"/>
              <w:marRight w:val="0"/>
              <w:marTop w:val="0"/>
              <w:marBottom w:val="0"/>
              <w:divBdr>
                <w:top w:val="none" w:sz="0" w:space="0" w:color="auto"/>
                <w:left w:val="none" w:sz="0" w:space="0" w:color="auto"/>
                <w:bottom w:val="none" w:sz="0" w:space="0" w:color="auto"/>
                <w:right w:val="none" w:sz="0" w:space="0" w:color="auto"/>
              </w:divBdr>
            </w:div>
            <w:div w:id="362360924">
              <w:marLeft w:val="0"/>
              <w:marRight w:val="0"/>
              <w:marTop w:val="0"/>
              <w:marBottom w:val="0"/>
              <w:divBdr>
                <w:top w:val="none" w:sz="0" w:space="0" w:color="auto"/>
                <w:left w:val="none" w:sz="0" w:space="0" w:color="auto"/>
                <w:bottom w:val="none" w:sz="0" w:space="0" w:color="auto"/>
                <w:right w:val="none" w:sz="0" w:space="0" w:color="auto"/>
              </w:divBdr>
            </w:div>
            <w:div w:id="1482116495">
              <w:marLeft w:val="0"/>
              <w:marRight w:val="0"/>
              <w:marTop w:val="0"/>
              <w:marBottom w:val="0"/>
              <w:divBdr>
                <w:top w:val="none" w:sz="0" w:space="0" w:color="auto"/>
                <w:left w:val="none" w:sz="0" w:space="0" w:color="auto"/>
                <w:bottom w:val="none" w:sz="0" w:space="0" w:color="auto"/>
                <w:right w:val="none" w:sz="0" w:space="0" w:color="auto"/>
              </w:divBdr>
            </w:div>
            <w:div w:id="228083120">
              <w:marLeft w:val="0"/>
              <w:marRight w:val="0"/>
              <w:marTop w:val="0"/>
              <w:marBottom w:val="0"/>
              <w:divBdr>
                <w:top w:val="none" w:sz="0" w:space="0" w:color="auto"/>
                <w:left w:val="none" w:sz="0" w:space="0" w:color="auto"/>
                <w:bottom w:val="none" w:sz="0" w:space="0" w:color="auto"/>
                <w:right w:val="none" w:sz="0" w:space="0" w:color="auto"/>
              </w:divBdr>
            </w:div>
            <w:div w:id="410471789">
              <w:marLeft w:val="0"/>
              <w:marRight w:val="0"/>
              <w:marTop w:val="0"/>
              <w:marBottom w:val="0"/>
              <w:divBdr>
                <w:top w:val="none" w:sz="0" w:space="0" w:color="auto"/>
                <w:left w:val="none" w:sz="0" w:space="0" w:color="auto"/>
                <w:bottom w:val="none" w:sz="0" w:space="0" w:color="auto"/>
                <w:right w:val="none" w:sz="0" w:space="0" w:color="auto"/>
              </w:divBdr>
            </w:div>
            <w:div w:id="1925407448">
              <w:marLeft w:val="0"/>
              <w:marRight w:val="0"/>
              <w:marTop w:val="0"/>
              <w:marBottom w:val="0"/>
              <w:divBdr>
                <w:top w:val="none" w:sz="0" w:space="0" w:color="auto"/>
                <w:left w:val="none" w:sz="0" w:space="0" w:color="auto"/>
                <w:bottom w:val="none" w:sz="0" w:space="0" w:color="auto"/>
                <w:right w:val="none" w:sz="0" w:space="0" w:color="auto"/>
              </w:divBdr>
            </w:div>
            <w:div w:id="377822450">
              <w:marLeft w:val="0"/>
              <w:marRight w:val="0"/>
              <w:marTop w:val="0"/>
              <w:marBottom w:val="0"/>
              <w:divBdr>
                <w:top w:val="none" w:sz="0" w:space="0" w:color="auto"/>
                <w:left w:val="none" w:sz="0" w:space="0" w:color="auto"/>
                <w:bottom w:val="none" w:sz="0" w:space="0" w:color="auto"/>
                <w:right w:val="none" w:sz="0" w:space="0" w:color="auto"/>
              </w:divBdr>
            </w:div>
            <w:div w:id="2059620066">
              <w:marLeft w:val="0"/>
              <w:marRight w:val="0"/>
              <w:marTop w:val="0"/>
              <w:marBottom w:val="0"/>
              <w:divBdr>
                <w:top w:val="none" w:sz="0" w:space="0" w:color="auto"/>
                <w:left w:val="none" w:sz="0" w:space="0" w:color="auto"/>
                <w:bottom w:val="none" w:sz="0" w:space="0" w:color="auto"/>
                <w:right w:val="none" w:sz="0" w:space="0" w:color="auto"/>
              </w:divBdr>
            </w:div>
            <w:div w:id="1615671307">
              <w:marLeft w:val="0"/>
              <w:marRight w:val="0"/>
              <w:marTop w:val="0"/>
              <w:marBottom w:val="0"/>
              <w:divBdr>
                <w:top w:val="none" w:sz="0" w:space="0" w:color="auto"/>
                <w:left w:val="none" w:sz="0" w:space="0" w:color="auto"/>
                <w:bottom w:val="none" w:sz="0" w:space="0" w:color="auto"/>
                <w:right w:val="none" w:sz="0" w:space="0" w:color="auto"/>
              </w:divBdr>
            </w:div>
            <w:div w:id="53839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9831">
      <w:bodyDiv w:val="1"/>
      <w:marLeft w:val="0"/>
      <w:marRight w:val="0"/>
      <w:marTop w:val="0"/>
      <w:marBottom w:val="0"/>
      <w:divBdr>
        <w:top w:val="none" w:sz="0" w:space="0" w:color="auto"/>
        <w:left w:val="none" w:sz="0" w:space="0" w:color="auto"/>
        <w:bottom w:val="none" w:sz="0" w:space="0" w:color="auto"/>
        <w:right w:val="none" w:sz="0" w:space="0" w:color="auto"/>
      </w:divBdr>
      <w:divsChild>
        <w:div w:id="685521967">
          <w:marLeft w:val="0"/>
          <w:marRight w:val="0"/>
          <w:marTop w:val="0"/>
          <w:marBottom w:val="0"/>
          <w:divBdr>
            <w:top w:val="none" w:sz="0" w:space="0" w:color="auto"/>
            <w:left w:val="none" w:sz="0" w:space="0" w:color="auto"/>
            <w:bottom w:val="none" w:sz="0" w:space="0" w:color="auto"/>
            <w:right w:val="none" w:sz="0" w:space="0" w:color="auto"/>
          </w:divBdr>
          <w:divsChild>
            <w:div w:id="1026294826">
              <w:marLeft w:val="0"/>
              <w:marRight w:val="0"/>
              <w:marTop w:val="0"/>
              <w:marBottom w:val="0"/>
              <w:divBdr>
                <w:top w:val="none" w:sz="0" w:space="0" w:color="auto"/>
                <w:left w:val="none" w:sz="0" w:space="0" w:color="auto"/>
                <w:bottom w:val="none" w:sz="0" w:space="0" w:color="auto"/>
                <w:right w:val="none" w:sz="0" w:space="0" w:color="auto"/>
              </w:divBdr>
            </w:div>
            <w:div w:id="1284923335">
              <w:marLeft w:val="0"/>
              <w:marRight w:val="0"/>
              <w:marTop w:val="0"/>
              <w:marBottom w:val="0"/>
              <w:divBdr>
                <w:top w:val="none" w:sz="0" w:space="0" w:color="auto"/>
                <w:left w:val="none" w:sz="0" w:space="0" w:color="auto"/>
                <w:bottom w:val="none" w:sz="0" w:space="0" w:color="auto"/>
                <w:right w:val="none" w:sz="0" w:space="0" w:color="auto"/>
              </w:divBdr>
            </w:div>
            <w:div w:id="2016223625">
              <w:marLeft w:val="0"/>
              <w:marRight w:val="0"/>
              <w:marTop w:val="0"/>
              <w:marBottom w:val="0"/>
              <w:divBdr>
                <w:top w:val="none" w:sz="0" w:space="0" w:color="auto"/>
                <w:left w:val="none" w:sz="0" w:space="0" w:color="auto"/>
                <w:bottom w:val="none" w:sz="0" w:space="0" w:color="auto"/>
                <w:right w:val="none" w:sz="0" w:space="0" w:color="auto"/>
              </w:divBdr>
            </w:div>
            <w:div w:id="422192490">
              <w:marLeft w:val="0"/>
              <w:marRight w:val="0"/>
              <w:marTop w:val="0"/>
              <w:marBottom w:val="0"/>
              <w:divBdr>
                <w:top w:val="none" w:sz="0" w:space="0" w:color="auto"/>
                <w:left w:val="none" w:sz="0" w:space="0" w:color="auto"/>
                <w:bottom w:val="none" w:sz="0" w:space="0" w:color="auto"/>
                <w:right w:val="none" w:sz="0" w:space="0" w:color="auto"/>
              </w:divBdr>
            </w:div>
            <w:div w:id="1413701571">
              <w:marLeft w:val="0"/>
              <w:marRight w:val="0"/>
              <w:marTop w:val="0"/>
              <w:marBottom w:val="0"/>
              <w:divBdr>
                <w:top w:val="none" w:sz="0" w:space="0" w:color="auto"/>
                <w:left w:val="none" w:sz="0" w:space="0" w:color="auto"/>
                <w:bottom w:val="none" w:sz="0" w:space="0" w:color="auto"/>
                <w:right w:val="none" w:sz="0" w:space="0" w:color="auto"/>
              </w:divBdr>
            </w:div>
            <w:div w:id="1340111182">
              <w:marLeft w:val="0"/>
              <w:marRight w:val="0"/>
              <w:marTop w:val="0"/>
              <w:marBottom w:val="0"/>
              <w:divBdr>
                <w:top w:val="none" w:sz="0" w:space="0" w:color="auto"/>
                <w:left w:val="none" w:sz="0" w:space="0" w:color="auto"/>
                <w:bottom w:val="none" w:sz="0" w:space="0" w:color="auto"/>
                <w:right w:val="none" w:sz="0" w:space="0" w:color="auto"/>
              </w:divBdr>
            </w:div>
            <w:div w:id="1296522204">
              <w:marLeft w:val="0"/>
              <w:marRight w:val="0"/>
              <w:marTop w:val="0"/>
              <w:marBottom w:val="0"/>
              <w:divBdr>
                <w:top w:val="none" w:sz="0" w:space="0" w:color="auto"/>
                <w:left w:val="none" w:sz="0" w:space="0" w:color="auto"/>
                <w:bottom w:val="none" w:sz="0" w:space="0" w:color="auto"/>
                <w:right w:val="none" w:sz="0" w:space="0" w:color="auto"/>
              </w:divBdr>
            </w:div>
            <w:div w:id="543097207">
              <w:marLeft w:val="0"/>
              <w:marRight w:val="0"/>
              <w:marTop w:val="0"/>
              <w:marBottom w:val="0"/>
              <w:divBdr>
                <w:top w:val="none" w:sz="0" w:space="0" w:color="auto"/>
                <w:left w:val="none" w:sz="0" w:space="0" w:color="auto"/>
                <w:bottom w:val="none" w:sz="0" w:space="0" w:color="auto"/>
                <w:right w:val="none" w:sz="0" w:space="0" w:color="auto"/>
              </w:divBdr>
            </w:div>
            <w:div w:id="1103763841">
              <w:marLeft w:val="0"/>
              <w:marRight w:val="0"/>
              <w:marTop w:val="0"/>
              <w:marBottom w:val="0"/>
              <w:divBdr>
                <w:top w:val="none" w:sz="0" w:space="0" w:color="auto"/>
                <w:left w:val="none" w:sz="0" w:space="0" w:color="auto"/>
                <w:bottom w:val="none" w:sz="0" w:space="0" w:color="auto"/>
                <w:right w:val="none" w:sz="0" w:space="0" w:color="auto"/>
              </w:divBdr>
            </w:div>
            <w:div w:id="2135368058">
              <w:marLeft w:val="0"/>
              <w:marRight w:val="0"/>
              <w:marTop w:val="0"/>
              <w:marBottom w:val="0"/>
              <w:divBdr>
                <w:top w:val="none" w:sz="0" w:space="0" w:color="auto"/>
                <w:left w:val="none" w:sz="0" w:space="0" w:color="auto"/>
                <w:bottom w:val="none" w:sz="0" w:space="0" w:color="auto"/>
                <w:right w:val="none" w:sz="0" w:space="0" w:color="auto"/>
              </w:divBdr>
            </w:div>
            <w:div w:id="1366633272">
              <w:marLeft w:val="0"/>
              <w:marRight w:val="0"/>
              <w:marTop w:val="0"/>
              <w:marBottom w:val="0"/>
              <w:divBdr>
                <w:top w:val="none" w:sz="0" w:space="0" w:color="auto"/>
                <w:left w:val="none" w:sz="0" w:space="0" w:color="auto"/>
                <w:bottom w:val="none" w:sz="0" w:space="0" w:color="auto"/>
                <w:right w:val="none" w:sz="0" w:space="0" w:color="auto"/>
              </w:divBdr>
            </w:div>
            <w:div w:id="679358601">
              <w:marLeft w:val="0"/>
              <w:marRight w:val="0"/>
              <w:marTop w:val="0"/>
              <w:marBottom w:val="0"/>
              <w:divBdr>
                <w:top w:val="none" w:sz="0" w:space="0" w:color="auto"/>
                <w:left w:val="none" w:sz="0" w:space="0" w:color="auto"/>
                <w:bottom w:val="none" w:sz="0" w:space="0" w:color="auto"/>
                <w:right w:val="none" w:sz="0" w:space="0" w:color="auto"/>
              </w:divBdr>
            </w:div>
            <w:div w:id="121656605">
              <w:marLeft w:val="0"/>
              <w:marRight w:val="0"/>
              <w:marTop w:val="0"/>
              <w:marBottom w:val="0"/>
              <w:divBdr>
                <w:top w:val="none" w:sz="0" w:space="0" w:color="auto"/>
                <w:left w:val="none" w:sz="0" w:space="0" w:color="auto"/>
                <w:bottom w:val="none" w:sz="0" w:space="0" w:color="auto"/>
                <w:right w:val="none" w:sz="0" w:space="0" w:color="auto"/>
              </w:divBdr>
            </w:div>
            <w:div w:id="170197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8611">
      <w:bodyDiv w:val="1"/>
      <w:marLeft w:val="0"/>
      <w:marRight w:val="0"/>
      <w:marTop w:val="0"/>
      <w:marBottom w:val="0"/>
      <w:divBdr>
        <w:top w:val="none" w:sz="0" w:space="0" w:color="auto"/>
        <w:left w:val="none" w:sz="0" w:space="0" w:color="auto"/>
        <w:bottom w:val="none" w:sz="0" w:space="0" w:color="auto"/>
        <w:right w:val="none" w:sz="0" w:space="0" w:color="auto"/>
      </w:divBdr>
      <w:divsChild>
        <w:div w:id="2049797567">
          <w:marLeft w:val="0"/>
          <w:marRight w:val="0"/>
          <w:marTop w:val="0"/>
          <w:marBottom w:val="0"/>
          <w:divBdr>
            <w:top w:val="none" w:sz="0" w:space="0" w:color="auto"/>
            <w:left w:val="none" w:sz="0" w:space="0" w:color="auto"/>
            <w:bottom w:val="none" w:sz="0" w:space="0" w:color="auto"/>
            <w:right w:val="none" w:sz="0" w:space="0" w:color="auto"/>
          </w:divBdr>
          <w:divsChild>
            <w:div w:id="2133210867">
              <w:marLeft w:val="0"/>
              <w:marRight w:val="0"/>
              <w:marTop w:val="0"/>
              <w:marBottom w:val="0"/>
              <w:divBdr>
                <w:top w:val="none" w:sz="0" w:space="0" w:color="auto"/>
                <w:left w:val="none" w:sz="0" w:space="0" w:color="auto"/>
                <w:bottom w:val="none" w:sz="0" w:space="0" w:color="auto"/>
                <w:right w:val="none" w:sz="0" w:space="0" w:color="auto"/>
              </w:divBdr>
            </w:div>
            <w:div w:id="484592891">
              <w:marLeft w:val="0"/>
              <w:marRight w:val="0"/>
              <w:marTop w:val="0"/>
              <w:marBottom w:val="0"/>
              <w:divBdr>
                <w:top w:val="none" w:sz="0" w:space="0" w:color="auto"/>
                <w:left w:val="none" w:sz="0" w:space="0" w:color="auto"/>
                <w:bottom w:val="none" w:sz="0" w:space="0" w:color="auto"/>
                <w:right w:val="none" w:sz="0" w:space="0" w:color="auto"/>
              </w:divBdr>
            </w:div>
            <w:div w:id="1711295775">
              <w:marLeft w:val="0"/>
              <w:marRight w:val="0"/>
              <w:marTop w:val="0"/>
              <w:marBottom w:val="0"/>
              <w:divBdr>
                <w:top w:val="none" w:sz="0" w:space="0" w:color="auto"/>
                <w:left w:val="none" w:sz="0" w:space="0" w:color="auto"/>
                <w:bottom w:val="none" w:sz="0" w:space="0" w:color="auto"/>
                <w:right w:val="none" w:sz="0" w:space="0" w:color="auto"/>
              </w:divBdr>
            </w:div>
            <w:div w:id="744911474">
              <w:marLeft w:val="0"/>
              <w:marRight w:val="0"/>
              <w:marTop w:val="0"/>
              <w:marBottom w:val="0"/>
              <w:divBdr>
                <w:top w:val="none" w:sz="0" w:space="0" w:color="auto"/>
                <w:left w:val="none" w:sz="0" w:space="0" w:color="auto"/>
                <w:bottom w:val="none" w:sz="0" w:space="0" w:color="auto"/>
                <w:right w:val="none" w:sz="0" w:space="0" w:color="auto"/>
              </w:divBdr>
            </w:div>
            <w:div w:id="558709319">
              <w:marLeft w:val="0"/>
              <w:marRight w:val="0"/>
              <w:marTop w:val="0"/>
              <w:marBottom w:val="0"/>
              <w:divBdr>
                <w:top w:val="none" w:sz="0" w:space="0" w:color="auto"/>
                <w:left w:val="none" w:sz="0" w:space="0" w:color="auto"/>
                <w:bottom w:val="none" w:sz="0" w:space="0" w:color="auto"/>
                <w:right w:val="none" w:sz="0" w:space="0" w:color="auto"/>
              </w:divBdr>
            </w:div>
            <w:div w:id="1375695540">
              <w:marLeft w:val="0"/>
              <w:marRight w:val="0"/>
              <w:marTop w:val="0"/>
              <w:marBottom w:val="0"/>
              <w:divBdr>
                <w:top w:val="none" w:sz="0" w:space="0" w:color="auto"/>
                <w:left w:val="none" w:sz="0" w:space="0" w:color="auto"/>
                <w:bottom w:val="none" w:sz="0" w:space="0" w:color="auto"/>
                <w:right w:val="none" w:sz="0" w:space="0" w:color="auto"/>
              </w:divBdr>
            </w:div>
            <w:div w:id="121265022">
              <w:marLeft w:val="0"/>
              <w:marRight w:val="0"/>
              <w:marTop w:val="0"/>
              <w:marBottom w:val="0"/>
              <w:divBdr>
                <w:top w:val="none" w:sz="0" w:space="0" w:color="auto"/>
                <w:left w:val="none" w:sz="0" w:space="0" w:color="auto"/>
                <w:bottom w:val="none" w:sz="0" w:space="0" w:color="auto"/>
                <w:right w:val="none" w:sz="0" w:space="0" w:color="auto"/>
              </w:divBdr>
            </w:div>
            <w:div w:id="538006335">
              <w:marLeft w:val="0"/>
              <w:marRight w:val="0"/>
              <w:marTop w:val="0"/>
              <w:marBottom w:val="0"/>
              <w:divBdr>
                <w:top w:val="none" w:sz="0" w:space="0" w:color="auto"/>
                <w:left w:val="none" w:sz="0" w:space="0" w:color="auto"/>
                <w:bottom w:val="none" w:sz="0" w:space="0" w:color="auto"/>
                <w:right w:val="none" w:sz="0" w:space="0" w:color="auto"/>
              </w:divBdr>
            </w:div>
            <w:div w:id="1233782304">
              <w:marLeft w:val="0"/>
              <w:marRight w:val="0"/>
              <w:marTop w:val="0"/>
              <w:marBottom w:val="0"/>
              <w:divBdr>
                <w:top w:val="none" w:sz="0" w:space="0" w:color="auto"/>
                <w:left w:val="none" w:sz="0" w:space="0" w:color="auto"/>
                <w:bottom w:val="none" w:sz="0" w:space="0" w:color="auto"/>
                <w:right w:val="none" w:sz="0" w:space="0" w:color="auto"/>
              </w:divBdr>
            </w:div>
            <w:div w:id="258175560">
              <w:marLeft w:val="0"/>
              <w:marRight w:val="0"/>
              <w:marTop w:val="0"/>
              <w:marBottom w:val="0"/>
              <w:divBdr>
                <w:top w:val="none" w:sz="0" w:space="0" w:color="auto"/>
                <w:left w:val="none" w:sz="0" w:space="0" w:color="auto"/>
                <w:bottom w:val="none" w:sz="0" w:space="0" w:color="auto"/>
                <w:right w:val="none" w:sz="0" w:space="0" w:color="auto"/>
              </w:divBdr>
            </w:div>
            <w:div w:id="1389112211">
              <w:marLeft w:val="0"/>
              <w:marRight w:val="0"/>
              <w:marTop w:val="0"/>
              <w:marBottom w:val="0"/>
              <w:divBdr>
                <w:top w:val="none" w:sz="0" w:space="0" w:color="auto"/>
                <w:left w:val="none" w:sz="0" w:space="0" w:color="auto"/>
                <w:bottom w:val="none" w:sz="0" w:space="0" w:color="auto"/>
                <w:right w:val="none" w:sz="0" w:space="0" w:color="auto"/>
              </w:divBdr>
            </w:div>
            <w:div w:id="1059480104">
              <w:marLeft w:val="0"/>
              <w:marRight w:val="0"/>
              <w:marTop w:val="0"/>
              <w:marBottom w:val="0"/>
              <w:divBdr>
                <w:top w:val="none" w:sz="0" w:space="0" w:color="auto"/>
                <w:left w:val="none" w:sz="0" w:space="0" w:color="auto"/>
                <w:bottom w:val="none" w:sz="0" w:space="0" w:color="auto"/>
                <w:right w:val="none" w:sz="0" w:space="0" w:color="auto"/>
              </w:divBdr>
            </w:div>
            <w:div w:id="1066149448">
              <w:marLeft w:val="0"/>
              <w:marRight w:val="0"/>
              <w:marTop w:val="0"/>
              <w:marBottom w:val="0"/>
              <w:divBdr>
                <w:top w:val="none" w:sz="0" w:space="0" w:color="auto"/>
                <w:left w:val="none" w:sz="0" w:space="0" w:color="auto"/>
                <w:bottom w:val="none" w:sz="0" w:space="0" w:color="auto"/>
                <w:right w:val="none" w:sz="0" w:space="0" w:color="auto"/>
              </w:divBdr>
            </w:div>
            <w:div w:id="1002514368">
              <w:marLeft w:val="0"/>
              <w:marRight w:val="0"/>
              <w:marTop w:val="0"/>
              <w:marBottom w:val="0"/>
              <w:divBdr>
                <w:top w:val="none" w:sz="0" w:space="0" w:color="auto"/>
                <w:left w:val="none" w:sz="0" w:space="0" w:color="auto"/>
                <w:bottom w:val="none" w:sz="0" w:space="0" w:color="auto"/>
                <w:right w:val="none" w:sz="0" w:space="0" w:color="auto"/>
              </w:divBdr>
            </w:div>
            <w:div w:id="216749531">
              <w:marLeft w:val="0"/>
              <w:marRight w:val="0"/>
              <w:marTop w:val="0"/>
              <w:marBottom w:val="0"/>
              <w:divBdr>
                <w:top w:val="none" w:sz="0" w:space="0" w:color="auto"/>
                <w:left w:val="none" w:sz="0" w:space="0" w:color="auto"/>
                <w:bottom w:val="none" w:sz="0" w:space="0" w:color="auto"/>
                <w:right w:val="none" w:sz="0" w:space="0" w:color="auto"/>
              </w:divBdr>
            </w:div>
            <w:div w:id="1352881119">
              <w:marLeft w:val="0"/>
              <w:marRight w:val="0"/>
              <w:marTop w:val="0"/>
              <w:marBottom w:val="0"/>
              <w:divBdr>
                <w:top w:val="none" w:sz="0" w:space="0" w:color="auto"/>
                <w:left w:val="none" w:sz="0" w:space="0" w:color="auto"/>
                <w:bottom w:val="none" w:sz="0" w:space="0" w:color="auto"/>
                <w:right w:val="none" w:sz="0" w:space="0" w:color="auto"/>
              </w:divBdr>
            </w:div>
            <w:div w:id="6979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28071">
      <w:bodyDiv w:val="1"/>
      <w:marLeft w:val="0"/>
      <w:marRight w:val="0"/>
      <w:marTop w:val="0"/>
      <w:marBottom w:val="0"/>
      <w:divBdr>
        <w:top w:val="none" w:sz="0" w:space="0" w:color="auto"/>
        <w:left w:val="none" w:sz="0" w:space="0" w:color="auto"/>
        <w:bottom w:val="none" w:sz="0" w:space="0" w:color="auto"/>
        <w:right w:val="none" w:sz="0" w:space="0" w:color="auto"/>
      </w:divBdr>
    </w:div>
    <w:div w:id="1601061265">
      <w:bodyDiv w:val="1"/>
      <w:marLeft w:val="0"/>
      <w:marRight w:val="0"/>
      <w:marTop w:val="0"/>
      <w:marBottom w:val="0"/>
      <w:divBdr>
        <w:top w:val="none" w:sz="0" w:space="0" w:color="auto"/>
        <w:left w:val="none" w:sz="0" w:space="0" w:color="auto"/>
        <w:bottom w:val="none" w:sz="0" w:space="0" w:color="auto"/>
        <w:right w:val="none" w:sz="0" w:space="0" w:color="auto"/>
      </w:divBdr>
      <w:divsChild>
        <w:div w:id="1629509043">
          <w:marLeft w:val="0"/>
          <w:marRight w:val="0"/>
          <w:marTop w:val="0"/>
          <w:marBottom w:val="0"/>
          <w:divBdr>
            <w:top w:val="none" w:sz="0" w:space="0" w:color="auto"/>
            <w:left w:val="none" w:sz="0" w:space="0" w:color="auto"/>
            <w:bottom w:val="none" w:sz="0" w:space="0" w:color="auto"/>
            <w:right w:val="none" w:sz="0" w:space="0" w:color="auto"/>
          </w:divBdr>
          <w:divsChild>
            <w:div w:id="667103358">
              <w:marLeft w:val="0"/>
              <w:marRight w:val="0"/>
              <w:marTop w:val="0"/>
              <w:marBottom w:val="0"/>
              <w:divBdr>
                <w:top w:val="none" w:sz="0" w:space="0" w:color="auto"/>
                <w:left w:val="none" w:sz="0" w:space="0" w:color="auto"/>
                <w:bottom w:val="none" w:sz="0" w:space="0" w:color="auto"/>
                <w:right w:val="none" w:sz="0" w:space="0" w:color="auto"/>
              </w:divBdr>
            </w:div>
            <w:div w:id="2026592448">
              <w:marLeft w:val="0"/>
              <w:marRight w:val="0"/>
              <w:marTop w:val="0"/>
              <w:marBottom w:val="0"/>
              <w:divBdr>
                <w:top w:val="none" w:sz="0" w:space="0" w:color="auto"/>
                <w:left w:val="none" w:sz="0" w:space="0" w:color="auto"/>
                <w:bottom w:val="none" w:sz="0" w:space="0" w:color="auto"/>
                <w:right w:val="none" w:sz="0" w:space="0" w:color="auto"/>
              </w:divBdr>
            </w:div>
            <w:div w:id="1364863344">
              <w:marLeft w:val="0"/>
              <w:marRight w:val="0"/>
              <w:marTop w:val="0"/>
              <w:marBottom w:val="0"/>
              <w:divBdr>
                <w:top w:val="none" w:sz="0" w:space="0" w:color="auto"/>
                <w:left w:val="none" w:sz="0" w:space="0" w:color="auto"/>
                <w:bottom w:val="none" w:sz="0" w:space="0" w:color="auto"/>
                <w:right w:val="none" w:sz="0" w:space="0" w:color="auto"/>
              </w:divBdr>
            </w:div>
            <w:div w:id="856848536">
              <w:marLeft w:val="0"/>
              <w:marRight w:val="0"/>
              <w:marTop w:val="0"/>
              <w:marBottom w:val="0"/>
              <w:divBdr>
                <w:top w:val="none" w:sz="0" w:space="0" w:color="auto"/>
                <w:left w:val="none" w:sz="0" w:space="0" w:color="auto"/>
                <w:bottom w:val="none" w:sz="0" w:space="0" w:color="auto"/>
                <w:right w:val="none" w:sz="0" w:space="0" w:color="auto"/>
              </w:divBdr>
            </w:div>
            <w:div w:id="443773124">
              <w:marLeft w:val="0"/>
              <w:marRight w:val="0"/>
              <w:marTop w:val="0"/>
              <w:marBottom w:val="0"/>
              <w:divBdr>
                <w:top w:val="none" w:sz="0" w:space="0" w:color="auto"/>
                <w:left w:val="none" w:sz="0" w:space="0" w:color="auto"/>
                <w:bottom w:val="none" w:sz="0" w:space="0" w:color="auto"/>
                <w:right w:val="none" w:sz="0" w:space="0" w:color="auto"/>
              </w:divBdr>
            </w:div>
            <w:div w:id="1073700170">
              <w:marLeft w:val="0"/>
              <w:marRight w:val="0"/>
              <w:marTop w:val="0"/>
              <w:marBottom w:val="0"/>
              <w:divBdr>
                <w:top w:val="none" w:sz="0" w:space="0" w:color="auto"/>
                <w:left w:val="none" w:sz="0" w:space="0" w:color="auto"/>
                <w:bottom w:val="none" w:sz="0" w:space="0" w:color="auto"/>
                <w:right w:val="none" w:sz="0" w:space="0" w:color="auto"/>
              </w:divBdr>
            </w:div>
            <w:div w:id="250815400">
              <w:marLeft w:val="0"/>
              <w:marRight w:val="0"/>
              <w:marTop w:val="0"/>
              <w:marBottom w:val="0"/>
              <w:divBdr>
                <w:top w:val="none" w:sz="0" w:space="0" w:color="auto"/>
                <w:left w:val="none" w:sz="0" w:space="0" w:color="auto"/>
                <w:bottom w:val="none" w:sz="0" w:space="0" w:color="auto"/>
                <w:right w:val="none" w:sz="0" w:space="0" w:color="auto"/>
              </w:divBdr>
            </w:div>
            <w:div w:id="1722243954">
              <w:marLeft w:val="0"/>
              <w:marRight w:val="0"/>
              <w:marTop w:val="0"/>
              <w:marBottom w:val="0"/>
              <w:divBdr>
                <w:top w:val="none" w:sz="0" w:space="0" w:color="auto"/>
                <w:left w:val="none" w:sz="0" w:space="0" w:color="auto"/>
                <w:bottom w:val="none" w:sz="0" w:space="0" w:color="auto"/>
                <w:right w:val="none" w:sz="0" w:space="0" w:color="auto"/>
              </w:divBdr>
            </w:div>
            <w:div w:id="997344744">
              <w:marLeft w:val="0"/>
              <w:marRight w:val="0"/>
              <w:marTop w:val="0"/>
              <w:marBottom w:val="0"/>
              <w:divBdr>
                <w:top w:val="none" w:sz="0" w:space="0" w:color="auto"/>
                <w:left w:val="none" w:sz="0" w:space="0" w:color="auto"/>
                <w:bottom w:val="none" w:sz="0" w:space="0" w:color="auto"/>
                <w:right w:val="none" w:sz="0" w:space="0" w:color="auto"/>
              </w:divBdr>
            </w:div>
            <w:div w:id="1599831741">
              <w:marLeft w:val="0"/>
              <w:marRight w:val="0"/>
              <w:marTop w:val="0"/>
              <w:marBottom w:val="0"/>
              <w:divBdr>
                <w:top w:val="none" w:sz="0" w:space="0" w:color="auto"/>
                <w:left w:val="none" w:sz="0" w:space="0" w:color="auto"/>
                <w:bottom w:val="none" w:sz="0" w:space="0" w:color="auto"/>
                <w:right w:val="none" w:sz="0" w:space="0" w:color="auto"/>
              </w:divBdr>
            </w:div>
            <w:div w:id="1118992338">
              <w:marLeft w:val="0"/>
              <w:marRight w:val="0"/>
              <w:marTop w:val="0"/>
              <w:marBottom w:val="0"/>
              <w:divBdr>
                <w:top w:val="none" w:sz="0" w:space="0" w:color="auto"/>
                <w:left w:val="none" w:sz="0" w:space="0" w:color="auto"/>
                <w:bottom w:val="none" w:sz="0" w:space="0" w:color="auto"/>
                <w:right w:val="none" w:sz="0" w:space="0" w:color="auto"/>
              </w:divBdr>
            </w:div>
            <w:div w:id="1562788692">
              <w:marLeft w:val="0"/>
              <w:marRight w:val="0"/>
              <w:marTop w:val="0"/>
              <w:marBottom w:val="0"/>
              <w:divBdr>
                <w:top w:val="none" w:sz="0" w:space="0" w:color="auto"/>
                <w:left w:val="none" w:sz="0" w:space="0" w:color="auto"/>
                <w:bottom w:val="none" w:sz="0" w:space="0" w:color="auto"/>
                <w:right w:val="none" w:sz="0" w:space="0" w:color="auto"/>
              </w:divBdr>
            </w:div>
            <w:div w:id="107898736">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890581708">
              <w:marLeft w:val="0"/>
              <w:marRight w:val="0"/>
              <w:marTop w:val="0"/>
              <w:marBottom w:val="0"/>
              <w:divBdr>
                <w:top w:val="none" w:sz="0" w:space="0" w:color="auto"/>
                <w:left w:val="none" w:sz="0" w:space="0" w:color="auto"/>
                <w:bottom w:val="none" w:sz="0" w:space="0" w:color="auto"/>
                <w:right w:val="none" w:sz="0" w:space="0" w:color="auto"/>
              </w:divBdr>
            </w:div>
            <w:div w:id="14185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3785">
      <w:bodyDiv w:val="1"/>
      <w:marLeft w:val="0"/>
      <w:marRight w:val="0"/>
      <w:marTop w:val="0"/>
      <w:marBottom w:val="0"/>
      <w:divBdr>
        <w:top w:val="none" w:sz="0" w:space="0" w:color="auto"/>
        <w:left w:val="none" w:sz="0" w:space="0" w:color="auto"/>
        <w:bottom w:val="none" w:sz="0" w:space="0" w:color="auto"/>
        <w:right w:val="none" w:sz="0" w:space="0" w:color="auto"/>
      </w:divBdr>
    </w:div>
    <w:div w:id="1608273353">
      <w:bodyDiv w:val="1"/>
      <w:marLeft w:val="0"/>
      <w:marRight w:val="0"/>
      <w:marTop w:val="0"/>
      <w:marBottom w:val="0"/>
      <w:divBdr>
        <w:top w:val="none" w:sz="0" w:space="0" w:color="auto"/>
        <w:left w:val="none" w:sz="0" w:space="0" w:color="auto"/>
        <w:bottom w:val="none" w:sz="0" w:space="0" w:color="auto"/>
        <w:right w:val="none" w:sz="0" w:space="0" w:color="auto"/>
      </w:divBdr>
      <w:divsChild>
        <w:div w:id="1280836120">
          <w:marLeft w:val="0"/>
          <w:marRight w:val="0"/>
          <w:marTop w:val="0"/>
          <w:marBottom w:val="0"/>
          <w:divBdr>
            <w:top w:val="none" w:sz="0" w:space="0" w:color="auto"/>
            <w:left w:val="none" w:sz="0" w:space="0" w:color="auto"/>
            <w:bottom w:val="none" w:sz="0" w:space="0" w:color="auto"/>
            <w:right w:val="none" w:sz="0" w:space="0" w:color="auto"/>
          </w:divBdr>
          <w:divsChild>
            <w:div w:id="1233195821">
              <w:marLeft w:val="0"/>
              <w:marRight w:val="0"/>
              <w:marTop w:val="0"/>
              <w:marBottom w:val="0"/>
              <w:divBdr>
                <w:top w:val="none" w:sz="0" w:space="0" w:color="auto"/>
                <w:left w:val="none" w:sz="0" w:space="0" w:color="auto"/>
                <w:bottom w:val="none" w:sz="0" w:space="0" w:color="auto"/>
                <w:right w:val="none" w:sz="0" w:space="0" w:color="auto"/>
              </w:divBdr>
            </w:div>
            <w:div w:id="728841485">
              <w:marLeft w:val="0"/>
              <w:marRight w:val="0"/>
              <w:marTop w:val="0"/>
              <w:marBottom w:val="0"/>
              <w:divBdr>
                <w:top w:val="none" w:sz="0" w:space="0" w:color="auto"/>
                <w:left w:val="none" w:sz="0" w:space="0" w:color="auto"/>
                <w:bottom w:val="none" w:sz="0" w:space="0" w:color="auto"/>
                <w:right w:val="none" w:sz="0" w:space="0" w:color="auto"/>
              </w:divBdr>
            </w:div>
            <w:div w:id="632712673">
              <w:marLeft w:val="0"/>
              <w:marRight w:val="0"/>
              <w:marTop w:val="0"/>
              <w:marBottom w:val="0"/>
              <w:divBdr>
                <w:top w:val="none" w:sz="0" w:space="0" w:color="auto"/>
                <w:left w:val="none" w:sz="0" w:space="0" w:color="auto"/>
                <w:bottom w:val="none" w:sz="0" w:space="0" w:color="auto"/>
                <w:right w:val="none" w:sz="0" w:space="0" w:color="auto"/>
              </w:divBdr>
            </w:div>
            <w:div w:id="1897617120">
              <w:marLeft w:val="0"/>
              <w:marRight w:val="0"/>
              <w:marTop w:val="0"/>
              <w:marBottom w:val="0"/>
              <w:divBdr>
                <w:top w:val="none" w:sz="0" w:space="0" w:color="auto"/>
                <w:left w:val="none" w:sz="0" w:space="0" w:color="auto"/>
                <w:bottom w:val="none" w:sz="0" w:space="0" w:color="auto"/>
                <w:right w:val="none" w:sz="0" w:space="0" w:color="auto"/>
              </w:divBdr>
            </w:div>
            <w:div w:id="1999653209">
              <w:marLeft w:val="0"/>
              <w:marRight w:val="0"/>
              <w:marTop w:val="0"/>
              <w:marBottom w:val="0"/>
              <w:divBdr>
                <w:top w:val="none" w:sz="0" w:space="0" w:color="auto"/>
                <w:left w:val="none" w:sz="0" w:space="0" w:color="auto"/>
                <w:bottom w:val="none" w:sz="0" w:space="0" w:color="auto"/>
                <w:right w:val="none" w:sz="0" w:space="0" w:color="auto"/>
              </w:divBdr>
            </w:div>
            <w:div w:id="1872258485">
              <w:marLeft w:val="0"/>
              <w:marRight w:val="0"/>
              <w:marTop w:val="0"/>
              <w:marBottom w:val="0"/>
              <w:divBdr>
                <w:top w:val="none" w:sz="0" w:space="0" w:color="auto"/>
                <w:left w:val="none" w:sz="0" w:space="0" w:color="auto"/>
                <w:bottom w:val="none" w:sz="0" w:space="0" w:color="auto"/>
                <w:right w:val="none" w:sz="0" w:space="0" w:color="auto"/>
              </w:divBdr>
            </w:div>
            <w:div w:id="120341600">
              <w:marLeft w:val="0"/>
              <w:marRight w:val="0"/>
              <w:marTop w:val="0"/>
              <w:marBottom w:val="0"/>
              <w:divBdr>
                <w:top w:val="none" w:sz="0" w:space="0" w:color="auto"/>
                <w:left w:val="none" w:sz="0" w:space="0" w:color="auto"/>
                <w:bottom w:val="none" w:sz="0" w:space="0" w:color="auto"/>
                <w:right w:val="none" w:sz="0" w:space="0" w:color="auto"/>
              </w:divBdr>
            </w:div>
            <w:div w:id="840434131">
              <w:marLeft w:val="0"/>
              <w:marRight w:val="0"/>
              <w:marTop w:val="0"/>
              <w:marBottom w:val="0"/>
              <w:divBdr>
                <w:top w:val="none" w:sz="0" w:space="0" w:color="auto"/>
                <w:left w:val="none" w:sz="0" w:space="0" w:color="auto"/>
                <w:bottom w:val="none" w:sz="0" w:space="0" w:color="auto"/>
                <w:right w:val="none" w:sz="0" w:space="0" w:color="auto"/>
              </w:divBdr>
            </w:div>
            <w:div w:id="73867267">
              <w:marLeft w:val="0"/>
              <w:marRight w:val="0"/>
              <w:marTop w:val="0"/>
              <w:marBottom w:val="0"/>
              <w:divBdr>
                <w:top w:val="none" w:sz="0" w:space="0" w:color="auto"/>
                <w:left w:val="none" w:sz="0" w:space="0" w:color="auto"/>
                <w:bottom w:val="none" w:sz="0" w:space="0" w:color="auto"/>
                <w:right w:val="none" w:sz="0" w:space="0" w:color="auto"/>
              </w:divBdr>
            </w:div>
            <w:div w:id="704449589">
              <w:marLeft w:val="0"/>
              <w:marRight w:val="0"/>
              <w:marTop w:val="0"/>
              <w:marBottom w:val="0"/>
              <w:divBdr>
                <w:top w:val="none" w:sz="0" w:space="0" w:color="auto"/>
                <w:left w:val="none" w:sz="0" w:space="0" w:color="auto"/>
                <w:bottom w:val="none" w:sz="0" w:space="0" w:color="auto"/>
                <w:right w:val="none" w:sz="0" w:space="0" w:color="auto"/>
              </w:divBdr>
            </w:div>
            <w:div w:id="1312828327">
              <w:marLeft w:val="0"/>
              <w:marRight w:val="0"/>
              <w:marTop w:val="0"/>
              <w:marBottom w:val="0"/>
              <w:divBdr>
                <w:top w:val="none" w:sz="0" w:space="0" w:color="auto"/>
                <w:left w:val="none" w:sz="0" w:space="0" w:color="auto"/>
                <w:bottom w:val="none" w:sz="0" w:space="0" w:color="auto"/>
                <w:right w:val="none" w:sz="0" w:space="0" w:color="auto"/>
              </w:divBdr>
            </w:div>
            <w:div w:id="1229654444">
              <w:marLeft w:val="0"/>
              <w:marRight w:val="0"/>
              <w:marTop w:val="0"/>
              <w:marBottom w:val="0"/>
              <w:divBdr>
                <w:top w:val="none" w:sz="0" w:space="0" w:color="auto"/>
                <w:left w:val="none" w:sz="0" w:space="0" w:color="auto"/>
                <w:bottom w:val="none" w:sz="0" w:space="0" w:color="auto"/>
                <w:right w:val="none" w:sz="0" w:space="0" w:color="auto"/>
              </w:divBdr>
            </w:div>
            <w:div w:id="441652334">
              <w:marLeft w:val="0"/>
              <w:marRight w:val="0"/>
              <w:marTop w:val="0"/>
              <w:marBottom w:val="0"/>
              <w:divBdr>
                <w:top w:val="none" w:sz="0" w:space="0" w:color="auto"/>
                <w:left w:val="none" w:sz="0" w:space="0" w:color="auto"/>
                <w:bottom w:val="none" w:sz="0" w:space="0" w:color="auto"/>
                <w:right w:val="none" w:sz="0" w:space="0" w:color="auto"/>
              </w:divBdr>
            </w:div>
            <w:div w:id="11434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1472">
      <w:bodyDiv w:val="1"/>
      <w:marLeft w:val="0"/>
      <w:marRight w:val="0"/>
      <w:marTop w:val="0"/>
      <w:marBottom w:val="0"/>
      <w:divBdr>
        <w:top w:val="none" w:sz="0" w:space="0" w:color="auto"/>
        <w:left w:val="none" w:sz="0" w:space="0" w:color="auto"/>
        <w:bottom w:val="none" w:sz="0" w:space="0" w:color="auto"/>
        <w:right w:val="none" w:sz="0" w:space="0" w:color="auto"/>
      </w:divBdr>
      <w:divsChild>
        <w:div w:id="866410382">
          <w:marLeft w:val="0"/>
          <w:marRight w:val="0"/>
          <w:marTop w:val="0"/>
          <w:marBottom w:val="0"/>
          <w:divBdr>
            <w:top w:val="none" w:sz="0" w:space="0" w:color="auto"/>
            <w:left w:val="none" w:sz="0" w:space="0" w:color="auto"/>
            <w:bottom w:val="none" w:sz="0" w:space="0" w:color="auto"/>
            <w:right w:val="none" w:sz="0" w:space="0" w:color="auto"/>
          </w:divBdr>
          <w:divsChild>
            <w:div w:id="306327132">
              <w:marLeft w:val="0"/>
              <w:marRight w:val="0"/>
              <w:marTop w:val="0"/>
              <w:marBottom w:val="0"/>
              <w:divBdr>
                <w:top w:val="none" w:sz="0" w:space="0" w:color="auto"/>
                <w:left w:val="none" w:sz="0" w:space="0" w:color="auto"/>
                <w:bottom w:val="none" w:sz="0" w:space="0" w:color="auto"/>
                <w:right w:val="none" w:sz="0" w:space="0" w:color="auto"/>
              </w:divBdr>
            </w:div>
            <w:div w:id="667173898">
              <w:marLeft w:val="0"/>
              <w:marRight w:val="0"/>
              <w:marTop w:val="0"/>
              <w:marBottom w:val="0"/>
              <w:divBdr>
                <w:top w:val="none" w:sz="0" w:space="0" w:color="auto"/>
                <w:left w:val="none" w:sz="0" w:space="0" w:color="auto"/>
                <w:bottom w:val="none" w:sz="0" w:space="0" w:color="auto"/>
                <w:right w:val="none" w:sz="0" w:space="0" w:color="auto"/>
              </w:divBdr>
            </w:div>
            <w:div w:id="1265843879">
              <w:marLeft w:val="0"/>
              <w:marRight w:val="0"/>
              <w:marTop w:val="0"/>
              <w:marBottom w:val="0"/>
              <w:divBdr>
                <w:top w:val="none" w:sz="0" w:space="0" w:color="auto"/>
                <w:left w:val="none" w:sz="0" w:space="0" w:color="auto"/>
                <w:bottom w:val="none" w:sz="0" w:space="0" w:color="auto"/>
                <w:right w:val="none" w:sz="0" w:space="0" w:color="auto"/>
              </w:divBdr>
            </w:div>
            <w:div w:id="602154113">
              <w:marLeft w:val="0"/>
              <w:marRight w:val="0"/>
              <w:marTop w:val="0"/>
              <w:marBottom w:val="0"/>
              <w:divBdr>
                <w:top w:val="none" w:sz="0" w:space="0" w:color="auto"/>
                <w:left w:val="none" w:sz="0" w:space="0" w:color="auto"/>
                <w:bottom w:val="none" w:sz="0" w:space="0" w:color="auto"/>
                <w:right w:val="none" w:sz="0" w:space="0" w:color="auto"/>
              </w:divBdr>
            </w:div>
            <w:div w:id="101416504">
              <w:marLeft w:val="0"/>
              <w:marRight w:val="0"/>
              <w:marTop w:val="0"/>
              <w:marBottom w:val="0"/>
              <w:divBdr>
                <w:top w:val="none" w:sz="0" w:space="0" w:color="auto"/>
                <w:left w:val="none" w:sz="0" w:space="0" w:color="auto"/>
                <w:bottom w:val="none" w:sz="0" w:space="0" w:color="auto"/>
                <w:right w:val="none" w:sz="0" w:space="0" w:color="auto"/>
              </w:divBdr>
            </w:div>
            <w:div w:id="1655067871">
              <w:marLeft w:val="0"/>
              <w:marRight w:val="0"/>
              <w:marTop w:val="0"/>
              <w:marBottom w:val="0"/>
              <w:divBdr>
                <w:top w:val="none" w:sz="0" w:space="0" w:color="auto"/>
                <w:left w:val="none" w:sz="0" w:space="0" w:color="auto"/>
                <w:bottom w:val="none" w:sz="0" w:space="0" w:color="auto"/>
                <w:right w:val="none" w:sz="0" w:space="0" w:color="auto"/>
              </w:divBdr>
            </w:div>
            <w:div w:id="185948151">
              <w:marLeft w:val="0"/>
              <w:marRight w:val="0"/>
              <w:marTop w:val="0"/>
              <w:marBottom w:val="0"/>
              <w:divBdr>
                <w:top w:val="none" w:sz="0" w:space="0" w:color="auto"/>
                <w:left w:val="none" w:sz="0" w:space="0" w:color="auto"/>
                <w:bottom w:val="none" w:sz="0" w:space="0" w:color="auto"/>
                <w:right w:val="none" w:sz="0" w:space="0" w:color="auto"/>
              </w:divBdr>
            </w:div>
            <w:div w:id="1233540847">
              <w:marLeft w:val="0"/>
              <w:marRight w:val="0"/>
              <w:marTop w:val="0"/>
              <w:marBottom w:val="0"/>
              <w:divBdr>
                <w:top w:val="none" w:sz="0" w:space="0" w:color="auto"/>
                <w:left w:val="none" w:sz="0" w:space="0" w:color="auto"/>
                <w:bottom w:val="none" w:sz="0" w:space="0" w:color="auto"/>
                <w:right w:val="none" w:sz="0" w:space="0" w:color="auto"/>
              </w:divBdr>
            </w:div>
            <w:div w:id="984317630">
              <w:marLeft w:val="0"/>
              <w:marRight w:val="0"/>
              <w:marTop w:val="0"/>
              <w:marBottom w:val="0"/>
              <w:divBdr>
                <w:top w:val="none" w:sz="0" w:space="0" w:color="auto"/>
                <w:left w:val="none" w:sz="0" w:space="0" w:color="auto"/>
                <w:bottom w:val="none" w:sz="0" w:space="0" w:color="auto"/>
                <w:right w:val="none" w:sz="0" w:space="0" w:color="auto"/>
              </w:divBdr>
            </w:div>
            <w:div w:id="1642271099">
              <w:marLeft w:val="0"/>
              <w:marRight w:val="0"/>
              <w:marTop w:val="0"/>
              <w:marBottom w:val="0"/>
              <w:divBdr>
                <w:top w:val="none" w:sz="0" w:space="0" w:color="auto"/>
                <w:left w:val="none" w:sz="0" w:space="0" w:color="auto"/>
                <w:bottom w:val="none" w:sz="0" w:space="0" w:color="auto"/>
                <w:right w:val="none" w:sz="0" w:space="0" w:color="auto"/>
              </w:divBdr>
            </w:div>
            <w:div w:id="831332186">
              <w:marLeft w:val="0"/>
              <w:marRight w:val="0"/>
              <w:marTop w:val="0"/>
              <w:marBottom w:val="0"/>
              <w:divBdr>
                <w:top w:val="none" w:sz="0" w:space="0" w:color="auto"/>
                <w:left w:val="none" w:sz="0" w:space="0" w:color="auto"/>
                <w:bottom w:val="none" w:sz="0" w:space="0" w:color="auto"/>
                <w:right w:val="none" w:sz="0" w:space="0" w:color="auto"/>
              </w:divBdr>
            </w:div>
            <w:div w:id="1612740700">
              <w:marLeft w:val="0"/>
              <w:marRight w:val="0"/>
              <w:marTop w:val="0"/>
              <w:marBottom w:val="0"/>
              <w:divBdr>
                <w:top w:val="none" w:sz="0" w:space="0" w:color="auto"/>
                <w:left w:val="none" w:sz="0" w:space="0" w:color="auto"/>
                <w:bottom w:val="none" w:sz="0" w:space="0" w:color="auto"/>
                <w:right w:val="none" w:sz="0" w:space="0" w:color="auto"/>
              </w:divBdr>
            </w:div>
            <w:div w:id="299267406">
              <w:marLeft w:val="0"/>
              <w:marRight w:val="0"/>
              <w:marTop w:val="0"/>
              <w:marBottom w:val="0"/>
              <w:divBdr>
                <w:top w:val="none" w:sz="0" w:space="0" w:color="auto"/>
                <w:left w:val="none" w:sz="0" w:space="0" w:color="auto"/>
                <w:bottom w:val="none" w:sz="0" w:space="0" w:color="auto"/>
                <w:right w:val="none" w:sz="0" w:space="0" w:color="auto"/>
              </w:divBdr>
            </w:div>
            <w:div w:id="1624070718">
              <w:marLeft w:val="0"/>
              <w:marRight w:val="0"/>
              <w:marTop w:val="0"/>
              <w:marBottom w:val="0"/>
              <w:divBdr>
                <w:top w:val="none" w:sz="0" w:space="0" w:color="auto"/>
                <w:left w:val="none" w:sz="0" w:space="0" w:color="auto"/>
                <w:bottom w:val="none" w:sz="0" w:space="0" w:color="auto"/>
                <w:right w:val="none" w:sz="0" w:space="0" w:color="auto"/>
              </w:divBdr>
            </w:div>
            <w:div w:id="360055695">
              <w:marLeft w:val="0"/>
              <w:marRight w:val="0"/>
              <w:marTop w:val="0"/>
              <w:marBottom w:val="0"/>
              <w:divBdr>
                <w:top w:val="none" w:sz="0" w:space="0" w:color="auto"/>
                <w:left w:val="none" w:sz="0" w:space="0" w:color="auto"/>
                <w:bottom w:val="none" w:sz="0" w:space="0" w:color="auto"/>
                <w:right w:val="none" w:sz="0" w:space="0" w:color="auto"/>
              </w:divBdr>
            </w:div>
            <w:div w:id="467823960">
              <w:marLeft w:val="0"/>
              <w:marRight w:val="0"/>
              <w:marTop w:val="0"/>
              <w:marBottom w:val="0"/>
              <w:divBdr>
                <w:top w:val="none" w:sz="0" w:space="0" w:color="auto"/>
                <w:left w:val="none" w:sz="0" w:space="0" w:color="auto"/>
                <w:bottom w:val="none" w:sz="0" w:space="0" w:color="auto"/>
                <w:right w:val="none" w:sz="0" w:space="0" w:color="auto"/>
              </w:divBdr>
            </w:div>
            <w:div w:id="2008551480">
              <w:marLeft w:val="0"/>
              <w:marRight w:val="0"/>
              <w:marTop w:val="0"/>
              <w:marBottom w:val="0"/>
              <w:divBdr>
                <w:top w:val="none" w:sz="0" w:space="0" w:color="auto"/>
                <w:left w:val="none" w:sz="0" w:space="0" w:color="auto"/>
                <w:bottom w:val="none" w:sz="0" w:space="0" w:color="auto"/>
                <w:right w:val="none" w:sz="0" w:space="0" w:color="auto"/>
              </w:divBdr>
            </w:div>
            <w:div w:id="1187064611">
              <w:marLeft w:val="0"/>
              <w:marRight w:val="0"/>
              <w:marTop w:val="0"/>
              <w:marBottom w:val="0"/>
              <w:divBdr>
                <w:top w:val="none" w:sz="0" w:space="0" w:color="auto"/>
                <w:left w:val="none" w:sz="0" w:space="0" w:color="auto"/>
                <w:bottom w:val="none" w:sz="0" w:space="0" w:color="auto"/>
                <w:right w:val="none" w:sz="0" w:space="0" w:color="auto"/>
              </w:divBdr>
            </w:div>
            <w:div w:id="1759789725">
              <w:marLeft w:val="0"/>
              <w:marRight w:val="0"/>
              <w:marTop w:val="0"/>
              <w:marBottom w:val="0"/>
              <w:divBdr>
                <w:top w:val="none" w:sz="0" w:space="0" w:color="auto"/>
                <w:left w:val="none" w:sz="0" w:space="0" w:color="auto"/>
                <w:bottom w:val="none" w:sz="0" w:space="0" w:color="auto"/>
                <w:right w:val="none" w:sz="0" w:space="0" w:color="auto"/>
              </w:divBdr>
            </w:div>
            <w:div w:id="429546860">
              <w:marLeft w:val="0"/>
              <w:marRight w:val="0"/>
              <w:marTop w:val="0"/>
              <w:marBottom w:val="0"/>
              <w:divBdr>
                <w:top w:val="none" w:sz="0" w:space="0" w:color="auto"/>
                <w:left w:val="none" w:sz="0" w:space="0" w:color="auto"/>
                <w:bottom w:val="none" w:sz="0" w:space="0" w:color="auto"/>
                <w:right w:val="none" w:sz="0" w:space="0" w:color="auto"/>
              </w:divBdr>
            </w:div>
            <w:div w:id="453520322">
              <w:marLeft w:val="0"/>
              <w:marRight w:val="0"/>
              <w:marTop w:val="0"/>
              <w:marBottom w:val="0"/>
              <w:divBdr>
                <w:top w:val="none" w:sz="0" w:space="0" w:color="auto"/>
                <w:left w:val="none" w:sz="0" w:space="0" w:color="auto"/>
                <w:bottom w:val="none" w:sz="0" w:space="0" w:color="auto"/>
                <w:right w:val="none" w:sz="0" w:space="0" w:color="auto"/>
              </w:divBdr>
            </w:div>
            <w:div w:id="1314946673">
              <w:marLeft w:val="0"/>
              <w:marRight w:val="0"/>
              <w:marTop w:val="0"/>
              <w:marBottom w:val="0"/>
              <w:divBdr>
                <w:top w:val="none" w:sz="0" w:space="0" w:color="auto"/>
                <w:left w:val="none" w:sz="0" w:space="0" w:color="auto"/>
                <w:bottom w:val="none" w:sz="0" w:space="0" w:color="auto"/>
                <w:right w:val="none" w:sz="0" w:space="0" w:color="auto"/>
              </w:divBdr>
            </w:div>
            <w:div w:id="1861358335">
              <w:marLeft w:val="0"/>
              <w:marRight w:val="0"/>
              <w:marTop w:val="0"/>
              <w:marBottom w:val="0"/>
              <w:divBdr>
                <w:top w:val="none" w:sz="0" w:space="0" w:color="auto"/>
                <w:left w:val="none" w:sz="0" w:space="0" w:color="auto"/>
                <w:bottom w:val="none" w:sz="0" w:space="0" w:color="auto"/>
                <w:right w:val="none" w:sz="0" w:space="0" w:color="auto"/>
              </w:divBdr>
            </w:div>
            <w:div w:id="1289359676">
              <w:marLeft w:val="0"/>
              <w:marRight w:val="0"/>
              <w:marTop w:val="0"/>
              <w:marBottom w:val="0"/>
              <w:divBdr>
                <w:top w:val="none" w:sz="0" w:space="0" w:color="auto"/>
                <w:left w:val="none" w:sz="0" w:space="0" w:color="auto"/>
                <w:bottom w:val="none" w:sz="0" w:space="0" w:color="auto"/>
                <w:right w:val="none" w:sz="0" w:space="0" w:color="auto"/>
              </w:divBdr>
            </w:div>
            <w:div w:id="1222641757">
              <w:marLeft w:val="0"/>
              <w:marRight w:val="0"/>
              <w:marTop w:val="0"/>
              <w:marBottom w:val="0"/>
              <w:divBdr>
                <w:top w:val="none" w:sz="0" w:space="0" w:color="auto"/>
                <w:left w:val="none" w:sz="0" w:space="0" w:color="auto"/>
                <w:bottom w:val="none" w:sz="0" w:space="0" w:color="auto"/>
                <w:right w:val="none" w:sz="0" w:space="0" w:color="auto"/>
              </w:divBdr>
            </w:div>
            <w:div w:id="1688362474">
              <w:marLeft w:val="0"/>
              <w:marRight w:val="0"/>
              <w:marTop w:val="0"/>
              <w:marBottom w:val="0"/>
              <w:divBdr>
                <w:top w:val="none" w:sz="0" w:space="0" w:color="auto"/>
                <w:left w:val="none" w:sz="0" w:space="0" w:color="auto"/>
                <w:bottom w:val="none" w:sz="0" w:space="0" w:color="auto"/>
                <w:right w:val="none" w:sz="0" w:space="0" w:color="auto"/>
              </w:divBdr>
            </w:div>
            <w:div w:id="2145149284">
              <w:marLeft w:val="0"/>
              <w:marRight w:val="0"/>
              <w:marTop w:val="0"/>
              <w:marBottom w:val="0"/>
              <w:divBdr>
                <w:top w:val="none" w:sz="0" w:space="0" w:color="auto"/>
                <w:left w:val="none" w:sz="0" w:space="0" w:color="auto"/>
                <w:bottom w:val="none" w:sz="0" w:space="0" w:color="auto"/>
                <w:right w:val="none" w:sz="0" w:space="0" w:color="auto"/>
              </w:divBdr>
            </w:div>
            <w:div w:id="1275593700">
              <w:marLeft w:val="0"/>
              <w:marRight w:val="0"/>
              <w:marTop w:val="0"/>
              <w:marBottom w:val="0"/>
              <w:divBdr>
                <w:top w:val="none" w:sz="0" w:space="0" w:color="auto"/>
                <w:left w:val="none" w:sz="0" w:space="0" w:color="auto"/>
                <w:bottom w:val="none" w:sz="0" w:space="0" w:color="auto"/>
                <w:right w:val="none" w:sz="0" w:space="0" w:color="auto"/>
              </w:divBdr>
            </w:div>
            <w:div w:id="1492603266">
              <w:marLeft w:val="0"/>
              <w:marRight w:val="0"/>
              <w:marTop w:val="0"/>
              <w:marBottom w:val="0"/>
              <w:divBdr>
                <w:top w:val="none" w:sz="0" w:space="0" w:color="auto"/>
                <w:left w:val="none" w:sz="0" w:space="0" w:color="auto"/>
                <w:bottom w:val="none" w:sz="0" w:space="0" w:color="auto"/>
                <w:right w:val="none" w:sz="0" w:space="0" w:color="auto"/>
              </w:divBdr>
            </w:div>
            <w:div w:id="163126398">
              <w:marLeft w:val="0"/>
              <w:marRight w:val="0"/>
              <w:marTop w:val="0"/>
              <w:marBottom w:val="0"/>
              <w:divBdr>
                <w:top w:val="none" w:sz="0" w:space="0" w:color="auto"/>
                <w:left w:val="none" w:sz="0" w:space="0" w:color="auto"/>
                <w:bottom w:val="none" w:sz="0" w:space="0" w:color="auto"/>
                <w:right w:val="none" w:sz="0" w:space="0" w:color="auto"/>
              </w:divBdr>
            </w:div>
            <w:div w:id="733234692">
              <w:marLeft w:val="0"/>
              <w:marRight w:val="0"/>
              <w:marTop w:val="0"/>
              <w:marBottom w:val="0"/>
              <w:divBdr>
                <w:top w:val="none" w:sz="0" w:space="0" w:color="auto"/>
                <w:left w:val="none" w:sz="0" w:space="0" w:color="auto"/>
                <w:bottom w:val="none" w:sz="0" w:space="0" w:color="auto"/>
                <w:right w:val="none" w:sz="0" w:space="0" w:color="auto"/>
              </w:divBdr>
            </w:div>
            <w:div w:id="558707375">
              <w:marLeft w:val="0"/>
              <w:marRight w:val="0"/>
              <w:marTop w:val="0"/>
              <w:marBottom w:val="0"/>
              <w:divBdr>
                <w:top w:val="none" w:sz="0" w:space="0" w:color="auto"/>
                <w:left w:val="none" w:sz="0" w:space="0" w:color="auto"/>
                <w:bottom w:val="none" w:sz="0" w:space="0" w:color="auto"/>
                <w:right w:val="none" w:sz="0" w:space="0" w:color="auto"/>
              </w:divBdr>
            </w:div>
            <w:div w:id="1783190005">
              <w:marLeft w:val="0"/>
              <w:marRight w:val="0"/>
              <w:marTop w:val="0"/>
              <w:marBottom w:val="0"/>
              <w:divBdr>
                <w:top w:val="none" w:sz="0" w:space="0" w:color="auto"/>
                <w:left w:val="none" w:sz="0" w:space="0" w:color="auto"/>
                <w:bottom w:val="none" w:sz="0" w:space="0" w:color="auto"/>
                <w:right w:val="none" w:sz="0" w:space="0" w:color="auto"/>
              </w:divBdr>
            </w:div>
            <w:div w:id="1407725209">
              <w:marLeft w:val="0"/>
              <w:marRight w:val="0"/>
              <w:marTop w:val="0"/>
              <w:marBottom w:val="0"/>
              <w:divBdr>
                <w:top w:val="none" w:sz="0" w:space="0" w:color="auto"/>
                <w:left w:val="none" w:sz="0" w:space="0" w:color="auto"/>
                <w:bottom w:val="none" w:sz="0" w:space="0" w:color="auto"/>
                <w:right w:val="none" w:sz="0" w:space="0" w:color="auto"/>
              </w:divBdr>
            </w:div>
            <w:div w:id="1011032749">
              <w:marLeft w:val="0"/>
              <w:marRight w:val="0"/>
              <w:marTop w:val="0"/>
              <w:marBottom w:val="0"/>
              <w:divBdr>
                <w:top w:val="none" w:sz="0" w:space="0" w:color="auto"/>
                <w:left w:val="none" w:sz="0" w:space="0" w:color="auto"/>
                <w:bottom w:val="none" w:sz="0" w:space="0" w:color="auto"/>
                <w:right w:val="none" w:sz="0" w:space="0" w:color="auto"/>
              </w:divBdr>
            </w:div>
            <w:div w:id="1207833569">
              <w:marLeft w:val="0"/>
              <w:marRight w:val="0"/>
              <w:marTop w:val="0"/>
              <w:marBottom w:val="0"/>
              <w:divBdr>
                <w:top w:val="none" w:sz="0" w:space="0" w:color="auto"/>
                <w:left w:val="none" w:sz="0" w:space="0" w:color="auto"/>
                <w:bottom w:val="none" w:sz="0" w:space="0" w:color="auto"/>
                <w:right w:val="none" w:sz="0" w:space="0" w:color="auto"/>
              </w:divBdr>
            </w:div>
            <w:div w:id="1023632804">
              <w:marLeft w:val="0"/>
              <w:marRight w:val="0"/>
              <w:marTop w:val="0"/>
              <w:marBottom w:val="0"/>
              <w:divBdr>
                <w:top w:val="none" w:sz="0" w:space="0" w:color="auto"/>
                <w:left w:val="none" w:sz="0" w:space="0" w:color="auto"/>
                <w:bottom w:val="none" w:sz="0" w:space="0" w:color="auto"/>
                <w:right w:val="none" w:sz="0" w:space="0" w:color="auto"/>
              </w:divBdr>
            </w:div>
            <w:div w:id="1813250960">
              <w:marLeft w:val="0"/>
              <w:marRight w:val="0"/>
              <w:marTop w:val="0"/>
              <w:marBottom w:val="0"/>
              <w:divBdr>
                <w:top w:val="none" w:sz="0" w:space="0" w:color="auto"/>
                <w:left w:val="none" w:sz="0" w:space="0" w:color="auto"/>
                <w:bottom w:val="none" w:sz="0" w:space="0" w:color="auto"/>
                <w:right w:val="none" w:sz="0" w:space="0" w:color="auto"/>
              </w:divBdr>
            </w:div>
            <w:div w:id="749425067">
              <w:marLeft w:val="0"/>
              <w:marRight w:val="0"/>
              <w:marTop w:val="0"/>
              <w:marBottom w:val="0"/>
              <w:divBdr>
                <w:top w:val="none" w:sz="0" w:space="0" w:color="auto"/>
                <w:left w:val="none" w:sz="0" w:space="0" w:color="auto"/>
                <w:bottom w:val="none" w:sz="0" w:space="0" w:color="auto"/>
                <w:right w:val="none" w:sz="0" w:space="0" w:color="auto"/>
              </w:divBdr>
            </w:div>
            <w:div w:id="6855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6587">
      <w:bodyDiv w:val="1"/>
      <w:marLeft w:val="0"/>
      <w:marRight w:val="0"/>
      <w:marTop w:val="0"/>
      <w:marBottom w:val="0"/>
      <w:divBdr>
        <w:top w:val="none" w:sz="0" w:space="0" w:color="auto"/>
        <w:left w:val="none" w:sz="0" w:space="0" w:color="auto"/>
        <w:bottom w:val="none" w:sz="0" w:space="0" w:color="auto"/>
        <w:right w:val="none" w:sz="0" w:space="0" w:color="auto"/>
      </w:divBdr>
    </w:div>
    <w:div w:id="1695766185">
      <w:bodyDiv w:val="1"/>
      <w:marLeft w:val="0"/>
      <w:marRight w:val="0"/>
      <w:marTop w:val="0"/>
      <w:marBottom w:val="0"/>
      <w:divBdr>
        <w:top w:val="none" w:sz="0" w:space="0" w:color="auto"/>
        <w:left w:val="none" w:sz="0" w:space="0" w:color="auto"/>
        <w:bottom w:val="none" w:sz="0" w:space="0" w:color="auto"/>
        <w:right w:val="none" w:sz="0" w:space="0" w:color="auto"/>
      </w:divBdr>
      <w:divsChild>
        <w:div w:id="38289365">
          <w:marLeft w:val="0"/>
          <w:marRight w:val="0"/>
          <w:marTop w:val="0"/>
          <w:marBottom w:val="0"/>
          <w:divBdr>
            <w:top w:val="none" w:sz="0" w:space="0" w:color="auto"/>
            <w:left w:val="none" w:sz="0" w:space="0" w:color="auto"/>
            <w:bottom w:val="none" w:sz="0" w:space="0" w:color="auto"/>
            <w:right w:val="none" w:sz="0" w:space="0" w:color="auto"/>
          </w:divBdr>
          <w:divsChild>
            <w:div w:id="364063928">
              <w:marLeft w:val="0"/>
              <w:marRight w:val="0"/>
              <w:marTop w:val="0"/>
              <w:marBottom w:val="0"/>
              <w:divBdr>
                <w:top w:val="none" w:sz="0" w:space="0" w:color="auto"/>
                <w:left w:val="none" w:sz="0" w:space="0" w:color="auto"/>
                <w:bottom w:val="none" w:sz="0" w:space="0" w:color="auto"/>
                <w:right w:val="none" w:sz="0" w:space="0" w:color="auto"/>
              </w:divBdr>
            </w:div>
            <w:div w:id="386031354">
              <w:marLeft w:val="0"/>
              <w:marRight w:val="0"/>
              <w:marTop w:val="0"/>
              <w:marBottom w:val="0"/>
              <w:divBdr>
                <w:top w:val="none" w:sz="0" w:space="0" w:color="auto"/>
                <w:left w:val="none" w:sz="0" w:space="0" w:color="auto"/>
                <w:bottom w:val="none" w:sz="0" w:space="0" w:color="auto"/>
                <w:right w:val="none" w:sz="0" w:space="0" w:color="auto"/>
              </w:divBdr>
            </w:div>
            <w:div w:id="796724267">
              <w:marLeft w:val="0"/>
              <w:marRight w:val="0"/>
              <w:marTop w:val="0"/>
              <w:marBottom w:val="0"/>
              <w:divBdr>
                <w:top w:val="none" w:sz="0" w:space="0" w:color="auto"/>
                <w:left w:val="none" w:sz="0" w:space="0" w:color="auto"/>
                <w:bottom w:val="none" w:sz="0" w:space="0" w:color="auto"/>
                <w:right w:val="none" w:sz="0" w:space="0" w:color="auto"/>
              </w:divBdr>
            </w:div>
            <w:div w:id="1780030860">
              <w:marLeft w:val="0"/>
              <w:marRight w:val="0"/>
              <w:marTop w:val="0"/>
              <w:marBottom w:val="0"/>
              <w:divBdr>
                <w:top w:val="none" w:sz="0" w:space="0" w:color="auto"/>
                <w:left w:val="none" w:sz="0" w:space="0" w:color="auto"/>
                <w:bottom w:val="none" w:sz="0" w:space="0" w:color="auto"/>
                <w:right w:val="none" w:sz="0" w:space="0" w:color="auto"/>
              </w:divBdr>
            </w:div>
            <w:div w:id="152796459">
              <w:marLeft w:val="0"/>
              <w:marRight w:val="0"/>
              <w:marTop w:val="0"/>
              <w:marBottom w:val="0"/>
              <w:divBdr>
                <w:top w:val="none" w:sz="0" w:space="0" w:color="auto"/>
                <w:left w:val="none" w:sz="0" w:space="0" w:color="auto"/>
                <w:bottom w:val="none" w:sz="0" w:space="0" w:color="auto"/>
                <w:right w:val="none" w:sz="0" w:space="0" w:color="auto"/>
              </w:divBdr>
            </w:div>
            <w:div w:id="367294039">
              <w:marLeft w:val="0"/>
              <w:marRight w:val="0"/>
              <w:marTop w:val="0"/>
              <w:marBottom w:val="0"/>
              <w:divBdr>
                <w:top w:val="none" w:sz="0" w:space="0" w:color="auto"/>
                <w:left w:val="none" w:sz="0" w:space="0" w:color="auto"/>
                <w:bottom w:val="none" w:sz="0" w:space="0" w:color="auto"/>
                <w:right w:val="none" w:sz="0" w:space="0" w:color="auto"/>
              </w:divBdr>
            </w:div>
            <w:div w:id="146363210">
              <w:marLeft w:val="0"/>
              <w:marRight w:val="0"/>
              <w:marTop w:val="0"/>
              <w:marBottom w:val="0"/>
              <w:divBdr>
                <w:top w:val="none" w:sz="0" w:space="0" w:color="auto"/>
                <w:left w:val="none" w:sz="0" w:space="0" w:color="auto"/>
                <w:bottom w:val="none" w:sz="0" w:space="0" w:color="auto"/>
                <w:right w:val="none" w:sz="0" w:space="0" w:color="auto"/>
              </w:divBdr>
            </w:div>
            <w:div w:id="1801462409">
              <w:marLeft w:val="0"/>
              <w:marRight w:val="0"/>
              <w:marTop w:val="0"/>
              <w:marBottom w:val="0"/>
              <w:divBdr>
                <w:top w:val="none" w:sz="0" w:space="0" w:color="auto"/>
                <w:left w:val="none" w:sz="0" w:space="0" w:color="auto"/>
                <w:bottom w:val="none" w:sz="0" w:space="0" w:color="auto"/>
                <w:right w:val="none" w:sz="0" w:space="0" w:color="auto"/>
              </w:divBdr>
            </w:div>
            <w:div w:id="63914810">
              <w:marLeft w:val="0"/>
              <w:marRight w:val="0"/>
              <w:marTop w:val="0"/>
              <w:marBottom w:val="0"/>
              <w:divBdr>
                <w:top w:val="none" w:sz="0" w:space="0" w:color="auto"/>
                <w:left w:val="none" w:sz="0" w:space="0" w:color="auto"/>
                <w:bottom w:val="none" w:sz="0" w:space="0" w:color="auto"/>
                <w:right w:val="none" w:sz="0" w:space="0" w:color="auto"/>
              </w:divBdr>
            </w:div>
            <w:div w:id="601037096">
              <w:marLeft w:val="0"/>
              <w:marRight w:val="0"/>
              <w:marTop w:val="0"/>
              <w:marBottom w:val="0"/>
              <w:divBdr>
                <w:top w:val="none" w:sz="0" w:space="0" w:color="auto"/>
                <w:left w:val="none" w:sz="0" w:space="0" w:color="auto"/>
                <w:bottom w:val="none" w:sz="0" w:space="0" w:color="auto"/>
                <w:right w:val="none" w:sz="0" w:space="0" w:color="auto"/>
              </w:divBdr>
            </w:div>
            <w:div w:id="532888868">
              <w:marLeft w:val="0"/>
              <w:marRight w:val="0"/>
              <w:marTop w:val="0"/>
              <w:marBottom w:val="0"/>
              <w:divBdr>
                <w:top w:val="none" w:sz="0" w:space="0" w:color="auto"/>
                <w:left w:val="none" w:sz="0" w:space="0" w:color="auto"/>
                <w:bottom w:val="none" w:sz="0" w:space="0" w:color="auto"/>
                <w:right w:val="none" w:sz="0" w:space="0" w:color="auto"/>
              </w:divBdr>
            </w:div>
            <w:div w:id="412162236">
              <w:marLeft w:val="0"/>
              <w:marRight w:val="0"/>
              <w:marTop w:val="0"/>
              <w:marBottom w:val="0"/>
              <w:divBdr>
                <w:top w:val="none" w:sz="0" w:space="0" w:color="auto"/>
                <w:left w:val="none" w:sz="0" w:space="0" w:color="auto"/>
                <w:bottom w:val="none" w:sz="0" w:space="0" w:color="auto"/>
                <w:right w:val="none" w:sz="0" w:space="0" w:color="auto"/>
              </w:divBdr>
            </w:div>
            <w:div w:id="1710302244">
              <w:marLeft w:val="0"/>
              <w:marRight w:val="0"/>
              <w:marTop w:val="0"/>
              <w:marBottom w:val="0"/>
              <w:divBdr>
                <w:top w:val="none" w:sz="0" w:space="0" w:color="auto"/>
                <w:left w:val="none" w:sz="0" w:space="0" w:color="auto"/>
                <w:bottom w:val="none" w:sz="0" w:space="0" w:color="auto"/>
                <w:right w:val="none" w:sz="0" w:space="0" w:color="auto"/>
              </w:divBdr>
            </w:div>
            <w:div w:id="81999446">
              <w:marLeft w:val="0"/>
              <w:marRight w:val="0"/>
              <w:marTop w:val="0"/>
              <w:marBottom w:val="0"/>
              <w:divBdr>
                <w:top w:val="none" w:sz="0" w:space="0" w:color="auto"/>
                <w:left w:val="none" w:sz="0" w:space="0" w:color="auto"/>
                <w:bottom w:val="none" w:sz="0" w:space="0" w:color="auto"/>
                <w:right w:val="none" w:sz="0" w:space="0" w:color="auto"/>
              </w:divBdr>
            </w:div>
            <w:div w:id="719206189">
              <w:marLeft w:val="0"/>
              <w:marRight w:val="0"/>
              <w:marTop w:val="0"/>
              <w:marBottom w:val="0"/>
              <w:divBdr>
                <w:top w:val="none" w:sz="0" w:space="0" w:color="auto"/>
                <w:left w:val="none" w:sz="0" w:space="0" w:color="auto"/>
                <w:bottom w:val="none" w:sz="0" w:space="0" w:color="auto"/>
                <w:right w:val="none" w:sz="0" w:space="0" w:color="auto"/>
              </w:divBdr>
            </w:div>
            <w:div w:id="1549805455">
              <w:marLeft w:val="0"/>
              <w:marRight w:val="0"/>
              <w:marTop w:val="0"/>
              <w:marBottom w:val="0"/>
              <w:divBdr>
                <w:top w:val="none" w:sz="0" w:space="0" w:color="auto"/>
                <w:left w:val="none" w:sz="0" w:space="0" w:color="auto"/>
                <w:bottom w:val="none" w:sz="0" w:space="0" w:color="auto"/>
                <w:right w:val="none" w:sz="0" w:space="0" w:color="auto"/>
              </w:divBdr>
            </w:div>
            <w:div w:id="458957783">
              <w:marLeft w:val="0"/>
              <w:marRight w:val="0"/>
              <w:marTop w:val="0"/>
              <w:marBottom w:val="0"/>
              <w:divBdr>
                <w:top w:val="none" w:sz="0" w:space="0" w:color="auto"/>
                <w:left w:val="none" w:sz="0" w:space="0" w:color="auto"/>
                <w:bottom w:val="none" w:sz="0" w:space="0" w:color="auto"/>
                <w:right w:val="none" w:sz="0" w:space="0" w:color="auto"/>
              </w:divBdr>
            </w:div>
            <w:div w:id="2089182057">
              <w:marLeft w:val="0"/>
              <w:marRight w:val="0"/>
              <w:marTop w:val="0"/>
              <w:marBottom w:val="0"/>
              <w:divBdr>
                <w:top w:val="none" w:sz="0" w:space="0" w:color="auto"/>
                <w:left w:val="none" w:sz="0" w:space="0" w:color="auto"/>
                <w:bottom w:val="none" w:sz="0" w:space="0" w:color="auto"/>
                <w:right w:val="none" w:sz="0" w:space="0" w:color="auto"/>
              </w:divBdr>
            </w:div>
            <w:div w:id="1344894439">
              <w:marLeft w:val="0"/>
              <w:marRight w:val="0"/>
              <w:marTop w:val="0"/>
              <w:marBottom w:val="0"/>
              <w:divBdr>
                <w:top w:val="none" w:sz="0" w:space="0" w:color="auto"/>
                <w:left w:val="none" w:sz="0" w:space="0" w:color="auto"/>
                <w:bottom w:val="none" w:sz="0" w:space="0" w:color="auto"/>
                <w:right w:val="none" w:sz="0" w:space="0" w:color="auto"/>
              </w:divBdr>
            </w:div>
            <w:div w:id="1441954006">
              <w:marLeft w:val="0"/>
              <w:marRight w:val="0"/>
              <w:marTop w:val="0"/>
              <w:marBottom w:val="0"/>
              <w:divBdr>
                <w:top w:val="none" w:sz="0" w:space="0" w:color="auto"/>
                <w:left w:val="none" w:sz="0" w:space="0" w:color="auto"/>
                <w:bottom w:val="none" w:sz="0" w:space="0" w:color="auto"/>
                <w:right w:val="none" w:sz="0" w:space="0" w:color="auto"/>
              </w:divBdr>
            </w:div>
            <w:div w:id="1299602954">
              <w:marLeft w:val="0"/>
              <w:marRight w:val="0"/>
              <w:marTop w:val="0"/>
              <w:marBottom w:val="0"/>
              <w:divBdr>
                <w:top w:val="none" w:sz="0" w:space="0" w:color="auto"/>
                <w:left w:val="none" w:sz="0" w:space="0" w:color="auto"/>
                <w:bottom w:val="none" w:sz="0" w:space="0" w:color="auto"/>
                <w:right w:val="none" w:sz="0" w:space="0" w:color="auto"/>
              </w:divBdr>
            </w:div>
            <w:div w:id="1267932269">
              <w:marLeft w:val="0"/>
              <w:marRight w:val="0"/>
              <w:marTop w:val="0"/>
              <w:marBottom w:val="0"/>
              <w:divBdr>
                <w:top w:val="none" w:sz="0" w:space="0" w:color="auto"/>
                <w:left w:val="none" w:sz="0" w:space="0" w:color="auto"/>
                <w:bottom w:val="none" w:sz="0" w:space="0" w:color="auto"/>
                <w:right w:val="none" w:sz="0" w:space="0" w:color="auto"/>
              </w:divBdr>
            </w:div>
            <w:div w:id="165099791">
              <w:marLeft w:val="0"/>
              <w:marRight w:val="0"/>
              <w:marTop w:val="0"/>
              <w:marBottom w:val="0"/>
              <w:divBdr>
                <w:top w:val="none" w:sz="0" w:space="0" w:color="auto"/>
                <w:left w:val="none" w:sz="0" w:space="0" w:color="auto"/>
                <w:bottom w:val="none" w:sz="0" w:space="0" w:color="auto"/>
                <w:right w:val="none" w:sz="0" w:space="0" w:color="auto"/>
              </w:divBdr>
            </w:div>
            <w:div w:id="372657543">
              <w:marLeft w:val="0"/>
              <w:marRight w:val="0"/>
              <w:marTop w:val="0"/>
              <w:marBottom w:val="0"/>
              <w:divBdr>
                <w:top w:val="none" w:sz="0" w:space="0" w:color="auto"/>
                <w:left w:val="none" w:sz="0" w:space="0" w:color="auto"/>
                <w:bottom w:val="none" w:sz="0" w:space="0" w:color="auto"/>
                <w:right w:val="none" w:sz="0" w:space="0" w:color="auto"/>
              </w:divBdr>
            </w:div>
            <w:div w:id="1442452835">
              <w:marLeft w:val="0"/>
              <w:marRight w:val="0"/>
              <w:marTop w:val="0"/>
              <w:marBottom w:val="0"/>
              <w:divBdr>
                <w:top w:val="none" w:sz="0" w:space="0" w:color="auto"/>
                <w:left w:val="none" w:sz="0" w:space="0" w:color="auto"/>
                <w:bottom w:val="none" w:sz="0" w:space="0" w:color="auto"/>
                <w:right w:val="none" w:sz="0" w:space="0" w:color="auto"/>
              </w:divBdr>
            </w:div>
            <w:div w:id="129322186">
              <w:marLeft w:val="0"/>
              <w:marRight w:val="0"/>
              <w:marTop w:val="0"/>
              <w:marBottom w:val="0"/>
              <w:divBdr>
                <w:top w:val="none" w:sz="0" w:space="0" w:color="auto"/>
                <w:left w:val="none" w:sz="0" w:space="0" w:color="auto"/>
                <w:bottom w:val="none" w:sz="0" w:space="0" w:color="auto"/>
                <w:right w:val="none" w:sz="0" w:space="0" w:color="auto"/>
              </w:divBdr>
            </w:div>
            <w:div w:id="1975138411">
              <w:marLeft w:val="0"/>
              <w:marRight w:val="0"/>
              <w:marTop w:val="0"/>
              <w:marBottom w:val="0"/>
              <w:divBdr>
                <w:top w:val="none" w:sz="0" w:space="0" w:color="auto"/>
                <w:left w:val="none" w:sz="0" w:space="0" w:color="auto"/>
                <w:bottom w:val="none" w:sz="0" w:space="0" w:color="auto"/>
                <w:right w:val="none" w:sz="0" w:space="0" w:color="auto"/>
              </w:divBdr>
            </w:div>
            <w:div w:id="1941639634">
              <w:marLeft w:val="0"/>
              <w:marRight w:val="0"/>
              <w:marTop w:val="0"/>
              <w:marBottom w:val="0"/>
              <w:divBdr>
                <w:top w:val="none" w:sz="0" w:space="0" w:color="auto"/>
                <w:left w:val="none" w:sz="0" w:space="0" w:color="auto"/>
                <w:bottom w:val="none" w:sz="0" w:space="0" w:color="auto"/>
                <w:right w:val="none" w:sz="0" w:space="0" w:color="auto"/>
              </w:divBdr>
            </w:div>
            <w:div w:id="527833275">
              <w:marLeft w:val="0"/>
              <w:marRight w:val="0"/>
              <w:marTop w:val="0"/>
              <w:marBottom w:val="0"/>
              <w:divBdr>
                <w:top w:val="none" w:sz="0" w:space="0" w:color="auto"/>
                <w:left w:val="none" w:sz="0" w:space="0" w:color="auto"/>
                <w:bottom w:val="none" w:sz="0" w:space="0" w:color="auto"/>
                <w:right w:val="none" w:sz="0" w:space="0" w:color="auto"/>
              </w:divBdr>
            </w:div>
            <w:div w:id="1032144893">
              <w:marLeft w:val="0"/>
              <w:marRight w:val="0"/>
              <w:marTop w:val="0"/>
              <w:marBottom w:val="0"/>
              <w:divBdr>
                <w:top w:val="none" w:sz="0" w:space="0" w:color="auto"/>
                <w:left w:val="none" w:sz="0" w:space="0" w:color="auto"/>
                <w:bottom w:val="none" w:sz="0" w:space="0" w:color="auto"/>
                <w:right w:val="none" w:sz="0" w:space="0" w:color="auto"/>
              </w:divBdr>
            </w:div>
            <w:div w:id="1575166254">
              <w:marLeft w:val="0"/>
              <w:marRight w:val="0"/>
              <w:marTop w:val="0"/>
              <w:marBottom w:val="0"/>
              <w:divBdr>
                <w:top w:val="none" w:sz="0" w:space="0" w:color="auto"/>
                <w:left w:val="none" w:sz="0" w:space="0" w:color="auto"/>
                <w:bottom w:val="none" w:sz="0" w:space="0" w:color="auto"/>
                <w:right w:val="none" w:sz="0" w:space="0" w:color="auto"/>
              </w:divBdr>
            </w:div>
            <w:div w:id="2022463902">
              <w:marLeft w:val="0"/>
              <w:marRight w:val="0"/>
              <w:marTop w:val="0"/>
              <w:marBottom w:val="0"/>
              <w:divBdr>
                <w:top w:val="none" w:sz="0" w:space="0" w:color="auto"/>
                <w:left w:val="none" w:sz="0" w:space="0" w:color="auto"/>
                <w:bottom w:val="none" w:sz="0" w:space="0" w:color="auto"/>
                <w:right w:val="none" w:sz="0" w:space="0" w:color="auto"/>
              </w:divBdr>
            </w:div>
            <w:div w:id="330253777">
              <w:marLeft w:val="0"/>
              <w:marRight w:val="0"/>
              <w:marTop w:val="0"/>
              <w:marBottom w:val="0"/>
              <w:divBdr>
                <w:top w:val="none" w:sz="0" w:space="0" w:color="auto"/>
                <w:left w:val="none" w:sz="0" w:space="0" w:color="auto"/>
                <w:bottom w:val="none" w:sz="0" w:space="0" w:color="auto"/>
                <w:right w:val="none" w:sz="0" w:space="0" w:color="auto"/>
              </w:divBdr>
            </w:div>
            <w:div w:id="1883515660">
              <w:marLeft w:val="0"/>
              <w:marRight w:val="0"/>
              <w:marTop w:val="0"/>
              <w:marBottom w:val="0"/>
              <w:divBdr>
                <w:top w:val="none" w:sz="0" w:space="0" w:color="auto"/>
                <w:left w:val="none" w:sz="0" w:space="0" w:color="auto"/>
                <w:bottom w:val="none" w:sz="0" w:space="0" w:color="auto"/>
                <w:right w:val="none" w:sz="0" w:space="0" w:color="auto"/>
              </w:divBdr>
            </w:div>
            <w:div w:id="93794153">
              <w:marLeft w:val="0"/>
              <w:marRight w:val="0"/>
              <w:marTop w:val="0"/>
              <w:marBottom w:val="0"/>
              <w:divBdr>
                <w:top w:val="none" w:sz="0" w:space="0" w:color="auto"/>
                <w:left w:val="none" w:sz="0" w:space="0" w:color="auto"/>
                <w:bottom w:val="none" w:sz="0" w:space="0" w:color="auto"/>
                <w:right w:val="none" w:sz="0" w:space="0" w:color="auto"/>
              </w:divBdr>
            </w:div>
            <w:div w:id="1472406194">
              <w:marLeft w:val="0"/>
              <w:marRight w:val="0"/>
              <w:marTop w:val="0"/>
              <w:marBottom w:val="0"/>
              <w:divBdr>
                <w:top w:val="none" w:sz="0" w:space="0" w:color="auto"/>
                <w:left w:val="none" w:sz="0" w:space="0" w:color="auto"/>
                <w:bottom w:val="none" w:sz="0" w:space="0" w:color="auto"/>
                <w:right w:val="none" w:sz="0" w:space="0" w:color="auto"/>
              </w:divBdr>
            </w:div>
            <w:div w:id="568229012">
              <w:marLeft w:val="0"/>
              <w:marRight w:val="0"/>
              <w:marTop w:val="0"/>
              <w:marBottom w:val="0"/>
              <w:divBdr>
                <w:top w:val="none" w:sz="0" w:space="0" w:color="auto"/>
                <w:left w:val="none" w:sz="0" w:space="0" w:color="auto"/>
                <w:bottom w:val="none" w:sz="0" w:space="0" w:color="auto"/>
                <w:right w:val="none" w:sz="0" w:space="0" w:color="auto"/>
              </w:divBdr>
            </w:div>
            <w:div w:id="1657685055">
              <w:marLeft w:val="0"/>
              <w:marRight w:val="0"/>
              <w:marTop w:val="0"/>
              <w:marBottom w:val="0"/>
              <w:divBdr>
                <w:top w:val="none" w:sz="0" w:space="0" w:color="auto"/>
                <w:left w:val="none" w:sz="0" w:space="0" w:color="auto"/>
                <w:bottom w:val="none" w:sz="0" w:space="0" w:color="auto"/>
                <w:right w:val="none" w:sz="0" w:space="0" w:color="auto"/>
              </w:divBdr>
            </w:div>
            <w:div w:id="1007170930">
              <w:marLeft w:val="0"/>
              <w:marRight w:val="0"/>
              <w:marTop w:val="0"/>
              <w:marBottom w:val="0"/>
              <w:divBdr>
                <w:top w:val="none" w:sz="0" w:space="0" w:color="auto"/>
                <w:left w:val="none" w:sz="0" w:space="0" w:color="auto"/>
                <w:bottom w:val="none" w:sz="0" w:space="0" w:color="auto"/>
                <w:right w:val="none" w:sz="0" w:space="0" w:color="auto"/>
              </w:divBdr>
            </w:div>
            <w:div w:id="1740403810">
              <w:marLeft w:val="0"/>
              <w:marRight w:val="0"/>
              <w:marTop w:val="0"/>
              <w:marBottom w:val="0"/>
              <w:divBdr>
                <w:top w:val="none" w:sz="0" w:space="0" w:color="auto"/>
                <w:left w:val="none" w:sz="0" w:space="0" w:color="auto"/>
                <w:bottom w:val="none" w:sz="0" w:space="0" w:color="auto"/>
                <w:right w:val="none" w:sz="0" w:space="0" w:color="auto"/>
              </w:divBdr>
            </w:div>
            <w:div w:id="1998727452">
              <w:marLeft w:val="0"/>
              <w:marRight w:val="0"/>
              <w:marTop w:val="0"/>
              <w:marBottom w:val="0"/>
              <w:divBdr>
                <w:top w:val="none" w:sz="0" w:space="0" w:color="auto"/>
                <w:left w:val="none" w:sz="0" w:space="0" w:color="auto"/>
                <w:bottom w:val="none" w:sz="0" w:space="0" w:color="auto"/>
                <w:right w:val="none" w:sz="0" w:space="0" w:color="auto"/>
              </w:divBdr>
            </w:div>
            <w:div w:id="656424186">
              <w:marLeft w:val="0"/>
              <w:marRight w:val="0"/>
              <w:marTop w:val="0"/>
              <w:marBottom w:val="0"/>
              <w:divBdr>
                <w:top w:val="none" w:sz="0" w:space="0" w:color="auto"/>
                <w:left w:val="none" w:sz="0" w:space="0" w:color="auto"/>
                <w:bottom w:val="none" w:sz="0" w:space="0" w:color="auto"/>
                <w:right w:val="none" w:sz="0" w:space="0" w:color="auto"/>
              </w:divBdr>
            </w:div>
            <w:div w:id="1392970426">
              <w:marLeft w:val="0"/>
              <w:marRight w:val="0"/>
              <w:marTop w:val="0"/>
              <w:marBottom w:val="0"/>
              <w:divBdr>
                <w:top w:val="none" w:sz="0" w:space="0" w:color="auto"/>
                <w:left w:val="none" w:sz="0" w:space="0" w:color="auto"/>
                <w:bottom w:val="none" w:sz="0" w:space="0" w:color="auto"/>
                <w:right w:val="none" w:sz="0" w:space="0" w:color="auto"/>
              </w:divBdr>
            </w:div>
            <w:div w:id="171604812">
              <w:marLeft w:val="0"/>
              <w:marRight w:val="0"/>
              <w:marTop w:val="0"/>
              <w:marBottom w:val="0"/>
              <w:divBdr>
                <w:top w:val="none" w:sz="0" w:space="0" w:color="auto"/>
                <w:left w:val="none" w:sz="0" w:space="0" w:color="auto"/>
                <w:bottom w:val="none" w:sz="0" w:space="0" w:color="auto"/>
                <w:right w:val="none" w:sz="0" w:space="0" w:color="auto"/>
              </w:divBdr>
            </w:div>
            <w:div w:id="1237088791">
              <w:marLeft w:val="0"/>
              <w:marRight w:val="0"/>
              <w:marTop w:val="0"/>
              <w:marBottom w:val="0"/>
              <w:divBdr>
                <w:top w:val="none" w:sz="0" w:space="0" w:color="auto"/>
                <w:left w:val="none" w:sz="0" w:space="0" w:color="auto"/>
                <w:bottom w:val="none" w:sz="0" w:space="0" w:color="auto"/>
                <w:right w:val="none" w:sz="0" w:space="0" w:color="auto"/>
              </w:divBdr>
            </w:div>
            <w:div w:id="1971785521">
              <w:marLeft w:val="0"/>
              <w:marRight w:val="0"/>
              <w:marTop w:val="0"/>
              <w:marBottom w:val="0"/>
              <w:divBdr>
                <w:top w:val="none" w:sz="0" w:space="0" w:color="auto"/>
                <w:left w:val="none" w:sz="0" w:space="0" w:color="auto"/>
                <w:bottom w:val="none" w:sz="0" w:space="0" w:color="auto"/>
                <w:right w:val="none" w:sz="0" w:space="0" w:color="auto"/>
              </w:divBdr>
            </w:div>
            <w:div w:id="1485123373">
              <w:marLeft w:val="0"/>
              <w:marRight w:val="0"/>
              <w:marTop w:val="0"/>
              <w:marBottom w:val="0"/>
              <w:divBdr>
                <w:top w:val="none" w:sz="0" w:space="0" w:color="auto"/>
                <w:left w:val="none" w:sz="0" w:space="0" w:color="auto"/>
                <w:bottom w:val="none" w:sz="0" w:space="0" w:color="auto"/>
                <w:right w:val="none" w:sz="0" w:space="0" w:color="auto"/>
              </w:divBdr>
            </w:div>
            <w:div w:id="1737433692">
              <w:marLeft w:val="0"/>
              <w:marRight w:val="0"/>
              <w:marTop w:val="0"/>
              <w:marBottom w:val="0"/>
              <w:divBdr>
                <w:top w:val="none" w:sz="0" w:space="0" w:color="auto"/>
                <w:left w:val="none" w:sz="0" w:space="0" w:color="auto"/>
                <w:bottom w:val="none" w:sz="0" w:space="0" w:color="auto"/>
                <w:right w:val="none" w:sz="0" w:space="0" w:color="auto"/>
              </w:divBdr>
            </w:div>
            <w:div w:id="588196059">
              <w:marLeft w:val="0"/>
              <w:marRight w:val="0"/>
              <w:marTop w:val="0"/>
              <w:marBottom w:val="0"/>
              <w:divBdr>
                <w:top w:val="none" w:sz="0" w:space="0" w:color="auto"/>
                <w:left w:val="none" w:sz="0" w:space="0" w:color="auto"/>
                <w:bottom w:val="none" w:sz="0" w:space="0" w:color="auto"/>
                <w:right w:val="none" w:sz="0" w:space="0" w:color="auto"/>
              </w:divBdr>
            </w:div>
            <w:div w:id="1697151202">
              <w:marLeft w:val="0"/>
              <w:marRight w:val="0"/>
              <w:marTop w:val="0"/>
              <w:marBottom w:val="0"/>
              <w:divBdr>
                <w:top w:val="none" w:sz="0" w:space="0" w:color="auto"/>
                <w:left w:val="none" w:sz="0" w:space="0" w:color="auto"/>
                <w:bottom w:val="none" w:sz="0" w:space="0" w:color="auto"/>
                <w:right w:val="none" w:sz="0" w:space="0" w:color="auto"/>
              </w:divBdr>
            </w:div>
            <w:div w:id="491877939">
              <w:marLeft w:val="0"/>
              <w:marRight w:val="0"/>
              <w:marTop w:val="0"/>
              <w:marBottom w:val="0"/>
              <w:divBdr>
                <w:top w:val="none" w:sz="0" w:space="0" w:color="auto"/>
                <w:left w:val="none" w:sz="0" w:space="0" w:color="auto"/>
                <w:bottom w:val="none" w:sz="0" w:space="0" w:color="auto"/>
                <w:right w:val="none" w:sz="0" w:space="0" w:color="auto"/>
              </w:divBdr>
            </w:div>
            <w:div w:id="664625528">
              <w:marLeft w:val="0"/>
              <w:marRight w:val="0"/>
              <w:marTop w:val="0"/>
              <w:marBottom w:val="0"/>
              <w:divBdr>
                <w:top w:val="none" w:sz="0" w:space="0" w:color="auto"/>
                <w:left w:val="none" w:sz="0" w:space="0" w:color="auto"/>
                <w:bottom w:val="none" w:sz="0" w:space="0" w:color="auto"/>
                <w:right w:val="none" w:sz="0" w:space="0" w:color="auto"/>
              </w:divBdr>
            </w:div>
            <w:div w:id="1557355920">
              <w:marLeft w:val="0"/>
              <w:marRight w:val="0"/>
              <w:marTop w:val="0"/>
              <w:marBottom w:val="0"/>
              <w:divBdr>
                <w:top w:val="none" w:sz="0" w:space="0" w:color="auto"/>
                <w:left w:val="none" w:sz="0" w:space="0" w:color="auto"/>
                <w:bottom w:val="none" w:sz="0" w:space="0" w:color="auto"/>
                <w:right w:val="none" w:sz="0" w:space="0" w:color="auto"/>
              </w:divBdr>
            </w:div>
            <w:div w:id="2106614038">
              <w:marLeft w:val="0"/>
              <w:marRight w:val="0"/>
              <w:marTop w:val="0"/>
              <w:marBottom w:val="0"/>
              <w:divBdr>
                <w:top w:val="none" w:sz="0" w:space="0" w:color="auto"/>
                <w:left w:val="none" w:sz="0" w:space="0" w:color="auto"/>
                <w:bottom w:val="none" w:sz="0" w:space="0" w:color="auto"/>
                <w:right w:val="none" w:sz="0" w:space="0" w:color="auto"/>
              </w:divBdr>
            </w:div>
            <w:div w:id="550773428">
              <w:marLeft w:val="0"/>
              <w:marRight w:val="0"/>
              <w:marTop w:val="0"/>
              <w:marBottom w:val="0"/>
              <w:divBdr>
                <w:top w:val="none" w:sz="0" w:space="0" w:color="auto"/>
                <w:left w:val="none" w:sz="0" w:space="0" w:color="auto"/>
                <w:bottom w:val="none" w:sz="0" w:space="0" w:color="auto"/>
                <w:right w:val="none" w:sz="0" w:space="0" w:color="auto"/>
              </w:divBdr>
            </w:div>
            <w:div w:id="1884171129">
              <w:marLeft w:val="0"/>
              <w:marRight w:val="0"/>
              <w:marTop w:val="0"/>
              <w:marBottom w:val="0"/>
              <w:divBdr>
                <w:top w:val="none" w:sz="0" w:space="0" w:color="auto"/>
                <w:left w:val="none" w:sz="0" w:space="0" w:color="auto"/>
                <w:bottom w:val="none" w:sz="0" w:space="0" w:color="auto"/>
                <w:right w:val="none" w:sz="0" w:space="0" w:color="auto"/>
              </w:divBdr>
            </w:div>
            <w:div w:id="1157234750">
              <w:marLeft w:val="0"/>
              <w:marRight w:val="0"/>
              <w:marTop w:val="0"/>
              <w:marBottom w:val="0"/>
              <w:divBdr>
                <w:top w:val="none" w:sz="0" w:space="0" w:color="auto"/>
                <w:left w:val="none" w:sz="0" w:space="0" w:color="auto"/>
                <w:bottom w:val="none" w:sz="0" w:space="0" w:color="auto"/>
                <w:right w:val="none" w:sz="0" w:space="0" w:color="auto"/>
              </w:divBdr>
            </w:div>
            <w:div w:id="1353386423">
              <w:marLeft w:val="0"/>
              <w:marRight w:val="0"/>
              <w:marTop w:val="0"/>
              <w:marBottom w:val="0"/>
              <w:divBdr>
                <w:top w:val="none" w:sz="0" w:space="0" w:color="auto"/>
                <w:left w:val="none" w:sz="0" w:space="0" w:color="auto"/>
                <w:bottom w:val="none" w:sz="0" w:space="0" w:color="auto"/>
                <w:right w:val="none" w:sz="0" w:space="0" w:color="auto"/>
              </w:divBdr>
            </w:div>
            <w:div w:id="689334261">
              <w:marLeft w:val="0"/>
              <w:marRight w:val="0"/>
              <w:marTop w:val="0"/>
              <w:marBottom w:val="0"/>
              <w:divBdr>
                <w:top w:val="none" w:sz="0" w:space="0" w:color="auto"/>
                <w:left w:val="none" w:sz="0" w:space="0" w:color="auto"/>
                <w:bottom w:val="none" w:sz="0" w:space="0" w:color="auto"/>
                <w:right w:val="none" w:sz="0" w:space="0" w:color="auto"/>
              </w:divBdr>
            </w:div>
            <w:div w:id="1370835011">
              <w:marLeft w:val="0"/>
              <w:marRight w:val="0"/>
              <w:marTop w:val="0"/>
              <w:marBottom w:val="0"/>
              <w:divBdr>
                <w:top w:val="none" w:sz="0" w:space="0" w:color="auto"/>
                <w:left w:val="none" w:sz="0" w:space="0" w:color="auto"/>
                <w:bottom w:val="none" w:sz="0" w:space="0" w:color="auto"/>
                <w:right w:val="none" w:sz="0" w:space="0" w:color="auto"/>
              </w:divBdr>
            </w:div>
            <w:div w:id="1340426412">
              <w:marLeft w:val="0"/>
              <w:marRight w:val="0"/>
              <w:marTop w:val="0"/>
              <w:marBottom w:val="0"/>
              <w:divBdr>
                <w:top w:val="none" w:sz="0" w:space="0" w:color="auto"/>
                <w:left w:val="none" w:sz="0" w:space="0" w:color="auto"/>
                <w:bottom w:val="none" w:sz="0" w:space="0" w:color="auto"/>
                <w:right w:val="none" w:sz="0" w:space="0" w:color="auto"/>
              </w:divBdr>
            </w:div>
            <w:div w:id="408309715">
              <w:marLeft w:val="0"/>
              <w:marRight w:val="0"/>
              <w:marTop w:val="0"/>
              <w:marBottom w:val="0"/>
              <w:divBdr>
                <w:top w:val="none" w:sz="0" w:space="0" w:color="auto"/>
                <w:left w:val="none" w:sz="0" w:space="0" w:color="auto"/>
                <w:bottom w:val="none" w:sz="0" w:space="0" w:color="auto"/>
                <w:right w:val="none" w:sz="0" w:space="0" w:color="auto"/>
              </w:divBdr>
            </w:div>
            <w:div w:id="2092652936">
              <w:marLeft w:val="0"/>
              <w:marRight w:val="0"/>
              <w:marTop w:val="0"/>
              <w:marBottom w:val="0"/>
              <w:divBdr>
                <w:top w:val="none" w:sz="0" w:space="0" w:color="auto"/>
                <w:left w:val="none" w:sz="0" w:space="0" w:color="auto"/>
                <w:bottom w:val="none" w:sz="0" w:space="0" w:color="auto"/>
                <w:right w:val="none" w:sz="0" w:space="0" w:color="auto"/>
              </w:divBdr>
            </w:div>
            <w:div w:id="1591768151">
              <w:marLeft w:val="0"/>
              <w:marRight w:val="0"/>
              <w:marTop w:val="0"/>
              <w:marBottom w:val="0"/>
              <w:divBdr>
                <w:top w:val="none" w:sz="0" w:space="0" w:color="auto"/>
                <w:left w:val="none" w:sz="0" w:space="0" w:color="auto"/>
                <w:bottom w:val="none" w:sz="0" w:space="0" w:color="auto"/>
                <w:right w:val="none" w:sz="0" w:space="0" w:color="auto"/>
              </w:divBdr>
            </w:div>
            <w:div w:id="1407537711">
              <w:marLeft w:val="0"/>
              <w:marRight w:val="0"/>
              <w:marTop w:val="0"/>
              <w:marBottom w:val="0"/>
              <w:divBdr>
                <w:top w:val="none" w:sz="0" w:space="0" w:color="auto"/>
                <w:left w:val="none" w:sz="0" w:space="0" w:color="auto"/>
                <w:bottom w:val="none" w:sz="0" w:space="0" w:color="auto"/>
                <w:right w:val="none" w:sz="0" w:space="0" w:color="auto"/>
              </w:divBdr>
            </w:div>
            <w:div w:id="1779983030">
              <w:marLeft w:val="0"/>
              <w:marRight w:val="0"/>
              <w:marTop w:val="0"/>
              <w:marBottom w:val="0"/>
              <w:divBdr>
                <w:top w:val="none" w:sz="0" w:space="0" w:color="auto"/>
                <w:left w:val="none" w:sz="0" w:space="0" w:color="auto"/>
                <w:bottom w:val="none" w:sz="0" w:space="0" w:color="auto"/>
                <w:right w:val="none" w:sz="0" w:space="0" w:color="auto"/>
              </w:divBdr>
            </w:div>
            <w:div w:id="178082099">
              <w:marLeft w:val="0"/>
              <w:marRight w:val="0"/>
              <w:marTop w:val="0"/>
              <w:marBottom w:val="0"/>
              <w:divBdr>
                <w:top w:val="none" w:sz="0" w:space="0" w:color="auto"/>
                <w:left w:val="none" w:sz="0" w:space="0" w:color="auto"/>
                <w:bottom w:val="none" w:sz="0" w:space="0" w:color="auto"/>
                <w:right w:val="none" w:sz="0" w:space="0" w:color="auto"/>
              </w:divBdr>
            </w:div>
            <w:div w:id="788014315">
              <w:marLeft w:val="0"/>
              <w:marRight w:val="0"/>
              <w:marTop w:val="0"/>
              <w:marBottom w:val="0"/>
              <w:divBdr>
                <w:top w:val="none" w:sz="0" w:space="0" w:color="auto"/>
                <w:left w:val="none" w:sz="0" w:space="0" w:color="auto"/>
                <w:bottom w:val="none" w:sz="0" w:space="0" w:color="auto"/>
                <w:right w:val="none" w:sz="0" w:space="0" w:color="auto"/>
              </w:divBdr>
            </w:div>
            <w:div w:id="1589121992">
              <w:marLeft w:val="0"/>
              <w:marRight w:val="0"/>
              <w:marTop w:val="0"/>
              <w:marBottom w:val="0"/>
              <w:divBdr>
                <w:top w:val="none" w:sz="0" w:space="0" w:color="auto"/>
                <w:left w:val="none" w:sz="0" w:space="0" w:color="auto"/>
                <w:bottom w:val="none" w:sz="0" w:space="0" w:color="auto"/>
                <w:right w:val="none" w:sz="0" w:space="0" w:color="auto"/>
              </w:divBdr>
            </w:div>
            <w:div w:id="1753813559">
              <w:marLeft w:val="0"/>
              <w:marRight w:val="0"/>
              <w:marTop w:val="0"/>
              <w:marBottom w:val="0"/>
              <w:divBdr>
                <w:top w:val="none" w:sz="0" w:space="0" w:color="auto"/>
                <w:left w:val="none" w:sz="0" w:space="0" w:color="auto"/>
                <w:bottom w:val="none" w:sz="0" w:space="0" w:color="auto"/>
                <w:right w:val="none" w:sz="0" w:space="0" w:color="auto"/>
              </w:divBdr>
            </w:div>
            <w:div w:id="1690831138">
              <w:marLeft w:val="0"/>
              <w:marRight w:val="0"/>
              <w:marTop w:val="0"/>
              <w:marBottom w:val="0"/>
              <w:divBdr>
                <w:top w:val="none" w:sz="0" w:space="0" w:color="auto"/>
                <w:left w:val="none" w:sz="0" w:space="0" w:color="auto"/>
                <w:bottom w:val="none" w:sz="0" w:space="0" w:color="auto"/>
                <w:right w:val="none" w:sz="0" w:space="0" w:color="auto"/>
              </w:divBdr>
            </w:div>
            <w:div w:id="1690595570">
              <w:marLeft w:val="0"/>
              <w:marRight w:val="0"/>
              <w:marTop w:val="0"/>
              <w:marBottom w:val="0"/>
              <w:divBdr>
                <w:top w:val="none" w:sz="0" w:space="0" w:color="auto"/>
                <w:left w:val="none" w:sz="0" w:space="0" w:color="auto"/>
                <w:bottom w:val="none" w:sz="0" w:space="0" w:color="auto"/>
                <w:right w:val="none" w:sz="0" w:space="0" w:color="auto"/>
              </w:divBdr>
            </w:div>
            <w:div w:id="254632210">
              <w:marLeft w:val="0"/>
              <w:marRight w:val="0"/>
              <w:marTop w:val="0"/>
              <w:marBottom w:val="0"/>
              <w:divBdr>
                <w:top w:val="none" w:sz="0" w:space="0" w:color="auto"/>
                <w:left w:val="none" w:sz="0" w:space="0" w:color="auto"/>
                <w:bottom w:val="none" w:sz="0" w:space="0" w:color="auto"/>
                <w:right w:val="none" w:sz="0" w:space="0" w:color="auto"/>
              </w:divBdr>
            </w:div>
            <w:div w:id="566765519">
              <w:marLeft w:val="0"/>
              <w:marRight w:val="0"/>
              <w:marTop w:val="0"/>
              <w:marBottom w:val="0"/>
              <w:divBdr>
                <w:top w:val="none" w:sz="0" w:space="0" w:color="auto"/>
                <w:left w:val="none" w:sz="0" w:space="0" w:color="auto"/>
                <w:bottom w:val="none" w:sz="0" w:space="0" w:color="auto"/>
                <w:right w:val="none" w:sz="0" w:space="0" w:color="auto"/>
              </w:divBdr>
            </w:div>
            <w:div w:id="1239513564">
              <w:marLeft w:val="0"/>
              <w:marRight w:val="0"/>
              <w:marTop w:val="0"/>
              <w:marBottom w:val="0"/>
              <w:divBdr>
                <w:top w:val="none" w:sz="0" w:space="0" w:color="auto"/>
                <w:left w:val="none" w:sz="0" w:space="0" w:color="auto"/>
                <w:bottom w:val="none" w:sz="0" w:space="0" w:color="auto"/>
                <w:right w:val="none" w:sz="0" w:space="0" w:color="auto"/>
              </w:divBdr>
            </w:div>
            <w:div w:id="313530408">
              <w:marLeft w:val="0"/>
              <w:marRight w:val="0"/>
              <w:marTop w:val="0"/>
              <w:marBottom w:val="0"/>
              <w:divBdr>
                <w:top w:val="none" w:sz="0" w:space="0" w:color="auto"/>
                <w:left w:val="none" w:sz="0" w:space="0" w:color="auto"/>
                <w:bottom w:val="none" w:sz="0" w:space="0" w:color="auto"/>
                <w:right w:val="none" w:sz="0" w:space="0" w:color="auto"/>
              </w:divBdr>
            </w:div>
            <w:div w:id="1028218239">
              <w:marLeft w:val="0"/>
              <w:marRight w:val="0"/>
              <w:marTop w:val="0"/>
              <w:marBottom w:val="0"/>
              <w:divBdr>
                <w:top w:val="none" w:sz="0" w:space="0" w:color="auto"/>
                <w:left w:val="none" w:sz="0" w:space="0" w:color="auto"/>
                <w:bottom w:val="none" w:sz="0" w:space="0" w:color="auto"/>
                <w:right w:val="none" w:sz="0" w:space="0" w:color="auto"/>
              </w:divBdr>
            </w:div>
            <w:div w:id="97608366">
              <w:marLeft w:val="0"/>
              <w:marRight w:val="0"/>
              <w:marTop w:val="0"/>
              <w:marBottom w:val="0"/>
              <w:divBdr>
                <w:top w:val="none" w:sz="0" w:space="0" w:color="auto"/>
                <w:left w:val="none" w:sz="0" w:space="0" w:color="auto"/>
                <w:bottom w:val="none" w:sz="0" w:space="0" w:color="auto"/>
                <w:right w:val="none" w:sz="0" w:space="0" w:color="auto"/>
              </w:divBdr>
            </w:div>
            <w:div w:id="1264613186">
              <w:marLeft w:val="0"/>
              <w:marRight w:val="0"/>
              <w:marTop w:val="0"/>
              <w:marBottom w:val="0"/>
              <w:divBdr>
                <w:top w:val="none" w:sz="0" w:space="0" w:color="auto"/>
                <w:left w:val="none" w:sz="0" w:space="0" w:color="auto"/>
                <w:bottom w:val="none" w:sz="0" w:space="0" w:color="auto"/>
                <w:right w:val="none" w:sz="0" w:space="0" w:color="auto"/>
              </w:divBdr>
            </w:div>
            <w:div w:id="1292201855">
              <w:marLeft w:val="0"/>
              <w:marRight w:val="0"/>
              <w:marTop w:val="0"/>
              <w:marBottom w:val="0"/>
              <w:divBdr>
                <w:top w:val="none" w:sz="0" w:space="0" w:color="auto"/>
                <w:left w:val="none" w:sz="0" w:space="0" w:color="auto"/>
                <w:bottom w:val="none" w:sz="0" w:space="0" w:color="auto"/>
                <w:right w:val="none" w:sz="0" w:space="0" w:color="auto"/>
              </w:divBdr>
            </w:div>
            <w:div w:id="128522882">
              <w:marLeft w:val="0"/>
              <w:marRight w:val="0"/>
              <w:marTop w:val="0"/>
              <w:marBottom w:val="0"/>
              <w:divBdr>
                <w:top w:val="none" w:sz="0" w:space="0" w:color="auto"/>
                <w:left w:val="none" w:sz="0" w:space="0" w:color="auto"/>
                <w:bottom w:val="none" w:sz="0" w:space="0" w:color="auto"/>
                <w:right w:val="none" w:sz="0" w:space="0" w:color="auto"/>
              </w:divBdr>
            </w:div>
            <w:div w:id="1883399051">
              <w:marLeft w:val="0"/>
              <w:marRight w:val="0"/>
              <w:marTop w:val="0"/>
              <w:marBottom w:val="0"/>
              <w:divBdr>
                <w:top w:val="none" w:sz="0" w:space="0" w:color="auto"/>
                <w:left w:val="none" w:sz="0" w:space="0" w:color="auto"/>
                <w:bottom w:val="none" w:sz="0" w:space="0" w:color="auto"/>
                <w:right w:val="none" w:sz="0" w:space="0" w:color="auto"/>
              </w:divBdr>
            </w:div>
            <w:div w:id="2055232553">
              <w:marLeft w:val="0"/>
              <w:marRight w:val="0"/>
              <w:marTop w:val="0"/>
              <w:marBottom w:val="0"/>
              <w:divBdr>
                <w:top w:val="none" w:sz="0" w:space="0" w:color="auto"/>
                <w:left w:val="none" w:sz="0" w:space="0" w:color="auto"/>
                <w:bottom w:val="none" w:sz="0" w:space="0" w:color="auto"/>
                <w:right w:val="none" w:sz="0" w:space="0" w:color="auto"/>
              </w:divBdr>
            </w:div>
            <w:div w:id="783576323">
              <w:marLeft w:val="0"/>
              <w:marRight w:val="0"/>
              <w:marTop w:val="0"/>
              <w:marBottom w:val="0"/>
              <w:divBdr>
                <w:top w:val="none" w:sz="0" w:space="0" w:color="auto"/>
                <w:left w:val="none" w:sz="0" w:space="0" w:color="auto"/>
                <w:bottom w:val="none" w:sz="0" w:space="0" w:color="auto"/>
                <w:right w:val="none" w:sz="0" w:space="0" w:color="auto"/>
              </w:divBdr>
            </w:div>
            <w:div w:id="659771377">
              <w:marLeft w:val="0"/>
              <w:marRight w:val="0"/>
              <w:marTop w:val="0"/>
              <w:marBottom w:val="0"/>
              <w:divBdr>
                <w:top w:val="none" w:sz="0" w:space="0" w:color="auto"/>
                <w:left w:val="none" w:sz="0" w:space="0" w:color="auto"/>
                <w:bottom w:val="none" w:sz="0" w:space="0" w:color="auto"/>
                <w:right w:val="none" w:sz="0" w:space="0" w:color="auto"/>
              </w:divBdr>
            </w:div>
            <w:div w:id="33164423">
              <w:marLeft w:val="0"/>
              <w:marRight w:val="0"/>
              <w:marTop w:val="0"/>
              <w:marBottom w:val="0"/>
              <w:divBdr>
                <w:top w:val="none" w:sz="0" w:space="0" w:color="auto"/>
                <w:left w:val="none" w:sz="0" w:space="0" w:color="auto"/>
                <w:bottom w:val="none" w:sz="0" w:space="0" w:color="auto"/>
                <w:right w:val="none" w:sz="0" w:space="0" w:color="auto"/>
              </w:divBdr>
            </w:div>
            <w:div w:id="294992794">
              <w:marLeft w:val="0"/>
              <w:marRight w:val="0"/>
              <w:marTop w:val="0"/>
              <w:marBottom w:val="0"/>
              <w:divBdr>
                <w:top w:val="none" w:sz="0" w:space="0" w:color="auto"/>
                <w:left w:val="none" w:sz="0" w:space="0" w:color="auto"/>
                <w:bottom w:val="none" w:sz="0" w:space="0" w:color="auto"/>
                <w:right w:val="none" w:sz="0" w:space="0" w:color="auto"/>
              </w:divBdr>
            </w:div>
            <w:div w:id="421530780">
              <w:marLeft w:val="0"/>
              <w:marRight w:val="0"/>
              <w:marTop w:val="0"/>
              <w:marBottom w:val="0"/>
              <w:divBdr>
                <w:top w:val="none" w:sz="0" w:space="0" w:color="auto"/>
                <w:left w:val="none" w:sz="0" w:space="0" w:color="auto"/>
                <w:bottom w:val="none" w:sz="0" w:space="0" w:color="auto"/>
                <w:right w:val="none" w:sz="0" w:space="0" w:color="auto"/>
              </w:divBdr>
            </w:div>
            <w:div w:id="895437850">
              <w:marLeft w:val="0"/>
              <w:marRight w:val="0"/>
              <w:marTop w:val="0"/>
              <w:marBottom w:val="0"/>
              <w:divBdr>
                <w:top w:val="none" w:sz="0" w:space="0" w:color="auto"/>
                <w:left w:val="none" w:sz="0" w:space="0" w:color="auto"/>
                <w:bottom w:val="none" w:sz="0" w:space="0" w:color="auto"/>
                <w:right w:val="none" w:sz="0" w:space="0" w:color="auto"/>
              </w:divBdr>
            </w:div>
            <w:div w:id="604771082">
              <w:marLeft w:val="0"/>
              <w:marRight w:val="0"/>
              <w:marTop w:val="0"/>
              <w:marBottom w:val="0"/>
              <w:divBdr>
                <w:top w:val="none" w:sz="0" w:space="0" w:color="auto"/>
                <w:left w:val="none" w:sz="0" w:space="0" w:color="auto"/>
                <w:bottom w:val="none" w:sz="0" w:space="0" w:color="auto"/>
                <w:right w:val="none" w:sz="0" w:space="0" w:color="auto"/>
              </w:divBdr>
            </w:div>
            <w:div w:id="1822303895">
              <w:marLeft w:val="0"/>
              <w:marRight w:val="0"/>
              <w:marTop w:val="0"/>
              <w:marBottom w:val="0"/>
              <w:divBdr>
                <w:top w:val="none" w:sz="0" w:space="0" w:color="auto"/>
                <w:left w:val="none" w:sz="0" w:space="0" w:color="auto"/>
                <w:bottom w:val="none" w:sz="0" w:space="0" w:color="auto"/>
                <w:right w:val="none" w:sz="0" w:space="0" w:color="auto"/>
              </w:divBdr>
            </w:div>
            <w:div w:id="1907952769">
              <w:marLeft w:val="0"/>
              <w:marRight w:val="0"/>
              <w:marTop w:val="0"/>
              <w:marBottom w:val="0"/>
              <w:divBdr>
                <w:top w:val="none" w:sz="0" w:space="0" w:color="auto"/>
                <w:left w:val="none" w:sz="0" w:space="0" w:color="auto"/>
                <w:bottom w:val="none" w:sz="0" w:space="0" w:color="auto"/>
                <w:right w:val="none" w:sz="0" w:space="0" w:color="auto"/>
              </w:divBdr>
            </w:div>
            <w:div w:id="1147622606">
              <w:marLeft w:val="0"/>
              <w:marRight w:val="0"/>
              <w:marTop w:val="0"/>
              <w:marBottom w:val="0"/>
              <w:divBdr>
                <w:top w:val="none" w:sz="0" w:space="0" w:color="auto"/>
                <w:left w:val="none" w:sz="0" w:space="0" w:color="auto"/>
                <w:bottom w:val="none" w:sz="0" w:space="0" w:color="auto"/>
                <w:right w:val="none" w:sz="0" w:space="0" w:color="auto"/>
              </w:divBdr>
            </w:div>
            <w:div w:id="1916937043">
              <w:marLeft w:val="0"/>
              <w:marRight w:val="0"/>
              <w:marTop w:val="0"/>
              <w:marBottom w:val="0"/>
              <w:divBdr>
                <w:top w:val="none" w:sz="0" w:space="0" w:color="auto"/>
                <w:left w:val="none" w:sz="0" w:space="0" w:color="auto"/>
                <w:bottom w:val="none" w:sz="0" w:space="0" w:color="auto"/>
                <w:right w:val="none" w:sz="0" w:space="0" w:color="auto"/>
              </w:divBdr>
            </w:div>
            <w:div w:id="1128743760">
              <w:marLeft w:val="0"/>
              <w:marRight w:val="0"/>
              <w:marTop w:val="0"/>
              <w:marBottom w:val="0"/>
              <w:divBdr>
                <w:top w:val="none" w:sz="0" w:space="0" w:color="auto"/>
                <w:left w:val="none" w:sz="0" w:space="0" w:color="auto"/>
                <w:bottom w:val="none" w:sz="0" w:space="0" w:color="auto"/>
                <w:right w:val="none" w:sz="0" w:space="0" w:color="auto"/>
              </w:divBdr>
            </w:div>
            <w:div w:id="2133400016">
              <w:marLeft w:val="0"/>
              <w:marRight w:val="0"/>
              <w:marTop w:val="0"/>
              <w:marBottom w:val="0"/>
              <w:divBdr>
                <w:top w:val="none" w:sz="0" w:space="0" w:color="auto"/>
                <w:left w:val="none" w:sz="0" w:space="0" w:color="auto"/>
                <w:bottom w:val="none" w:sz="0" w:space="0" w:color="auto"/>
                <w:right w:val="none" w:sz="0" w:space="0" w:color="auto"/>
              </w:divBdr>
            </w:div>
            <w:div w:id="1540584638">
              <w:marLeft w:val="0"/>
              <w:marRight w:val="0"/>
              <w:marTop w:val="0"/>
              <w:marBottom w:val="0"/>
              <w:divBdr>
                <w:top w:val="none" w:sz="0" w:space="0" w:color="auto"/>
                <w:left w:val="none" w:sz="0" w:space="0" w:color="auto"/>
                <w:bottom w:val="none" w:sz="0" w:space="0" w:color="auto"/>
                <w:right w:val="none" w:sz="0" w:space="0" w:color="auto"/>
              </w:divBdr>
            </w:div>
            <w:div w:id="12160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4166">
      <w:bodyDiv w:val="1"/>
      <w:marLeft w:val="0"/>
      <w:marRight w:val="0"/>
      <w:marTop w:val="0"/>
      <w:marBottom w:val="0"/>
      <w:divBdr>
        <w:top w:val="none" w:sz="0" w:space="0" w:color="auto"/>
        <w:left w:val="none" w:sz="0" w:space="0" w:color="auto"/>
        <w:bottom w:val="none" w:sz="0" w:space="0" w:color="auto"/>
        <w:right w:val="none" w:sz="0" w:space="0" w:color="auto"/>
      </w:divBdr>
      <w:divsChild>
        <w:div w:id="111555904">
          <w:marLeft w:val="0"/>
          <w:marRight w:val="0"/>
          <w:marTop w:val="0"/>
          <w:marBottom w:val="0"/>
          <w:divBdr>
            <w:top w:val="none" w:sz="0" w:space="0" w:color="auto"/>
            <w:left w:val="none" w:sz="0" w:space="0" w:color="auto"/>
            <w:bottom w:val="none" w:sz="0" w:space="0" w:color="auto"/>
            <w:right w:val="none" w:sz="0" w:space="0" w:color="auto"/>
          </w:divBdr>
          <w:divsChild>
            <w:div w:id="2033068392">
              <w:marLeft w:val="0"/>
              <w:marRight w:val="0"/>
              <w:marTop w:val="0"/>
              <w:marBottom w:val="0"/>
              <w:divBdr>
                <w:top w:val="none" w:sz="0" w:space="0" w:color="auto"/>
                <w:left w:val="none" w:sz="0" w:space="0" w:color="auto"/>
                <w:bottom w:val="none" w:sz="0" w:space="0" w:color="auto"/>
                <w:right w:val="none" w:sz="0" w:space="0" w:color="auto"/>
              </w:divBdr>
            </w:div>
            <w:div w:id="424037858">
              <w:marLeft w:val="0"/>
              <w:marRight w:val="0"/>
              <w:marTop w:val="0"/>
              <w:marBottom w:val="0"/>
              <w:divBdr>
                <w:top w:val="none" w:sz="0" w:space="0" w:color="auto"/>
                <w:left w:val="none" w:sz="0" w:space="0" w:color="auto"/>
                <w:bottom w:val="none" w:sz="0" w:space="0" w:color="auto"/>
                <w:right w:val="none" w:sz="0" w:space="0" w:color="auto"/>
              </w:divBdr>
            </w:div>
            <w:div w:id="1949313691">
              <w:marLeft w:val="0"/>
              <w:marRight w:val="0"/>
              <w:marTop w:val="0"/>
              <w:marBottom w:val="0"/>
              <w:divBdr>
                <w:top w:val="none" w:sz="0" w:space="0" w:color="auto"/>
                <w:left w:val="none" w:sz="0" w:space="0" w:color="auto"/>
                <w:bottom w:val="none" w:sz="0" w:space="0" w:color="auto"/>
                <w:right w:val="none" w:sz="0" w:space="0" w:color="auto"/>
              </w:divBdr>
            </w:div>
            <w:div w:id="394789501">
              <w:marLeft w:val="0"/>
              <w:marRight w:val="0"/>
              <w:marTop w:val="0"/>
              <w:marBottom w:val="0"/>
              <w:divBdr>
                <w:top w:val="none" w:sz="0" w:space="0" w:color="auto"/>
                <w:left w:val="none" w:sz="0" w:space="0" w:color="auto"/>
                <w:bottom w:val="none" w:sz="0" w:space="0" w:color="auto"/>
                <w:right w:val="none" w:sz="0" w:space="0" w:color="auto"/>
              </w:divBdr>
            </w:div>
            <w:div w:id="104421607">
              <w:marLeft w:val="0"/>
              <w:marRight w:val="0"/>
              <w:marTop w:val="0"/>
              <w:marBottom w:val="0"/>
              <w:divBdr>
                <w:top w:val="none" w:sz="0" w:space="0" w:color="auto"/>
                <w:left w:val="none" w:sz="0" w:space="0" w:color="auto"/>
                <w:bottom w:val="none" w:sz="0" w:space="0" w:color="auto"/>
                <w:right w:val="none" w:sz="0" w:space="0" w:color="auto"/>
              </w:divBdr>
            </w:div>
            <w:div w:id="799110394">
              <w:marLeft w:val="0"/>
              <w:marRight w:val="0"/>
              <w:marTop w:val="0"/>
              <w:marBottom w:val="0"/>
              <w:divBdr>
                <w:top w:val="none" w:sz="0" w:space="0" w:color="auto"/>
                <w:left w:val="none" w:sz="0" w:space="0" w:color="auto"/>
                <w:bottom w:val="none" w:sz="0" w:space="0" w:color="auto"/>
                <w:right w:val="none" w:sz="0" w:space="0" w:color="auto"/>
              </w:divBdr>
            </w:div>
            <w:div w:id="1331953889">
              <w:marLeft w:val="0"/>
              <w:marRight w:val="0"/>
              <w:marTop w:val="0"/>
              <w:marBottom w:val="0"/>
              <w:divBdr>
                <w:top w:val="none" w:sz="0" w:space="0" w:color="auto"/>
                <w:left w:val="none" w:sz="0" w:space="0" w:color="auto"/>
                <w:bottom w:val="none" w:sz="0" w:space="0" w:color="auto"/>
                <w:right w:val="none" w:sz="0" w:space="0" w:color="auto"/>
              </w:divBdr>
            </w:div>
            <w:div w:id="1136988811">
              <w:marLeft w:val="0"/>
              <w:marRight w:val="0"/>
              <w:marTop w:val="0"/>
              <w:marBottom w:val="0"/>
              <w:divBdr>
                <w:top w:val="none" w:sz="0" w:space="0" w:color="auto"/>
                <w:left w:val="none" w:sz="0" w:space="0" w:color="auto"/>
                <w:bottom w:val="none" w:sz="0" w:space="0" w:color="auto"/>
                <w:right w:val="none" w:sz="0" w:space="0" w:color="auto"/>
              </w:divBdr>
            </w:div>
            <w:div w:id="2025283374">
              <w:marLeft w:val="0"/>
              <w:marRight w:val="0"/>
              <w:marTop w:val="0"/>
              <w:marBottom w:val="0"/>
              <w:divBdr>
                <w:top w:val="none" w:sz="0" w:space="0" w:color="auto"/>
                <w:left w:val="none" w:sz="0" w:space="0" w:color="auto"/>
                <w:bottom w:val="none" w:sz="0" w:space="0" w:color="auto"/>
                <w:right w:val="none" w:sz="0" w:space="0" w:color="auto"/>
              </w:divBdr>
            </w:div>
            <w:div w:id="134028987">
              <w:marLeft w:val="0"/>
              <w:marRight w:val="0"/>
              <w:marTop w:val="0"/>
              <w:marBottom w:val="0"/>
              <w:divBdr>
                <w:top w:val="none" w:sz="0" w:space="0" w:color="auto"/>
                <w:left w:val="none" w:sz="0" w:space="0" w:color="auto"/>
                <w:bottom w:val="none" w:sz="0" w:space="0" w:color="auto"/>
                <w:right w:val="none" w:sz="0" w:space="0" w:color="auto"/>
              </w:divBdr>
            </w:div>
            <w:div w:id="160048775">
              <w:marLeft w:val="0"/>
              <w:marRight w:val="0"/>
              <w:marTop w:val="0"/>
              <w:marBottom w:val="0"/>
              <w:divBdr>
                <w:top w:val="none" w:sz="0" w:space="0" w:color="auto"/>
                <w:left w:val="none" w:sz="0" w:space="0" w:color="auto"/>
                <w:bottom w:val="none" w:sz="0" w:space="0" w:color="auto"/>
                <w:right w:val="none" w:sz="0" w:space="0" w:color="auto"/>
              </w:divBdr>
            </w:div>
            <w:div w:id="584076402">
              <w:marLeft w:val="0"/>
              <w:marRight w:val="0"/>
              <w:marTop w:val="0"/>
              <w:marBottom w:val="0"/>
              <w:divBdr>
                <w:top w:val="none" w:sz="0" w:space="0" w:color="auto"/>
                <w:left w:val="none" w:sz="0" w:space="0" w:color="auto"/>
                <w:bottom w:val="none" w:sz="0" w:space="0" w:color="auto"/>
                <w:right w:val="none" w:sz="0" w:space="0" w:color="auto"/>
              </w:divBdr>
            </w:div>
            <w:div w:id="1133062559">
              <w:marLeft w:val="0"/>
              <w:marRight w:val="0"/>
              <w:marTop w:val="0"/>
              <w:marBottom w:val="0"/>
              <w:divBdr>
                <w:top w:val="none" w:sz="0" w:space="0" w:color="auto"/>
                <w:left w:val="none" w:sz="0" w:space="0" w:color="auto"/>
                <w:bottom w:val="none" w:sz="0" w:space="0" w:color="auto"/>
                <w:right w:val="none" w:sz="0" w:space="0" w:color="auto"/>
              </w:divBdr>
            </w:div>
            <w:div w:id="1301574217">
              <w:marLeft w:val="0"/>
              <w:marRight w:val="0"/>
              <w:marTop w:val="0"/>
              <w:marBottom w:val="0"/>
              <w:divBdr>
                <w:top w:val="none" w:sz="0" w:space="0" w:color="auto"/>
                <w:left w:val="none" w:sz="0" w:space="0" w:color="auto"/>
                <w:bottom w:val="none" w:sz="0" w:space="0" w:color="auto"/>
                <w:right w:val="none" w:sz="0" w:space="0" w:color="auto"/>
              </w:divBdr>
            </w:div>
            <w:div w:id="224489757">
              <w:marLeft w:val="0"/>
              <w:marRight w:val="0"/>
              <w:marTop w:val="0"/>
              <w:marBottom w:val="0"/>
              <w:divBdr>
                <w:top w:val="none" w:sz="0" w:space="0" w:color="auto"/>
                <w:left w:val="none" w:sz="0" w:space="0" w:color="auto"/>
                <w:bottom w:val="none" w:sz="0" w:space="0" w:color="auto"/>
                <w:right w:val="none" w:sz="0" w:space="0" w:color="auto"/>
              </w:divBdr>
            </w:div>
            <w:div w:id="28998036">
              <w:marLeft w:val="0"/>
              <w:marRight w:val="0"/>
              <w:marTop w:val="0"/>
              <w:marBottom w:val="0"/>
              <w:divBdr>
                <w:top w:val="none" w:sz="0" w:space="0" w:color="auto"/>
                <w:left w:val="none" w:sz="0" w:space="0" w:color="auto"/>
                <w:bottom w:val="none" w:sz="0" w:space="0" w:color="auto"/>
                <w:right w:val="none" w:sz="0" w:space="0" w:color="auto"/>
              </w:divBdr>
            </w:div>
            <w:div w:id="1339192665">
              <w:marLeft w:val="0"/>
              <w:marRight w:val="0"/>
              <w:marTop w:val="0"/>
              <w:marBottom w:val="0"/>
              <w:divBdr>
                <w:top w:val="none" w:sz="0" w:space="0" w:color="auto"/>
                <w:left w:val="none" w:sz="0" w:space="0" w:color="auto"/>
                <w:bottom w:val="none" w:sz="0" w:space="0" w:color="auto"/>
                <w:right w:val="none" w:sz="0" w:space="0" w:color="auto"/>
              </w:divBdr>
            </w:div>
            <w:div w:id="158083606">
              <w:marLeft w:val="0"/>
              <w:marRight w:val="0"/>
              <w:marTop w:val="0"/>
              <w:marBottom w:val="0"/>
              <w:divBdr>
                <w:top w:val="none" w:sz="0" w:space="0" w:color="auto"/>
                <w:left w:val="none" w:sz="0" w:space="0" w:color="auto"/>
                <w:bottom w:val="none" w:sz="0" w:space="0" w:color="auto"/>
                <w:right w:val="none" w:sz="0" w:space="0" w:color="auto"/>
              </w:divBdr>
            </w:div>
            <w:div w:id="599601185">
              <w:marLeft w:val="0"/>
              <w:marRight w:val="0"/>
              <w:marTop w:val="0"/>
              <w:marBottom w:val="0"/>
              <w:divBdr>
                <w:top w:val="none" w:sz="0" w:space="0" w:color="auto"/>
                <w:left w:val="none" w:sz="0" w:space="0" w:color="auto"/>
                <w:bottom w:val="none" w:sz="0" w:space="0" w:color="auto"/>
                <w:right w:val="none" w:sz="0" w:space="0" w:color="auto"/>
              </w:divBdr>
            </w:div>
            <w:div w:id="31271904">
              <w:marLeft w:val="0"/>
              <w:marRight w:val="0"/>
              <w:marTop w:val="0"/>
              <w:marBottom w:val="0"/>
              <w:divBdr>
                <w:top w:val="none" w:sz="0" w:space="0" w:color="auto"/>
                <w:left w:val="none" w:sz="0" w:space="0" w:color="auto"/>
                <w:bottom w:val="none" w:sz="0" w:space="0" w:color="auto"/>
                <w:right w:val="none" w:sz="0" w:space="0" w:color="auto"/>
              </w:divBdr>
            </w:div>
            <w:div w:id="1210453177">
              <w:marLeft w:val="0"/>
              <w:marRight w:val="0"/>
              <w:marTop w:val="0"/>
              <w:marBottom w:val="0"/>
              <w:divBdr>
                <w:top w:val="none" w:sz="0" w:space="0" w:color="auto"/>
                <w:left w:val="none" w:sz="0" w:space="0" w:color="auto"/>
                <w:bottom w:val="none" w:sz="0" w:space="0" w:color="auto"/>
                <w:right w:val="none" w:sz="0" w:space="0" w:color="auto"/>
              </w:divBdr>
            </w:div>
            <w:div w:id="400367125">
              <w:marLeft w:val="0"/>
              <w:marRight w:val="0"/>
              <w:marTop w:val="0"/>
              <w:marBottom w:val="0"/>
              <w:divBdr>
                <w:top w:val="none" w:sz="0" w:space="0" w:color="auto"/>
                <w:left w:val="none" w:sz="0" w:space="0" w:color="auto"/>
                <w:bottom w:val="none" w:sz="0" w:space="0" w:color="auto"/>
                <w:right w:val="none" w:sz="0" w:space="0" w:color="auto"/>
              </w:divBdr>
            </w:div>
            <w:div w:id="336923898">
              <w:marLeft w:val="0"/>
              <w:marRight w:val="0"/>
              <w:marTop w:val="0"/>
              <w:marBottom w:val="0"/>
              <w:divBdr>
                <w:top w:val="none" w:sz="0" w:space="0" w:color="auto"/>
                <w:left w:val="none" w:sz="0" w:space="0" w:color="auto"/>
                <w:bottom w:val="none" w:sz="0" w:space="0" w:color="auto"/>
                <w:right w:val="none" w:sz="0" w:space="0" w:color="auto"/>
              </w:divBdr>
            </w:div>
            <w:div w:id="1813212054">
              <w:marLeft w:val="0"/>
              <w:marRight w:val="0"/>
              <w:marTop w:val="0"/>
              <w:marBottom w:val="0"/>
              <w:divBdr>
                <w:top w:val="none" w:sz="0" w:space="0" w:color="auto"/>
                <w:left w:val="none" w:sz="0" w:space="0" w:color="auto"/>
                <w:bottom w:val="none" w:sz="0" w:space="0" w:color="auto"/>
                <w:right w:val="none" w:sz="0" w:space="0" w:color="auto"/>
              </w:divBdr>
            </w:div>
            <w:div w:id="1883012628">
              <w:marLeft w:val="0"/>
              <w:marRight w:val="0"/>
              <w:marTop w:val="0"/>
              <w:marBottom w:val="0"/>
              <w:divBdr>
                <w:top w:val="none" w:sz="0" w:space="0" w:color="auto"/>
                <w:left w:val="none" w:sz="0" w:space="0" w:color="auto"/>
                <w:bottom w:val="none" w:sz="0" w:space="0" w:color="auto"/>
                <w:right w:val="none" w:sz="0" w:space="0" w:color="auto"/>
              </w:divBdr>
            </w:div>
            <w:div w:id="1931891274">
              <w:marLeft w:val="0"/>
              <w:marRight w:val="0"/>
              <w:marTop w:val="0"/>
              <w:marBottom w:val="0"/>
              <w:divBdr>
                <w:top w:val="none" w:sz="0" w:space="0" w:color="auto"/>
                <w:left w:val="none" w:sz="0" w:space="0" w:color="auto"/>
                <w:bottom w:val="none" w:sz="0" w:space="0" w:color="auto"/>
                <w:right w:val="none" w:sz="0" w:space="0" w:color="auto"/>
              </w:divBdr>
            </w:div>
            <w:div w:id="112482141">
              <w:marLeft w:val="0"/>
              <w:marRight w:val="0"/>
              <w:marTop w:val="0"/>
              <w:marBottom w:val="0"/>
              <w:divBdr>
                <w:top w:val="none" w:sz="0" w:space="0" w:color="auto"/>
                <w:left w:val="none" w:sz="0" w:space="0" w:color="auto"/>
                <w:bottom w:val="none" w:sz="0" w:space="0" w:color="auto"/>
                <w:right w:val="none" w:sz="0" w:space="0" w:color="auto"/>
              </w:divBdr>
            </w:div>
            <w:div w:id="1022440759">
              <w:marLeft w:val="0"/>
              <w:marRight w:val="0"/>
              <w:marTop w:val="0"/>
              <w:marBottom w:val="0"/>
              <w:divBdr>
                <w:top w:val="none" w:sz="0" w:space="0" w:color="auto"/>
                <w:left w:val="none" w:sz="0" w:space="0" w:color="auto"/>
                <w:bottom w:val="none" w:sz="0" w:space="0" w:color="auto"/>
                <w:right w:val="none" w:sz="0" w:space="0" w:color="auto"/>
              </w:divBdr>
            </w:div>
            <w:div w:id="702751175">
              <w:marLeft w:val="0"/>
              <w:marRight w:val="0"/>
              <w:marTop w:val="0"/>
              <w:marBottom w:val="0"/>
              <w:divBdr>
                <w:top w:val="none" w:sz="0" w:space="0" w:color="auto"/>
                <w:left w:val="none" w:sz="0" w:space="0" w:color="auto"/>
                <w:bottom w:val="none" w:sz="0" w:space="0" w:color="auto"/>
                <w:right w:val="none" w:sz="0" w:space="0" w:color="auto"/>
              </w:divBdr>
            </w:div>
            <w:div w:id="1450389442">
              <w:marLeft w:val="0"/>
              <w:marRight w:val="0"/>
              <w:marTop w:val="0"/>
              <w:marBottom w:val="0"/>
              <w:divBdr>
                <w:top w:val="none" w:sz="0" w:space="0" w:color="auto"/>
                <w:left w:val="none" w:sz="0" w:space="0" w:color="auto"/>
                <w:bottom w:val="none" w:sz="0" w:space="0" w:color="auto"/>
                <w:right w:val="none" w:sz="0" w:space="0" w:color="auto"/>
              </w:divBdr>
            </w:div>
            <w:div w:id="854417333">
              <w:marLeft w:val="0"/>
              <w:marRight w:val="0"/>
              <w:marTop w:val="0"/>
              <w:marBottom w:val="0"/>
              <w:divBdr>
                <w:top w:val="none" w:sz="0" w:space="0" w:color="auto"/>
                <w:left w:val="none" w:sz="0" w:space="0" w:color="auto"/>
                <w:bottom w:val="none" w:sz="0" w:space="0" w:color="auto"/>
                <w:right w:val="none" w:sz="0" w:space="0" w:color="auto"/>
              </w:divBdr>
            </w:div>
            <w:div w:id="1045642002">
              <w:marLeft w:val="0"/>
              <w:marRight w:val="0"/>
              <w:marTop w:val="0"/>
              <w:marBottom w:val="0"/>
              <w:divBdr>
                <w:top w:val="none" w:sz="0" w:space="0" w:color="auto"/>
                <w:left w:val="none" w:sz="0" w:space="0" w:color="auto"/>
                <w:bottom w:val="none" w:sz="0" w:space="0" w:color="auto"/>
                <w:right w:val="none" w:sz="0" w:space="0" w:color="auto"/>
              </w:divBdr>
            </w:div>
            <w:div w:id="1287934313">
              <w:marLeft w:val="0"/>
              <w:marRight w:val="0"/>
              <w:marTop w:val="0"/>
              <w:marBottom w:val="0"/>
              <w:divBdr>
                <w:top w:val="none" w:sz="0" w:space="0" w:color="auto"/>
                <w:left w:val="none" w:sz="0" w:space="0" w:color="auto"/>
                <w:bottom w:val="none" w:sz="0" w:space="0" w:color="auto"/>
                <w:right w:val="none" w:sz="0" w:space="0" w:color="auto"/>
              </w:divBdr>
            </w:div>
            <w:div w:id="1533297163">
              <w:marLeft w:val="0"/>
              <w:marRight w:val="0"/>
              <w:marTop w:val="0"/>
              <w:marBottom w:val="0"/>
              <w:divBdr>
                <w:top w:val="none" w:sz="0" w:space="0" w:color="auto"/>
                <w:left w:val="none" w:sz="0" w:space="0" w:color="auto"/>
                <w:bottom w:val="none" w:sz="0" w:space="0" w:color="auto"/>
                <w:right w:val="none" w:sz="0" w:space="0" w:color="auto"/>
              </w:divBdr>
            </w:div>
            <w:div w:id="1092317829">
              <w:marLeft w:val="0"/>
              <w:marRight w:val="0"/>
              <w:marTop w:val="0"/>
              <w:marBottom w:val="0"/>
              <w:divBdr>
                <w:top w:val="none" w:sz="0" w:space="0" w:color="auto"/>
                <w:left w:val="none" w:sz="0" w:space="0" w:color="auto"/>
                <w:bottom w:val="none" w:sz="0" w:space="0" w:color="auto"/>
                <w:right w:val="none" w:sz="0" w:space="0" w:color="auto"/>
              </w:divBdr>
            </w:div>
            <w:div w:id="1932160967">
              <w:marLeft w:val="0"/>
              <w:marRight w:val="0"/>
              <w:marTop w:val="0"/>
              <w:marBottom w:val="0"/>
              <w:divBdr>
                <w:top w:val="none" w:sz="0" w:space="0" w:color="auto"/>
                <w:left w:val="none" w:sz="0" w:space="0" w:color="auto"/>
                <w:bottom w:val="none" w:sz="0" w:space="0" w:color="auto"/>
                <w:right w:val="none" w:sz="0" w:space="0" w:color="auto"/>
              </w:divBdr>
            </w:div>
            <w:div w:id="1481338122">
              <w:marLeft w:val="0"/>
              <w:marRight w:val="0"/>
              <w:marTop w:val="0"/>
              <w:marBottom w:val="0"/>
              <w:divBdr>
                <w:top w:val="none" w:sz="0" w:space="0" w:color="auto"/>
                <w:left w:val="none" w:sz="0" w:space="0" w:color="auto"/>
                <w:bottom w:val="none" w:sz="0" w:space="0" w:color="auto"/>
                <w:right w:val="none" w:sz="0" w:space="0" w:color="auto"/>
              </w:divBdr>
            </w:div>
            <w:div w:id="1184200113">
              <w:marLeft w:val="0"/>
              <w:marRight w:val="0"/>
              <w:marTop w:val="0"/>
              <w:marBottom w:val="0"/>
              <w:divBdr>
                <w:top w:val="none" w:sz="0" w:space="0" w:color="auto"/>
                <w:left w:val="none" w:sz="0" w:space="0" w:color="auto"/>
                <w:bottom w:val="none" w:sz="0" w:space="0" w:color="auto"/>
                <w:right w:val="none" w:sz="0" w:space="0" w:color="auto"/>
              </w:divBdr>
            </w:div>
            <w:div w:id="910770281">
              <w:marLeft w:val="0"/>
              <w:marRight w:val="0"/>
              <w:marTop w:val="0"/>
              <w:marBottom w:val="0"/>
              <w:divBdr>
                <w:top w:val="none" w:sz="0" w:space="0" w:color="auto"/>
                <w:left w:val="none" w:sz="0" w:space="0" w:color="auto"/>
                <w:bottom w:val="none" w:sz="0" w:space="0" w:color="auto"/>
                <w:right w:val="none" w:sz="0" w:space="0" w:color="auto"/>
              </w:divBdr>
            </w:div>
            <w:div w:id="361325116">
              <w:marLeft w:val="0"/>
              <w:marRight w:val="0"/>
              <w:marTop w:val="0"/>
              <w:marBottom w:val="0"/>
              <w:divBdr>
                <w:top w:val="none" w:sz="0" w:space="0" w:color="auto"/>
                <w:left w:val="none" w:sz="0" w:space="0" w:color="auto"/>
                <w:bottom w:val="none" w:sz="0" w:space="0" w:color="auto"/>
                <w:right w:val="none" w:sz="0" w:space="0" w:color="auto"/>
              </w:divBdr>
            </w:div>
            <w:div w:id="1121727738">
              <w:marLeft w:val="0"/>
              <w:marRight w:val="0"/>
              <w:marTop w:val="0"/>
              <w:marBottom w:val="0"/>
              <w:divBdr>
                <w:top w:val="none" w:sz="0" w:space="0" w:color="auto"/>
                <w:left w:val="none" w:sz="0" w:space="0" w:color="auto"/>
                <w:bottom w:val="none" w:sz="0" w:space="0" w:color="auto"/>
                <w:right w:val="none" w:sz="0" w:space="0" w:color="auto"/>
              </w:divBdr>
            </w:div>
            <w:div w:id="44528510">
              <w:marLeft w:val="0"/>
              <w:marRight w:val="0"/>
              <w:marTop w:val="0"/>
              <w:marBottom w:val="0"/>
              <w:divBdr>
                <w:top w:val="none" w:sz="0" w:space="0" w:color="auto"/>
                <w:left w:val="none" w:sz="0" w:space="0" w:color="auto"/>
                <w:bottom w:val="none" w:sz="0" w:space="0" w:color="auto"/>
                <w:right w:val="none" w:sz="0" w:space="0" w:color="auto"/>
              </w:divBdr>
            </w:div>
            <w:div w:id="1274051343">
              <w:marLeft w:val="0"/>
              <w:marRight w:val="0"/>
              <w:marTop w:val="0"/>
              <w:marBottom w:val="0"/>
              <w:divBdr>
                <w:top w:val="none" w:sz="0" w:space="0" w:color="auto"/>
                <w:left w:val="none" w:sz="0" w:space="0" w:color="auto"/>
                <w:bottom w:val="none" w:sz="0" w:space="0" w:color="auto"/>
                <w:right w:val="none" w:sz="0" w:space="0" w:color="auto"/>
              </w:divBdr>
            </w:div>
            <w:div w:id="676856267">
              <w:marLeft w:val="0"/>
              <w:marRight w:val="0"/>
              <w:marTop w:val="0"/>
              <w:marBottom w:val="0"/>
              <w:divBdr>
                <w:top w:val="none" w:sz="0" w:space="0" w:color="auto"/>
                <w:left w:val="none" w:sz="0" w:space="0" w:color="auto"/>
                <w:bottom w:val="none" w:sz="0" w:space="0" w:color="auto"/>
                <w:right w:val="none" w:sz="0" w:space="0" w:color="auto"/>
              </w:divBdr>
            </w:div>
            <w:div w:id="1143426144">
              <w:marLeft w:val="0"/>
              <w:marRight w:val="0"/>
              <w:marTop w:val="0"/>
              <w:marBottom w:val="0"/>
              <w:divBdr>
                <w:top w:val="none" w:sz="0" w:space="0" w:color="auto"/>
                <w:left w:val="none" w:sz="0" w:space="0" w:color="auto"/>
                <w:bottom w:val="none" w:sz="0" w:space="0" w:color="auto"/>
                <w:right w:val="none" w:sz="0" w:space="0" w:color="auto"/>
              </w:divBdr>
            </w:div>
            <w:div w:id="341132212">
              <w:marLeft w:val="0"/>
              <w:marRight w:val="0"/>
              <w:marTop w:val="0"/>
              <w:marBottom w:val="0"/>
              <w:divBdr>
                <w:top w:val="none" w:sz="0" w:space="0" w:color="auto"/>
                <w:left w:val="none" w:sz="0" w:space="0" w:color="auto"/>
                <w:bottom w:val="none" w:sz="0" w:space="0" w:color="auto"/>
                <w:right w:val="none" w:sz="0" w:space="0" w:color="auto"/>
              </w:divBdr>
            </w:div>
            <w:div w:id="2091269188">
              <w:marLeft w:val="0"/>
              <w:marRight w:val="0"/>
              <w:marTop w:val="0"/>
              <w:marBottom w:val="0"/>
              <w:divBdr>
                <w:top w:val="none" w:sz="0" w:space="0" w:color="auto"/>
                <w:left w:val="none" w:sz="0" w:space="0" w:color="auto"/>
                <w:bottom w:val="none" w:sz="0" w:space="0" w:color="auto"/>
                <w:right w:val="none" w:sz="0" w:space="0" w:color="auto"/>
              </w:divBdr>
            </w:div>
            <w:div w:id="381172815">
              <w:marLeft w:val="0"/>
              <w:marRight w:val="0"/>
              <w:marTop w:val="0"/>
              <w:marBottom w:val="0"/>
              <w:divBdr>
                <w:top w:val="none" w:sz="0" w:space="0" w:color="auto"/>
                <w:left w:val="none" w:sz="0" w:space="0" w:color="auto"/>
                <w:bottom w:val="none" w:sz="0" w:space="0" w:color="auto"/>
                <w:right w:val="none" w:sz="0" w:space="0" w:color="auto"/>
              </w:divBdr>
            </w:div>
            <w:div w:id="883559562">
              <w:marLeft w:val="0"/>
              <w:marRight w:val="0"/>
              <w:marTop w:val="0"/>
              <w:marBottom w:val="0"/>
              <w:divBdr>
                <w:top w:val="none" w:sz="0" w:space="0" w:color="auto"/>
                <w:left w:val="none" w:sz="0" w:space="0" w:color="auto"/>
                <w:bottom w:val="none" w:sz="0" w:space="0" w:color="auto"/>
                <w:right w:val="none" w:sz="0" w:space="0" w:color="auto"/>
              </w:divBdr>
            </w:div>
            <w:div w:id="392319000">
              <w:marLeft w:val="0"/>
              <w:marRight w:val="0"/>
              <w:marTop w:val="0"/>
              <w:marBottom w:val="0"/>
              <w:divBdr>
                <w:top w:val="none" w:sz="0" w:space="0" w:color="auto"/>
                <w:left w:val="none" w:sz="0" w:space="0" w:color="auto"/>
                <w:bottom w:val="none" w:sz="0" w:space="0" w:color="auto"/>
                <w:right w:val="none" w:sz="0" w:space="0" w:color="auto"/>
              </w:divBdr>
            </w:div>
            <w:div w:id="908420983">
              <w:marLeft w:val="0"/>
              <w:marRight w:val="0"/>
              <w:marTop w:val="0"/>
              <w:marBottom w:val="0"/>
              <w:divBdr>
                <w:top w:val="none" w:sz="0" w:space="0" w:color="auto"/>
                <w:left w:val="none" w:sz="0" w:space="0" w:color="auto"/>
                <w:bottom w:val="none" w:sz="0" w:space="0" w:color="auto"/>
                <w:right w:val="none" w:sz="0" w:space="0" w:color="auto"/>
              </w:divBdr>
            </w:div>
            <w:div w:id="1570725876">
              <w:marLeft w:val="0"/>
              <w:marRight w:val="0"/>
              <w:marTop w:val="0"/>
              <w:marBottom w:val="0"/>
              <w:divBdr>
                <w:top w:val="none" w:sz="0" w:space="0" w:color="auto"/>
                <w:left w:val="none" w:sz="0" w:space="0" w:color="auto"/>
                <w:bottom w:val="none" w:sz="0" w:space="0" w:color="auto"/>
                <w:right w:val="none" w:sz="0" w:space="0" w:color="auto"/>
              </w:divBdr>
            </w:div>
            <w:div w:id="1063716535">
              <w:marLeft w:val="0"/>
              <w:marRight w:val="0"/>
              <w:marTop w:val="0"/>
              <w:marBottom w:val="0"/>
              <w:divBdr>
                <w:top w:val="none" w:sz="0" w:space="0" w:color="auto"/>
                <w:left w:val="none" w:sz="0" w:space="0" w:color="auto"/>
                <w:bottom w:val="none" w:sz="0" w:space="0" w:color="auto"/>
                <w:right w:val="none" w:sz="0" w:space="0" w:color="auto"/>
              </w:divBdr>
            </w:div>
            <w:div w:id="846016151">
              <w:marLeft w:val="0"/>
              <w:marRight w:val="0"/>
              <w:marTop w:val="0"/>
              <w:marBottom w:val="0"/>
              <w:divBdr>
                <w:top w:val="none" w:sz="0" w:space="0" w:color="auto"/>
                <w:left w:val="none" w:sz="0" w:space="0" w:color="auto"/>
                <w:bottom w:val="none" w:sz="0" w:space="0" w:color="auto"/>
                <w:right w:val="none" w:sz="0" w:space="0" w:color="auto"/>
              </w:divBdr>
            </w:div>
            <w:div w:id="1835026002">
              <w:marLeft w:val="0"/>
              <w:marRight w:val="0"/>
              <w:marTop w:val="0"/>
              <w:marBottom w:val="0"/>
              <w:divBdr>
                <w:top w:val="none" w:sz="0" w:space="0" w:color="auto"/>
                <w:left w:val="none" w:sz="0" w:space="0" w:color="auto"/>
                <w:bottom w:val="none" w:sz="0" w:space="0" w:color="auto"/>
                <w:right w:val="none" w:sz="0" w:space="0" w:color="auto"/>
              </w:divBdr>
            </w:div>
            <w:div w:id="1637636163">
              <w:marLeft w:val="0"/>
              <w:marRight w:val="0"/>
              <w:marTop w:val="0"/>
              <w:marBottom w:val="0"/>
              <w:divBdr>
                <w:top w:val="none" w:sz="0" w:space="0" w:color="auto"/>
                <w:left w:val="none" w:sz="0" w:space="0" w:color="auto"/>
                <w:bottom w:val="none" w:sz="0" w:space="0" w:color="auto"/>
                <w:right w:val="none" w:sz="0" w:space="0" w:color="auto"/>
              </w:divBdr>
            </w:div>
            <w:div w:id="303659418">
              <w:marLeft w:val="0"/>
              <w:marRight w:val="0"/>
              <w:marTop w:val="0"/>
              <w:marBottom w:val="0"/>
              <w:divBdr>
                <w:top w:val="none" w:sz="0" w:space="0" w:color="auto"/>
                <w:left w:val="none" w:sz="0" w:space="0" w:color="auto"/>
                <w:bottom w:val="none" w:sz="0" w:space="0" w:color="auto"/>
                <w:right w:val="none" w:sz="0" w:space="0" w:color="auto"/>
              </w:divBdr>
            </w:div>
            <w:div w:id="1086150872">
              <w:marLeft w:val="0"/>
              <w:marRight w:val="0"/>
              <w:marTop w:val="0"/>
              <w:marBottom w:val="0"/>
              <w:divBdr>
                <w:top w:val="none" w:sz="0" w:space="0" w:color="auto"/>
                <w:left w:val="none" w:sz="0" w:space="0" w:color="auto"/>
                <w:bottom w:val="none" w:sz="0" w:space="0" w:color="auto"/>
                <w:right w:val="none" w:sz="0" w:space="0" w:color="auto"/>
              </w:divBdr>
            </w:div>
            <w:div w:id="1775201371">
              <w:marLeft w:val="0"/>
              <w:marRight w:val="0"/>
              <w:marTop w:val="0"/>
              <w:marBottom w:val="0"/>
              <w:divBdr>
                <w:top w:val="none" w:sz="0" w:space="0" w:color="auto"/>
                <w:left w:val="none" w:sz="0" w:space="0" w:color="auto"/>
                <w:bottom w:val="none" w:sz="0" w:space="0" w:color="auto"/>
                <w:right w:val="none" w:sz="0" w:space="0" w:color="auto"/>
              </w:divBdr>
            </w:div>
            <w:div w:id="2108578532">
              <w:marLeft w:val="0"/>
              <w:marRight w:val="0"/>
              <w:marTop w:val="0"/>
              <w:marBottom w:val="0"/>
              <w:divBdr>
                <w:top w:val="none" w:sz="0" w:space="0" w:color="auto"/>
                <w:left w:val="none" w:sz="0" w:space="0" w:color="auto"/>
                <w:bottom w:val="none" w:sz="0" w:space="0" w:color="auto"/>
                <w:right w:val="none" w:sz="0" w:space="0" w:color="auto"/>
              </w:divBdr>
            </w:div>
            <w:div w:id="1937444911">
              <w:marLeft w:val="0"/>
              <w:marRight w:val="0"/>
              <w:marTop w:val="0"/>
              <w:marBottom w:val="0"/>
              <w:divBdr>
                <w:top w:val="none" w:sz="0" w:space="0" w:color="auto"/>
                <w:left w:val="none" w:sz="0" w:space="0" w:color="auto"/>
                <w:bottom w:val="none" w:sz="0" w:space="0" w:color="auto"/>
                <w:right w:val="none" w:sz="0" w:space="0" w:color="auto"/>
              </w:divBdr>
            </w:div>
            <w:div w:id="1807383238">
              <w:marLeft w:val="0"/>
              <w:marRight w:val="0"/>
              <w:marTop w:val="0"/>
              <w:marBottom w:val="0"/>
              <w:divBdr>
                <w:top w:val="none" w:sz="0" w:space="0" w:color="auto"/>
                <w:left w:val="none" w:sz="0" w:space="0" w:color="auto"/>
                <w:bottom w:val="none" w:sz="0" w:space="0" w:color="auto"/>
                <w:right w:val="none" w:sz="0" w:space="0" w:color="auto"/>
              </w:divBdr>
            </w:div>
            <w:div w:id="882979240">
              <w:marLeft w:val="0"/>
              <w:marRight w:val="0"/>
              <w:marTop w:val="0"/>
              <w:marBottom w:val="0"/>
              <w:divBdr>
                <w:top w:val="none" w:sz="0" w:space="0" w:color="auto"/>
                <w:left w:val="none" w:sz="0" w:space="0" w:color="auto"/>
                <w:bottom w:val="none" w:sz="0" w:space="0" w:color="auto"/>
                <w:right w:val="none" w:sz="0" w:space="0" w:color="auto"/>
              </w:divBdr>
            </w:div>
            <w:div w:id="162673023">
              <w:marLeft w:val="0"/>
              <w:marRight w:val="0"/>
              <w:marTop w:val="0"/>
              <w:marBottom w:val="0"/>
              <w:divBdr>
                <w:top w:val="none" w:sz="0" w:space="0" w:color="auto"/>
                <w:left w:val="none" w:sz="0" w:space="0" w:color="auto"/>
                <w:bottom w:val="none" w:sz="0" w:space="0" w:color="auto"/>
                <w:right w:val="none" w:sz="0" w:space="0" w:color="auto"/>
              </w:divBdr>
            </w:div>
            <w:div w:id="1791631643">
              <w:marLeft w:val="0"/>
              <w:marRight w:val="0"/>
              <w:marTop w:val="0"/>
              <w:marBottom w:val="0"/>
              <w:divBdr>
                <w:top w:val="none" w:sz="0" w:space="0" w:color="auto"/>
                <w:left w:val="none" w:sz="0" w:space="0" w:color="auto"/>
                <w:bottom w:val="none" w:sz="0" w:space="0" w:color="auto"/>
                <w:right w:val="none" w:sz="0" w:space="0" w:color="auto"/>
              </w:divBdr>
            </w:div>
            <w:div w:id="275799712">
              <w:marLeft w:val="0"/>
              <w:marRight w:val="0"/>
              <w:marTop w:val="0"/>
              <w:marBottom w:val="0"/>
              <w:divBdr>
                <w:top w:val="none" w:sz="0" w:space="0" w:color="auto"/>
                <w:left w:val="none" w:sz="0" w:space="0" w:color="auto"/>
                <w:bottom w:val="none" w:sz="0" w:space="0" w:color="auto"/>
                <w:right w:val="none" w:sz="0" w:space="0" w:color="auto"/>
              </w:divBdr>
            </w:div>
            <w:div w:id="1206482332">
              <w:marLeft w:val="0"/>
              <w:marRight w:val="0"/>
              <w:marTop w:val="0"/>
              <w:marBottom w:val="0"/>
              <w:divBdr>
                <w:top w:val="none" w:sz="0" w:space="0" w:color="auto"/>
                <w:left w:val="none" w:sz="0" w:space="0" w:color="auto"/>
                <w:bottom w:val="none" w:sz="0" w:space="0" w:color="auto"/>
                <w:right w:val="none" w:sz="0" w:space="0" w:color="auto"/>
              </w:divBdr>
            </w:div>
            <w:div w:id="2064983452">
              <w:marLeft w:val="0"/>
              <w:marRight w:val="0"/>
              <w:marTop w:val="0"/>
              <w:marBottom w:val="0"/>
              <w:divBdr>
                <w:top w:val="none" w:sz="0" w:space="0" w:color="auto"/>
                <w:left w:val="none" w:sz="0" w:space="0" w:color="auto"/>
                <w:bottom w:val="none" w:sz="0" w:space="0" w:color="auto"/>
                <w:right w:val="none" w:sz="0" w:space="0" w:color="auto"/>
              </w:divBdr>
            </w:div>
            <w:div w:id="1569728139">
              <w:marLeft w:val="0"/>
              <w:marRight w:val="0"/>
              <w:marTop w:val="0"/>
              <w:marBottom w:val="0"/>
              <w:divBdr>
                <w:top w:val="none" w:sz="0" w:space="0" w:color="auto"/>
                <w:left w:val="none" w:sz="0" w:space="0" w:color="auto"/>
                <w:bottom w:val="none" w:sz="0" w:space="0" w:color="auto"/>
                <w:right w:val="none" w:sz="0" w:space="0" w:color="auto"/>
              </w:divBdr>
            </w:div>
            <w:div w:id="789976017">
              <w:marLeft w:val="0"/>
              <w:marRight w:val="0"/>
              <w:marTop w:val="0"/>
              <w:marBottom w:val="0"/>
              <w:divBdr>
                <w:top w:val="none" w:sz="0" w:space="0" w:color="auto"/>
                <w:left w:val="none" w:sz="0" w:space="0" w:color="auto"/>
                <w:bottom w:val="none" w:sz="0" w:space="0" w:color="auto"/>
                <w:right w:val="none" w:sz="0" w:space="0" w:color="auto"/>
              </w:divBdr>
            </w:div>
            <w:div w:id="982848735">
              <w:marLeft w:val="0"/>
              <w:marRight w:val="0"/>
              <w:marTop w:val="0"/>
              <w:marBottom w:val="0"/>
              <w:divBdr>
                <w:top w:val="none" w:sz="0" w:space="0" w:color="auto"/>
                <w:left w:val="none" w:sz="0" w:space="0" w:color="auto"/>
                <w:bottom w:val="none" w:sz="0" w:space="0" w:color="auto"/>
                <w:right w:val="none" w:sz="0" w:space="0" w:color="auto"/>
              </w:divBdr>
            </w:div>
            <w:div w:id="870915987">
              <w:marLeft w:val="0"/>
              <w:marRight w:val="0"/>
              <w:marTop w:val="0"/>
              <w:marBottom w:val="0"/>
              <w:divBdr>
                <w:top w:val="none" w:sz="0" w:space="0" w:color="auto"/>
                <w:left w:val="none" w:sz="0" w:space="0" w:color="auto"/>
                <w:bottom w:val="none" w:sz="0" w:space="0" w:color="auto"/>
                <w:right w:val="none" w:sz="0" w:space="0" w:color="auto"/>
              </w:divBdr>
            </w:div>
            <w:div w:id="1465848973">
              <w:marLeft w:val="0"/>
              <w:marRight w:val="0"/>
              <w:marTop w:val="0"/>
              <w:marBottom w:val="0"/>
              <w:divBdr>
                <w:top w:val="none" w:sz="0" w:space="0" w:color="auto"/>
                <w:left w:val="none" w:sz="0" w:space="0" w:color="auto"/>
                <w:bottom w:val="none" w:sz="0" w:space="0" w:color="auto"/>
                <w:right w:val="none" w:sz="0" w:space="0" w:color="auto"/>
              </w:divBdr>
            </w:div>
            <w:div w:id="2021271944">
              <w:marLeft w:val="0"/>
              <w:marRight w:val="0"/>
              <w:marTop w:val="0"/>
              <w:marBottom w:val="0"/>
              <w:divBdr>
                <w:top w:val="none" w:sz="0" w:space="0" w:color="auto"/>
                <w:left w:val="none" w:sz="0" w:space="0" w:color="auto"/>
                <w:bottom w:val="none" w:sz="0" w:space="0" w:color="auto"/>
                <w:right w:val="none" w:sz="0" w:space="0" w:color="auto"/>
              </w:divBdr>
            </w:div>
            <w:div w:id="1553081925">
              <w:marLeft w:val="0"/>
              <w:marRight w:val="0"/>
              <w:marTop w:val="0"/>
              <w:marBottom w:val="0"/>
              <w:divBdr>
                <w:top w:val="none" w:sz="0" w:space="0" w:color="auto"/>
                <w:left w:val="none" w:sz="0" w:space="0" w:color="auto"/>
                <w:bottom w:val="none" w:sz="0" w:space="0" w:color="auto"/>
                <w:right w:val="none" w:sz="0" w:space="0" w:color="auto"/>
              </w:divBdr>
            </w:div>
            <w:div w:id="1098522219">
              <w:marLeft w:val="0"/>
              <w:marRight w:val="0"/>
              <w:marTop w:val="0"/>
              <w:marBottom w:val="0"/>
              <w:divBdr>
                <w:top w:val="none" w:sz="0" w:space="0" w:color="auto"/>
                <w:left w:val="none" w:sz="0" w:space="0" w:color="auto"/>
                <w:bottom w:val="none" w:sz="0" w:space="0" w:color="auto"/>
                <w:right w:val="none" w:sz="0" w:space="0" w:color="auto"/>
              </w:divBdr>
            </w:div>
            <w:div w:id="1905026358">
              <w:marLeft w:val="0"/>
              <w:marRight w:val="0"/>
              <w:marTop w:val="0"/>
              <w:marBottom w:val="0"/>
              <w:divBdr>
                <w:top w:val="none" w:sz="0" w:space="0" w:color="auto"/>
                <w:left w:val="none" w:sz="0" w:space="0" w:color="auto"/>
                <w:bottom w:val="none" w:sz="0" w:space="0" w:color="auto"/>
                <w:right w:val="none" w:sz="0" w:space="0" w:color="auto"/>
              </w:divBdr>
            </w:div>
            <w:div w:id="1891309380">
              <w:marLeft w:val="0"/>
              <w:marRight w:val="0"/>
              <w:marTop w:val="0"/>
              <w:marBottom w:val="0"/>
              <w:divBdr>
                <w:top w:val="none" w:sz="0" w:space="0" w:color="auto"/>
                <w:left w:val="none" w:sz="0" w:space="0" w:color="auto"/>
                <w:bottom w:val="none" w:sz="0" w:space="0" w:color="auto"/>
                <w:right w:val="none" w:sz="0" w:space="0" w:color="auto"/>
              </w:divBdr>
            </w:div>
            <w:div w:id="471601308">
              <w:marLeft w:val="0"/>
              <w:marRight w:val="0"/>
              <w:marTop w:val="0"/>
              <w:marBottom w:val="0"/>
              <w:divBdr>
                <w:top w:val="none" w:sz="0" w:space="0" w:color="auto"/>
                <w:left w:val="none" w:sz="0" w:space="0" w:color="auto"/>
                <w:bottom w:val="none" w:sz="0" w:space="0" w:color="auto"/>
                <w:right w:val="none" w:sz="0" w:space="0" w:color="auto"/>
              </w:divBdr>
            </w:div>
            <w:div w:id="882911452">
              <w:marLeft w:val="0"/>
              <w:marRight w:val="0"/>
              <w:marTop w:val="0"/>
              <w:marBottom w:val="0"/>
              <w:divBdr>
                <w:top w:val="none" w:sz="0" w:space="0" w:color="auto"/>
                <w:left w:val="none" w:sz="0" w:space="0" w:color="auto"/>
                <w:bottom w:val="none" w:sz="0" w:space="0" w:color="auto"/>
                <w:right w:val="none" w:sz="0" w:space="0" w:color="auto"/>
              </w:divBdr>
            </w:div>
            <w:div w:id="148710482">
              <w:marLeft w:val="0"/>
              <w:marRight w:val="0"/>
              <w:marTop w:val="0"/>
              <w:marBottom w:val="0"/>
              <w:divBdr>
                <w:top w:val="none" w:sz="0" w:space="0" w:color="auto"/>
                <w:left w:val="none" w:sz="0" w:space="0" w:color="auto"/>
                <w:bottom w:val="none" w:sz="0" w:space="0" w:color="auto"/>
                <w:right w:val="none" w:sz="0" w:space="0" w:color="auto"/>
              </w:divBdr>
            </w:div>
            <w:div w:id="40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5685">
      <w:bodyDiv w:val="1"/>
      <w:marLeft w:val="0"/>
      <w:marRight w:val="0"/>
      <w:marTop w:val="0"/>
      <w:marBottom w:val="0"/>
      <w:divBdr>
        <w:top w:val="none" w:sz="0" w:space="0" w:color="auto"/>
        <w:left w:val="none" w:sz="0" w:space="0" w:color="auto"/>
        <w:bottom w:val="none" w:sz="0" w:space="0" w:color="auto"/>
        <w:right w:val="none" w:sz="0" w:space="0" w:color="auto"/>
      </w:divBdr>
      <w:divsChild>
        <w:div w:id="698240882">
          <w:marLeft w:val="0"/>
          <w:marRight w:val="0"/>
          <w:marTop w:val="0"/>
          <w:marBottom w:val="0"/>
          <w:divBdr>
            <w:top w:val="none" w:sz="0" w:space="0" w:color="auto"/>
            <w:left w:val="none" w:sz="0" w:space="0" w:color="auto"/>
            <w:bottom w:val="none" w:sz="0" w:space="0" w:color="auto"/>
            <w:right w:val="none" w:sz="0" w:space="0" w:color="auto"/>
          </w:divBdr>
          <w:divsChild>
            <w:div w:id="312414649">
              <w:marLeft w:val="0"/>
              <w:marRight w:val="0"/>
              <w:marTop w:val="0"/>
              <w:marBottom w:val="0"/>
              <w:divBdr>
                <w:top w:val="none" w:sz="0" w:space="0" w:color="auto"/>
                <w:left w:val="none" w:sz="0" w:space="0" w:color="auto"/>
                <w:bottom w:val="none" w:sz="0" w:space="0" w:color="auto"/>
                <w:right w:val="none" w:sz="0" w:space="0" w:color="auto"/>
              </w:divBdr>
            </w:div>
            <w:div w:id="1776712297">
              <w:marLeft w:val="0"/>
              <w:marRight w:val="0"/>
              <w:marTop w:val="0"/>
              <w:marBottom w:val="0"/>
              <w:divBdr>
                <w:top w:val="none" w:sz="0" w:space="0" w:color="auto"/>
                <w:left w:val="none" w:sz="0" w:space="0" w:color="auto"/>
                <w:bottom w:val="none" w:sz="0" w:space="0" w:color="auto"/>
                <w:right w:val="none" w:sz="0" w:space="0" w:color="auto"/>
              </w:divBdr>
            </w:div>
            <w:div w:id="970525253">
              <w:marLeft w:val="0"/>
              <w:marRight w:val="0"/>
              <w:marTop w:val="0"/>
              <w:marBottom w:val="0"/>
              <w:divBdr>
                <w:top w:val="none" w:sz="0" w:space="0" w:color="auto"/>
                <w:left w:val="none" w:sz="0" w:space="0" w:color="auto"/>
                <w:bottom w:val="none" w:sz="0" w:space="0" w:color="auto"/>
                <w:right w:val="none" w:sz="0" w:space="0" w:color="auto"/>
              </w:divBdr>
            </w:div>
            <w:div w:id="2110734446">
              <w:marLeft w:val="0"/>
              <w:marRight w:val="0"/>
              <w:marTop w:val="0"/>
              <w:marBottom w:val="0"/>
              <w:divBdr>
                <w:top w:val="none" w:sz="0" w:space="0" w:color="auto"/>
                <w:left w:val="none" w:sz="0" w:space="0" w:color="auto"/>
                <w:bottom w:val="none" w:sz="0" w:space="0" w:color="auto"/>
                <w:right w:val="none" w:sz="0" w:space="0" w:color="auto"/>
              </w:divBdr>
            </w:div>
            <w:div w:id="1404793398">
              <w:marLeft w:val="0"/>
              <w:marRight w:val="0"/>
              <w:marTop w:val="0"/>
              <w:marBottom w:val="0"/>
              <w:divBdr>
                <w:top w:val="none" w:sz="0" w:space="0" w:color="auto"/>
                <w:left w:val="none" w:sz="0" w:space="0" w:color="auto"/>
                <w:bottom w:val="none" w:sz="0" w:space="0" w:color="auto"/>
                <w:right w:val="none" w:sz="0" w:space="0" w:color="auto"/>
              </w:divBdr>
            </w:div>
            <w:div w:id="995186599">
              <w:marLeft w:val="0"/>
              <w:marRight w:val="0"/>
              <w:marTop w:val="0"/>
              <w:marBottom w:val="0"/>
              <w:divBdr>
                <w:top w:val="none" w:sz="0" w:space="0" w:color="auto"/>
                <w:left w:val="none" w:sz="0" w:space="0" w:color="auto"/>
                <w:bottom w:val="none" w:sz="0" w:space="0" w:color="auto"/>
                <w:right w:val="none" w:sz="0" w:space="0" w:color="auto"/>
              </w:divBdr>
            </w:div>
            <w:div w:id="1376664269">
              <w:marLeft w:val="0"/>
              <w:marRight w:val="0"/>
              <w:marTop w:val="0"/>
              <w:marBottom w:val="0"/>
              <w:divBdr>
                <w:top w:val="none" w:sz="0" w:space="0" w:color="auto"/>
                <w:left w:val="none" w:sz="0" w:space="0" w:color="auto"/>
                <w:bottom w:val="none" w:sz="0" w:space="0" w:color="auto"/>
                <w:right w:val="none" w:sz="0" w:space="0" w:color="auto"/>
              </w:divBdr>
            </w:div>
            <w:div w:id="1460101524">
              <w:marLeft w:val="0"/>
              <w:marRight w:val="0"/>
              <w:marTop w:val="0"/>
              <w:marBottom w:val="0"/>
              <w:divBdr>
                <w:top w:val="none" w:sz="0" w:space="0" w:color="auto"/>
                <w:left w:val="none" w:sz="0" w:space="0" w:color="auto"/>
                <w:bottom w:val="none" w:sz="0" w:space="0" w:color="auto"/>
                <w:right w:val="none" w:sz="0" w:space="0" w:color="auto"/>
              </w:divBdr>
            </w:div>
            <w:div w:id="266469845">
              <w:marLeft w:val="0"/>
              <w:marRight w:val="0"/>
              <w:marTop w:val="0"/>
              <w:marBottom w:val="0"/>
              <w:divBdr>
                <w:top w:val="none" w:sz="0" w:space="0" w:color="auto"/>
                <w:left w:val="none" w:sz="0" w:space="0" w:color="auto"/>
                <w:bottom w:val="none" w:sz="0" w:space="0" w:color="auto"/>
                <w:right w:val="none" w:sz="0" w:space="0" w:color="auto"/>
              </w:divBdr>
            </w:div>
            <w:div w:id="1264341099">
              <w:marLeft w:val="0"/>
              <w:marRight w:val="0"/>
              <w:marTop w:val="0"/>
              <w:marBottom w:val="0"/>
              <w:divBdr>
                <w:top w:val="none" w:sz="0" w:space="0" w:color="auto"/>
                <w:left w:val="none" w:sz="0" w:space="0" w:color="auto"/>
                <w:bottom w:val="none" w:sz="0" w:space="0" w:color="auto"/>
                <w:right w:val="none" w:sz="0" w:space="0" w:color="auto"/>
              </w:divBdr>
            </w:div>
            <w:div w:id="1224292373">
              <w:marLeft w:val="0"/>
              <w:marRight w:val="0"/>
              <w:marTop w:val="0"/>
              <w:marBottom w:val="0"/>
              <w:divBdr>
                <w:top w:val="none" w:sz="0" w:space="0" w:color="auto"/>
                <w:left w:val="none" w:sz="0" w:space="0" w:color="auto"/>
                <w:bottom w:val="none" w:sz="0" w:space="0" w:color="auto"/>
                <w:right w:val="none" w:sz="0" w:space="0" w:color="auto"/>
              </w:divBdr>
            </w:div>
            <w:div w:id="625506753">
              <w:marLeft w:val="0"/>
              <w:marRight w:val="0"/>
              <w:marTop w:val="0"/>
              <w:marBottom w:val="0"/>
              <w:divBdr>
                <w:top w:val="none" w:sz="0" w:space="0" w:color="auto"/>
                <w:left w:val="none" w:sz="0" w:space="0" w:color="auto"/>
                <w:bottom w:val="none" w:sz="0" w:space="0" w:color="auto"/>
                <w:right w:val="none" w:sz="0" w:space="0" w:color="auto"/>
              </w:divBdr>
            </w:div>
            <w:div w:id="226958953">
              <w:marLeft w:val="0"/>
              <w:marRight w:val="0"/>
              <w:marTop w:val="0"/>
              <w:marBottom w:val="0"/>
              <w:divBdr>
                <w:top w:val="none" w:sz="0" w:space="0" w:color="auto"/>
                <w:left w:val="none" w:sz="0" w:space="0" w:color="auto"/>
                <w:bottom w:val="none" w:sz="0" w:space="0" w:color="auto"/>
                <w:right w:val="none" w:sz="0" w:space="0" w:color="auto"/>
              </w:divBdr>
            </w:div>
            <w:div w:id="1107038089">
              <w:marLeft w:val="0"/>
              <w:marRight w:val="0"/>
              <w:marTop w:val="0"/>
              <w:marBottom w:val="0"/>
              <w:divBdr>
                <w:top w:val="none" w:sz="0" w:space="0" w:color="auto"/>
                <w:left w:val="none" w:sz="0" w:space="0" w:color="auto"/>
                <w:bottom w:val="none" w:sz="0" w:space="0" w:color="auto"/>
                <w:right w:val="none" w:sz="0" w:space="0" w:color="auto"/>
              </w:divBdr>
            </w:div>
            <w:div w:id="379326626">
              <w:marLeft w:val="0"/>
              <w:marRight w:val="0"/>
              <w:marTop w:val="0"/>
              <w:marBottom w:val="0"/>
              <w:divBdr>
                <w:top w:val="none" w:sz="0" w:space="0" w:color="auto"/>
                <w:left w:val="none" w:sz="0" w:space="0" w:color="auto"/>
                <w:bottom w:val="none" w:sz="0" w:space="0" w:color="auto"/>
                <w:right w:val="none" w:sz="0" w:space="0" w:color="auto"/>
              </w:divBdr>
            </w:div>
            <w:div w:id="873271450">
              <w:marLeft w:val="0"/>
              <w:marRight w:val="0"/>
              <w:marTop w:val="0"/>
              <w:marBottom w:val="0"/>
              <w:divBdr>
                <w:top w:val="none" w:sz="0" w:space="0" w:color="auto"/>
                <w:left w:val="none" w:sz="0" w:space="0" w:color="auto"/>
                <w:bottom w:val="none" w:sz="0" w:space="0" w:color="auto"/>
                <w:right w:val="none" w:sz="0" w:space="0" w:color="auto"/>
              </w:divBdr>
            </w:div>
            <w:div w:id="2004118984">
              <w:marLeft w:val="0"/>
              <w:marRight w:val="0"/>
              <w:marTop w:val="0"/>
              <w:marBottom w:val="0"/>
              <w:divBdr>
                <w:top w:val="none" w:sz="0" w:space="0" w:color="auto"/>
                <w:left w:val="none" w:sz="0" w:space="0" w:color="auto"/>
                <w:bottom w:val="none" w:sz="0" w:space="0" w:color="auto"/>
                <w:right w:val="none" w:sz="0" w:space="0" w:color="auto"/>
              </w:divBdr>
            </w:div>
            <w:div w:id="1215776184">
              <w:marLeft w:val="0"/>
              <w:marRight w:val="0"/>
              <w:marTop w:val="0"/>
              <w:marBottom w:val="0"/>
              <w:divBdr>
                <w:top w:val="none" w:sz="0" w:space="0" w:color="auto"/>
                <w:left w:val="none" w:sz="0" w:space="0" w:color="auto"/>
                <w:bottom w:val="none" w:sz="0" w:space="0" w:color="auto"/>
                <w:right w:val="none" w:sz="0" w:space="0" w:color="auto"/>
              </w:divBdr>
            </w:div>
            <w:div w:id="988361990">
              <w:marLeft w:val="0"/>
              <w:marRight w:val="0"/>
              <w:marTop w:val="0"/>
              <w:marBottom w:val="0"/>
              <w:divBdr>
                <w:top w:val="none" w:sz="0" w:space="0" w:color="auto"/>
                <w:left w:val="none" w:sz="0" w:space="0" w:color="auto"/>
                <w:bottom w:val="none" w:sz="0" w:space="0" w:color="auto"/>
                <w:right w:val="none" w:sz="0" w:space="0" w:color="auto"/>
              </w:divBdr>
            </w:div>
            <w:div w:id="1229266527">
              <w:marLeft w:val="0"/>
              <w:marRight w:val="0"/>
              <w:marTop w:val="0"/>
              <w:marBottom w:val="0"/>
              <w:divBdr>
                <w:top w:val="none" w:sz="0" w:space="0" w:color="auto"/>
                <w:left w:val="none" w:sz="0" w:space="0" w:color="auto"/>
                <w:bottom w:val="none" w:sz="0" w:space="0" w:color="auto"/>
                <w:right w:val="none" w:sz="0" w:space="0" w:color="auto"/>
              </w:divBdr>
            </w:div>
            <w:div w:id="857964452">
              <w:marLeft w:val="0"/>
              <w:marRight w:val="0"/>
              <w:marTop w:val="0"/>
              <w:marBottom w:val="0"/>
              <w:divBdr>
                <w:top w:val="none" w:sz="0" w:space="0" w:color="auto"/>
                <w:left w:val="none" w:sz="0" w:space="0" w:color="auto"/>
                <w:bottom w:val="none" w:sz="0" w:space="0" w:color="auto"/>
                <w:right w:val="none" w:sz="0" w:space="0" w:color="auto"/>
              </w:divBdr>
            </w:div>
            <w:div w:id="1871600633">
              <w:marLeft w:val="0"/>
              <w:marRight w:val="0"/>
              <w:marTop w:val="0"/>
              <w:marBottom w:val="0"/>
              <w:divBdr>
                <w:top w:val="none" w:sz="0" w:space="0" w:color="auto"/>
                <w:left w:val="none" w:sz="0" w:space="0" w:color="auto"/>
                <w:bottom w:val="none" w:sz="0" w:space="0" w:color="auto"/>
                <w:right w:val="none" w:sz="0" w:space="0" w:color="auto"/>
              </w:divBdr>
            </w:div>
            <w:div w:id="334848342">
              <w:marLeft w:val="0"/>
              <w:marRight w:val="0"/>
              <w:marTop w:val="0"/>
              <w:marBottom w:val="0"/>
              <w:divBdr>
                <w:top w:val="none" w:sz="0" w:space="0" w:color="auto"/>
                <w:left w:val="none" w:sz="0" w:space="0" w:color="auto"/>
                <w:bottom w:val="none" w:sz="0" w:space="0" w:color="auto"/>
                <w:right w:val="none" w:sz="0" w:space="0" w:color="auto"/>
              </w:divBdr>
            </w:div>
            <w:div w:id="956834958">
              <w:marLeft w:val="0"/>
              <w:marRight w:val="0"/>
              <w:marTop w:val="0"/>
              <w:marBottom w:val="0"/>
              <w:divBdr>
                <w:top w:val="none" w:sz="0" w:space="0" w:color="auto"/>
                <w:left w:val="none" w:sz="0" w:space="0" w:color="auto"/>
                <w:bottom w:val="none" w:sz="0" w:space="0" w:color="auto"/>
                <w:right w:val="none" w:sz="0" w:space="0" w:color="auto"/>
              </w:divBdr>
            </w:div>
            <w:div w:id="2120680540">
              <w:marLeft w:val="0"/>
              <w:marRight w:val="0"/>
              <w:marTop w:val="0"/>
              <w:marBottom w:val="0"/>
              <w:divBdr>
                <w:top w:val="none" w:sz="0" w:space="0" w:color="auto"/>
                <w:left w:val="none" w:sz="0" w:space="0" w:color="auto"/>
                <w:bottom w:val="none" w:sz="0" w:space="0" w:color="auto"/>
                <w:right w:val="none" w:sz="0" w:space="0" w:color="auto"/>
              </w:divBdr>
            </w:div>
            <w:div w:id="1162240580">
              <w:marLeft w:val="0"/>
              <w:marRight w:val="0"/>
              <w:marTop w:val="0"/>
              <w:marBottom w:val="0"/>
              <w:divBdr>
                <w:top w:val="none" w:sz="0" w:space="0" w:color="auto"/>
                <w:left w:val="none" w:sz="0" w:space="0" w:color="auto"/>
                <w:bottom w:val="none" w:sz="0" w:space="0" w:color="auto"/>
                <w:right w:val="none" w:sz="0" w:space="0" w:color="auto"/>
              </w:divBdr>
            </w:div>
            <w:div w:id="1916209990">
              <w:marLeft w:val="0"/>
              <w:marRight w:val="0"/>
              <w:marTop w:val="0"/>
              <w:marBottom w:val="0"/>
              <w:divBdr>
                <w:top w:val="none" w:sz="0" w:space="0" w:color="auto"/>
                <w:left w:val="none" w:sz="0" w:space="0" w:color="auto"/>
                <w:bottom w:val="none" w:sz="0" w:space="0" w:color="auto"/>
                <w:right w:val="none" w:sz="0" w:space="0" w:color="auto"/>
              </w:divBdr>
            </w:div>
            <w:div w:id="2018539113">
              <w:marLeft w:val="0"/>
              <w:marRight w:val="0"/>
              <w:marTop w:val="0"/>
              <w:marBottom w:val="0"/>
              <w:divBdr>
                <w:top w:val="none" w:sz="0" w:space="0" w:color="auto"/>
                <w:left w:val="none" w:sz="0" w:space="0" w:color="auto"/>
                <w:bottom w:val="none" w:sz="0" w:space="0" w:color="auto"/>
                <w:right w:val="none" w:sz="0" w:space="0" w:color="auto"/>
              </w:divBdr>
            </w:div>
            <w:div w:id="1321471160">
              <w:marLeft w:val="0"/>
              <w:marRight w:val="0"/>
              <w:marTop w:val="0"/>
              <w:marBottom w:val="0"/>
              <w:divBdr>
                <w:top w:val="none" w:sz="0" w:space="0" w:color="auto"/>
                <w:left w:val="none" w:sz="0" w:space="0" w:color="auto"/>
                <w:bottom w:val="none" w:sz="0" w:space="0" w:color="auto"/>
                <w:right w:val="none" w:sz="0" w:space="0" w:color="auto"/>
              </w:divBdr>
            </w:div>
            <w:div w:id="2009359638">
              <w:marLeft w:val="0"/>
              <w:marRight w:val="0"/>
              <w:marTop w:val="0"/>
              <w:marBottom w:val="0"/>
              <w:divBdr>
                <w:top w:val="none" w:sz="0" w:space="0" w:color="auto"/>
                <w:left w:val="none" w:sz="0" w:space="0" w:color="auto"/>
                <w:bottom w:val="none" w:sz="0" w:space="0" w:color="auto"/>
                <w:right w:val="none" w:sz="0" w:space="0" w:color="auto"/>
              </w:divBdr>
            </w:div>
            <w:div w:id="358429286">
              <w:marLeft w:val="0"/>
              <w:marRight w:val="0"/>
              <w:marTop w:val="0"/>
              <w:marBottom w:val="0"/>
              <w:divBdr>
                <w:top w:val="none" w:sz="0" w:space="0" w:color="auto"/>
                <w:left w:val="none" w:sz="0" w:space="0" w:color="auto"/>
                <w:bottom w:val="none" w:sz="0" w:space="0" w:color="auto"/>
                <w:right w:val="none" w:sz="0" w:space="0" w:color="auto"/>
              </w:divBdr>
            </w:div>
            <w:div w:id="301270150">
              <w:marLeft w:val="0"/>
              <w:marRight w:val="0"/>
              <w:marTop w:val="0"/>
              <w:marBottom w:val="0"/>
              <w:divBdr>
                <w:top w:val="none" w:sz="0" w:space="0" w:color="auto"/>
                <w:left w:val="none" w:sz="0" w:space="0" w:color="auto"/>
                <w:bottom w:val="none" w:sz="0" w:space="0" w:color="auto"/>
                <w:right w:val="none" w:sz="0" w:space="0" w:color="auto"/>
              </w:divBdr>
            </w:div>
            <w:div w:id="2126187953">
              <w:marLeft w:val="0"/>
              <w:marRight w:val="0"/>
              <w:marTop w:val="0"/>
              <w:marBottom w:val="0"/>
              <w:divBdr>
                <w:top w:val="none" w:sz="0" w:space="0" w:color="auto"/>
                <w:left w:val="none" w:sz="0" w:space="0" w:color="auto"/>
                <w:bottom w:val="none" w:sz="0" w:space="0" w:color="auto"/>
                <w:right w:val="none" w:sz="0" w:space="0" w:color="auto"/>
              </w:divBdr>
            </w:div>
            <w:div w:id="1354304487">
              <w:marLeft w:val="0"/>
              <w:marRight w:val="0"/>
              <w:marTop w:val="0"/>
              <w:marBottom w:val="0"/>
              <w:divBdr>
                <w:top w:val="none" w:sz="0" w:space="0" w:color="auto"/>
                <w:left w:val="none" w:sz="0" w:space="0" w:color="auto"/>
                <w:bottom w:val="none" w:sz="0" w:space="0" w:color="auto"/>
                <w:right w:val="none" w:sz="0" w:space="0" w:color="auto"/>
              </w:divBdr>
            </w:div>
            <w:div w:id="557790317">
              <w:marLeft w:val="0"/>
              <w:marRight w:val="0"/>
              <w:marTop w:val="0"/>
              <w:marBottom w:val="0"/>
              <w:divBdr>
                <w:top w:val="none" w:sz="0" w:space="0" w:color="auto"/>
                <w:left w:val="none" w:sz="0" w:space="0" w:color="auto"/>
                <w:bottom w:val="none" w:sz="0" w:space="0" w:color="auto"/>
                <w:right w:val="none" w:sz="0" w:space="0" w:color="auto"/>
              </w:divBdr>
            </w:div>
            <w:div w:id="1111901358">
              <w:marLeft w:val="0"/>
              <w:marRight w:val="0"/>
              <w:marTop w:val="0"/>
              <w:marBottom w:val="0"/>
              <w:divBdr>
                <w:top w:val="none" w:sz="0" w:space="0" w:color="auto"/>
                <w:left w:val="none" w:sz="0" w:space="0" w:color="auto"/>
                <w:bottom w:val="none" w:sz="0" w:space="0" w:color="auto"/>
                <w:right w:val="none" w:sz="0" w:space="0" w:color="auto"/>
              </w:divBdr>
            </w:div>
            <w:div w:id="1607539068">
              <w:marLeft w:val="0"/>
              <w:marRight w:val="0"/>
              <w:marTop w:val="0"/>
              <w:marBottom w:val="0"/>
              <w:divBdr>
                <w:top w:val="none" w:sz="0" w:space="0" w:color="auto"/>
                <w:left w:val="none" w:sz="0" w:space="0" w:color="auto"/>
                <w:bottom w:val="none" w:sz="0" w:space="0" w:color="auto"/>
                <w:right w:val="none" w:sz="0" w:space="0" w:color="auto"/>
              </w:divBdr>
            </w:div>
            <w:div w:id="817188955">
              <w:marLeft w:val="0"/>
              <w:marRight w:val="0"/>
              <w:marTop w:val="0"/>
              <w:marBottom w:val="0"/>
              <w:divBdr>
                <w:top w:val="none" w:sz="0" w:space="0" w:color="auto"/>
                <w:left w:val="none" w:sz="0" w:space="0" w:color="auto"/>
                <w:bottom w:val="none" w:sz="0" w:space="0" w:color="auto"/>
                <w:right w:val="none" w:sz="0" w:space="0" w:color="auto"/>
              </w:divBdr>
            </w:div>
            <w:div w:id="1708752390">
              <w:marLeft w:val="0"/>
              <w:marRight w:val="0"/>
              <w:marTop w:val="0"/>
              <w:marBottom w:val="0"/>
              <w:divBdr>
                <w:top w:val="none" w:sz="0" w:space="0" w:color="auto"/>
                <w:left w:val="none" w:sz="0" w:space="0" w:color="auto"/>
                <w:bottom w:val="none" w:sz="0" w:space="0" w:color="auto"/>
                <w:right w:val="none" w:sz="0" w:space="0" w:color="auto"/>
              </w:divBdr>
            </w:div>
            <w:div w:id="1489982831">
              <w:marLeft w:val="0"/>
              <w:marRight w:val="0"/>
              <w:marTop w:val="0"/>
              <w:marBottom w:val="0"/>
              <w:divBdr>
                <w:top w:val="none" w:sz="0" w:space="0" w:color="auto"/>
                <w:left w:val="none" w:sz="0" w:space="0" w:color="auto"/>
                <w:bottom w:val="none" w:sz="0" w:space="0" w:color="auto"/>
                <w:right w:val="none" w:sz="0" w:space="0" w:color="auto"/>
              </w:divBdr>
            </w:div>
            <w:div w:id="755129149">
              <w:marLeft w:val="0"/>
              <w:marRight w:val="0"/>
              <w:marTop w:val="0"/>
              <w:marBottom w:val="0"/>
              <w:divBdr>
                <w:top w:val="none" w:sz="0" w:space="0" w:color="auto"/>
                <w:left w:val="none" w:sz="0" w:space="0" w:color="auto"/>
                <w:bottom w:val="none" w:sz="0" w:space="0" w:color="auto"/>
                <w:right w:val="none" w:sz="0" w:space="0" w:color="auto"/>
              </w:divBdr>
            </w:div>
            <w:div w:id="1613828759">
              <w:marLeft w:val="0"/>
              <w:marRight w:val="0"/>
              <w:marTop w:val="0"/>
              <w:marBottom w:val="0"/>
              <w:divBdr>
                <w:top w:val="none" w:sz="0" w:space="0" w:color="auto"/>
                <w:left w:val="none" w:sz="0" w:space="0" w:color="auto"/>
                <w:bottom w:val="none" w:sz="0" w:space="0" w:color="auto"/>
                <w:right w:val="none" w:sz="0" w:space="0" w:color="auto"/>
              </w:divBdr>
            </w:div>
            <w:div w:id="763383420">
              <w:marLeft w:val="0"/>
              <w:marRight w:val="0"/>
              <w:marTop w:val="0"/>
              <w:marBottom w:val="0"/>
              <w:divBdr>
                <w:top w:val="none" w:sz="0" w:space="0" w:color="auto"/>
                <w:left w:val="none" w:sz="0" w:space="0" w:color="auto"/>
                <w:bottom w:val="none" w:sz="0" w:space="0" w:color="auto"/>
                <w:right w:val="none" w:sz="0" w:space="0" w:color="auto"/>
              </w:divBdr>
            </w:div>
            <w:div w:id="2108118635">
              <w:marLeft w:val="0"/>
              <w:marRight w:val="0"/>
              <w:marTop w:val="0"/>
              <w:marBottom w:val="0"/>
              <w:divBdr>
                <w:top w:val="none" w:sz="0" w:space="0" w:color="auto"/>
                <w:left w:val="none" w:sz="0" w:space="0" w:color="auto"/>
                <w:bottom w:val="none" w:sz="0" w:space="0" w:color="auto"/>
                <w:right w:val="none" w:sz="0" w:space="0" w:color="auto"/>
              </w:divBdr>
            </w:div>
            <w:div w:id="1439447086">
              <w:marLeft w:val="0"/>
              <w:marRight w:val="0"/>
              <w:marTop w:val="0"/>
              <w:marBottom w:val="0"/>
              <w:divBdr>
                <w:top w:val="none" w:sz="0" w:space="0" w:color="auto"/>
                <w:left w:val="none" w:sz="0" w:space="0" w:color="auto"/>
                <w:bottom w:val="none" w:sz="0" w:space="0" w:color="auto"/>
                <w:right w:val="none" w:sz="0" w:space="0" w:color="auto"/>
              </w:divBdr>
            </w:div>
            <w:div w:id="1286959563">
              <w:marLeft w:val="0"/>
              <w:marRight w:val="0"/>
              <w:marTop w:val="0"/>
              <w:marBottom w:val="0"/>
              <w:divBdr>
                <w:top w:val="none" w:sz="0" w:space="0" w:color="auto"/>
                <w:left w:val="none" w:sz="0" w:space="0" w:color="auto"/>
                <w:bottom w:val="none" w:sz="0" w:space="0" w:color="auto"/>
                <w:right w:val="none" w:sz="0" w:space="0" w:color="auto"/>
              </w:divBdr>
            </w:div>
            <w:div w:id="470683323">
              <w:marLeft w:val="0"/>
              <w:marRight w:val="0"/>
              <w:marTop w:val="0"/>
              <w:marBottom w:val="0"/>
              <w:divBdr>
                <w:top w:val="none" w:sz="0" w:space="0" w:color="auto"/>
                <w:left w:val="none" w:sz="0" w:space="0" w:color="auto"/>
                <w:bottom w:val="none" w:sz="0" w:space="0" w:color="auto"/>
                <w:right w:val="none" w:sz="0" w:space="0" w:color="auto"/>
              </w:divBdr>
            </w:div>
            <w:div w:id="769815235">
              <w:marLeft w:val="0"/>
              <w:marRight w:val="0"/>
              <w:marTop w:val="0"/>
              <w:marBottom w:val="0"/>
              <w:divBdr>
                <w:top w:val="none" w:sz="0" w:space="0" w:color="auto"/>
                <w:left w:val="none" w:sz="0" w:space="0" w:color="auto"/>
                <w:bottom w:val="none" w:sz="0" w:space="0" w:color="auto"/>
                <w:right w:val="none" w:sz="0" w:space="0" w:color="auto"/>
              </w:divBdr>
            </w:div>
            <w:div w:id="1578779997">
              <w:marLeft w:val="0"/>
              <w:marRight w:val="0"/>
              <w:marTop w:val="0"/>
              <w:marBottom w:val="0"/>
              <w:divBdr>
                <w:top w:val="none" w:sz="0" w:space="0" w:color="auto"/>
                <w:left w:val="none" w:sz="0" w:space="0" w:color="auto"/>
                <w:bottom w:val="none" w:sz="0" w:space="0" w:color="auto"/>
                <w:right w:val="none" w:sz="0" w:space="0" w:color="auto"/>
              </w:divBdr>
            </w:div>
            <w:div w:id="815608625">
              <w:marLeft w:val="0"/>
              <w:marRight w:val="0"/>
              <w:marTop w:val="0"/>
              <w:marBottom w:val="0"/>
              <w:divBdr>
                <w:top w:val="none" w:sz="0" w:space="0" w:color="auto"/>
                <w:left w:val="none" w:sz="0" w:space="0" w:color="auto"/>
                <w:bottom w:val="none" w:sz="0" w:space="0" w:color="auto"/>
                <w:right w:val="none" w:sz="0" w:space="0" w:color="auto"/>
              </w:divBdr>
            </w:div>
            <w:div w:id="12266063">
              <w:marLeft w:val="0"/>
              <w:marRight w:val="0"/>
              <w:marTop w:val="0"/>
              <w:marBottom w:val="0"/>
              <w:divBdr>
                <w:top w:val="none" w:sz="0" w:space="0" w:color="auto"/>
                <w:left w:val="none" w:sz="0" w:space="0" w:color="auto"/>
                <w:bottom w:val="none" w:sz="0" w:space="0" w:color="auto"/>
                <w:right w:val="none" w:sz="0" w:space="0" w:color="auto"/>
              </w:divBdr>
            </w:div>
            <w:div w:id="926500695">
              <w:marLeft w:val="0"/>
              <w:marRight w:val="0"/>
              <w:marTop w:val="0"/>
              <w:marBottom w:val="0"/>
              <w:divBdr>
                <w:top w:val="none" w:sz="0" w:space="0" w:color="auto"/>
                <w:left w:val="none" w:sz="0" w:space="0" w:color="auto"/>
                <w:bottom w:val="none" w:sz="0" w:space="0" w:color="auto"/>
                <w:right w:val="none" w:sz="0" w:space="0" w:color="auto"/>
              </w:divBdr>
            </w:div>
            <w:div w:id="1639723088">
              <w:marLeft w:val="0"/>
              <w:marRight w:val="0"/>
              <w:marTop w:val="0"/>
              <w:marBottom w:val="0"/>
              <w:divBdr>
                <w:top w:val="none" w:sz="0" w:space="0" w:color="auto"/>
                <w:left w:val="none" w:sz="0" w:space="0" w:color="auto"/>
                <w:bottom w:val="none" w:sz="0" w:space="0" w:color="auto"/>
                <w:right w:val="none" w:sz="0" w:space="0" w:color="auto"/>
              </w:divBdr>
            </w:div>
            <w:div w:id="1934237245">
              <w:marLeft w:val="0"/>
              <w:marRight w:val="0"/>
              <w:marTop w:val="0"/>
              <w:marBottom w:val="0"/>
              <w:divBdr>
                <w:top w:val="none" w:sz="0" w:space="0" w:color="auto"/>
                <w:left w:val="none" w:sz="0" w:space="0" w:color="auto"/>
                <w:bottom w:val="none" w:sz="0" w:space="0" w:color="auto"/>
                <w:right w:val="none" w:sz="0" w:space="0" w:color="auto"/>
              </w:divBdr>
            </w:div>
            <w:div w:id="199903149">
              <w:marLeft w:val="0"/>
              <w:marRight w:val="0"/>
              <w:marTop w:val="0"/>
              <w:marBottom w:val="0"/>
              <w:divBdr>
                <w:top w:val="none" w:sz="0" w:space="0" w:color="auto"/>
                <w:left w:val="none" w:sz="0" w:space="0" w:color="auto"/>
                <w:bottom w:val="none" w:sz="0" w:space="0" w:color="auto"/>
                <w:right w:val="none" w:sz="0" w:space="0" w:color="auto"/>
              </w:divBdr>
            </w:div>
            <w:div w:id="1146896088">
              <w:marLeft w:val="0"/>
              <w:marRight w:val="0"/>
              <w:marTop w:val="0"/>
              <w:marBottom w:val="0"/>
              <w:divBdr>
                <w:top w:val="none" w:sz="0" w:space="0" w:color="auto"/>
                <w:left w:val="none" w:sz="0" w:space="0" w:color="auto"/>
                <w:bottom w:val="none" w:sz="0" w:space="0" w:color="auto"/>
                <w:right w:val="none" w:sz="0" w:space="0" w:color="auto"/>
              </w:divBdr>
            </w:div>
            <w:div w:id="1844080232">
              <w:marLeft w:val="0"/>
              <w:marRight w:val="0"/>
              <w:marTop w:val="0"/>
              <w:marBottom w:val="0"/>
              <w:divBdr>
                <w:top w:val="none" w:sz="0" w:space="0" w:color="auto"/>
                <w:left w:val="none" w:sz="0" w:space="0" w:color="auto"/>
                <w:bottom w:val="none" w:sz="0" w:space="0" w:color="auto"/>
                <w:right w:val="none" w:sz="0" w:space="0" w:color="auto"/>
              </w:divBdr>
            </w:div>
            <w:div w:id="692341835">
              <w:marLeft w:val="0"/>
              <w:marRight w:val="0"/>
              <w:marTop w:val="0"/>
              <w:marBottom w:val="0"/>
              <w:divBdr>
                <w:top w:val="none" w:sz="0" w:space="0" w:color="auto"/>
                <w:left w:val="none" w:sz="0" w:space="0" w:color="auto"/>
                <w:bottom w:val="none" w:sz="0" w:space="0" w:color="auto"/>
                <w:right w:val="none" w:sz="0" w:space="0" w:color="auto"/>
              </w:divBdr>
            </w:div>
            <w:div w:id="2001930185">
              <w:marLeft w:val="0"/>
              <w:marRight w:val="0"/>
              <w:marTop w:val="0"/>
              <w:marBottom w:val="0"/>
              <w:divBdr>
                <w:top w:val="none" w:sz="0" w:space="0" w:color="auto"/>
                <w:left w:val="none" w:sz="0" w:space="0" w:color="auto"/>
                <w:bottom w:val="none" w:sz="0" w:space="0" w:color="auto"/>
                <w:right w:val="none" w:sz="0" w:space="0" w:color="auto"/>
              </w:divBdr>
            </w:div>
            <w:div w:id="605963613">
              <w:marLeft w:val="0"/>
              <w:marRight w:val="0"/>
              <w:marTop w:val="0"/>
              <w:marBottom w:val="0"/>
              <w:divBdr>
                <w:top w:val="none" w:sz="0" w:space="0" w:color="auto"/>
                <w:left w:val="none" w:sz="0" w:space="0" w:color="auto"/>
                <w:bottom w:val="none" w:sz="0" w:space="0" w:color="auto"/>
                <w:right w:val="none" w:sz="0" w:space="0" w:color="auto"/>
              </w:divBdr>
            </w:div>
            <w:div w:id="342128254">
              <w:marLeft w:val="0"/>
              <w:marRight w:val="0"/>
              <w:marTop w:val="0"/>
              <w:marBottom w:val="0"/>
              <w:divBdr>
                <w:top w:val="none" w:sz="0" w:space="0" w:color="auto"/>
                <w:left w:val="none" w:sz="0" w:space="0" w:color="auto"/>
                <w:bottom w:val="none" w:sz="0" w:space="0" w:color="auto"/>
                <w:right w:val="none" w:sz="0" w:space="0" w:color="auto"/>
              </w:divBdr>
            </w:div>
            <w:div w:id="1935628313">
              <w:marLeft w:val="0"/>
              <w:marRight w:val="0"/>
              <w:marTop w:val="0"/>
              <w:marBottom w:val="0"/>
              <w:divBdr>
                <w:top w:val="none" w:sz="0" w:space="0" w:color="auto"/>
                <w:left w:val="none" w:sz="0" w:space="0" w:color="auto"/>
                <w:bottom w:val="none" w:sz="0" w:space="0" w:color="auto"/>
                <w:right w:val="none" w:sz="0" w:space="0" w:color="auto"/>
              </w:divBdr>
            </w:div>
            <w:div w:id="1455172249">
              <w:marLeft w:val="0"/>
              <w:marRight w:val="0"/>
              <w:marTop w:val="0"/>
              <w:marBottom w:val="0"/>
              <w:divBdr>
                <w:top w:val="none" w:sz="0" w:space="0" w:color="auto"/>
                <w:left w:val="none" w:sz="0" w:space="0" w:color="auto"/>
                <w:bottom w:val="none" w:sz="0" w:space="0" w:color="auto"/>
                <w:right w:val="none" w:sz="0" w:space="0" w:color="auto"/>
              </w:divBdr>
            </w:div>
            <w:div w:id="1229195439">
              <w:marLeft w:val="0"/>
              <w:marRight w:val="0"/>
              <w:marTop w:val="0"/>
              <w:marBottom w:val="0"/>
              <w:divBdr>
                <w:top w:val="none" w:sz="0" w:space="0" w:color="auto"/>
                <w:left w:val="none" w:sz="0" w:space="0" w:color="auto"/>
                <w:bottom w:val="none" w:sz="0" w:space="0" w:color="auto"/>
                <w:right w:val="none" w:sz="0" w:space="0" w:color="auto"/>
              </w:divBdr>
            </w:div>
            <w:div w:id="499006662">
              <w:marLeft w:val="0"/>
              <w:marRight w:val="0"/>
              <w:marTop w:val="0"/>
              <w:marBottom w:val="0"/>
              <w:divBdr>
                <w:top w:val="none" w:sz="0" w:space="0" w:color="auto"/>
                <w:left w:val="none" w:sz="0" w:space="0" w:color="auto"/>
                <w:bottom w:val="none" w:sz="0" w:space="0" w:color="auto"/>
                <w:right w:val="none" w:sz="0" w:space="0" w:color="auto"/>
              </w:divBdr>
            </w:div>
            <w:div w:id="96869625">
              <w:marLeft w:val="0"/>
              <w:marRight w:val="0"/>
              <w:marTop w:val="0"/>
              <w:marBottom w:val="0"/>
              <w:divBdr>
                <w:top w:val="none" w:sz="0" w:space="0" w:color="auto"/>
                <w:left w:val="none" w:sz="0" w:space="0" w:color="auto"/>
                <w:bottom w:val="none" w:sz="0" w:space="0" w:color="auto"/>
                <w:right w:val="none" w:sz="0" w:space="0" w:color="auto"/>
              </w:divBdr>
            </w:div>
            <w:div w:id="58752986">
              <w:marLeft w:val="0"/>
              <w:marRight w:val="0"/>
              <w:marTop w:val="0"/>
              <w:marBottom w:val="0"/>
              <w:divBdr>
                <w:top w:val="none" w:sz="0" w:space="0" w:color="auto"/>
                <w:left w:val="none" w:sz="0" w:space="0" w:color="auto"/>
                <w:bottom w:val="none" w:sz="0" w:space="0" w:color="auto"/>
                <w:right w:val="none" w:sz="0" w:space="0" w:color="auto"/>
              </w:divBdr>
            </w:div>
            <w:div w:id="1767381392">
              <w:marLeft w:val="0"/>
              <w:marRight w:val="0"/>
              <w:marTop w:val="0"/>
              <w:marBottom w:val="0"/>
              <w:divBdr>
                <w:top w:val="none" w:sz="0" w:space="0" w:color="auto"/>
                <w:left w:val="none" w:sz="0" w:space="0" w:color="auto"/>
                <w:bottom w:val="none" w:sz="0" w:space="0" w:color="auto"/>
                <w:right w:val="none" w:sz="0" w:space="0" w:color="auto"/>
              </w:divBdr>
            </w:div>
            <w:div w:id="885797345">
              <w:marLeft w:val="0"/>
              <w:marRight w:val="0"/>
              <w:marTop w:val="0"/>
              <w:marBottom w:val="0"/>
              <w:divBdr>
                <w:top w:val="none" w:sz="0" w:space="0" w:color="auto"/>
                <w:left w:val="none" w:sz="0" w:space="0" w:color="auto"/>
                <w:bottom w:val="none" w:sz="0" w:space="0" w:color="auto"/>
                <w:right w:val="none" w:sz="0" w:space="0" w:color="auto"/>
              </w:divBdr>
            </w:div>
            <w:div w:id="763116376">
              <w:marLeft w:val="0"/>
              <w:marRight w:val="0"/>
              <w:marTop w:val="0"/>
              <w:marBottom w:val="0"/>
              <w:divBdr>
                <w:top w:val="none" w:sz="0" w:space="0" w:color="auto"/>
                <w:left w:val="none" w:sz="0" w:space="0" w:color="auto"/>
                <w:bottom w:val="none" w:sz="0" w:space="0" w:color="auto"/>
                <w:right w:val="none" w:sz="0" w:space="0" w:color="auto"/>
              </w:divBdr>
            </w:div>
            <w:div w:id="901066442">
              <w:marLeft w:val="0"/>
              <w:marRight w:val="0"/>
              <w:marTop w:val="0"/>
              <w:marBottom w:val="0"/>
              <w:divBdr>
                <w:top w:val="none" w:sz="0" w:space="0" w:color="auto"/>
                <w:left w:val="none" w:sz="0" w:space="0" w:color="auto"/>
                <w:bottom w:val="none" w:sz="0" w:space="0" w:color="auto"/>
                <w:right w:val="none" w:sz="0" w:space="0" w:color="auto"/>
              </w:divBdr>
            </w:div>
            <w:div w:id="17856041">
              <w:marLeft w:val="0"/>
              <w:marRight w:val="0"/>
              <w:marTop w:val="0"/>
              <w:marBottom w:val="0"/>
              <w:divBdr>
                <w:top w:val="none" w:sz="0" w:space="0" w:color="auto"/>
                <w:left w:val="none" w:sz="0" w:space="0" w:color="auto"/>
                <w:bottom w:val="none" w:sz="0" w:space="0" w:color="auto"/>
                <w:right w:val="none" w:sz="0" w:space="0" w:color="auto"/>
              </w:divBdr>
            </w:div>
            <w:div w:id="1026907202">
              <w:marLeft w:val="0"/>
              <w:marRight w:val="0"/>
              <w:marTop w:val="0"/>
              <w:marBottom w:val="0"/>
              <w:divBdr>
                <w:top w:val="none" w:sz="0" w:space="0" w:color="auto"/>
                <w:left w:val="none" w:sz="0" w:space="0" w:color="auto"/>
                <w:bottom w:val="none" w:sz="0" w:space="0" w:color="auto"/>
                <w:right w:val="none" w:sz="0" w:space="0" w:color="auto"/>
              </w:divBdr>
            </w:div>
            <w:div w:id="1724714675">
              <w:marLeft w:val="0"/>
              <w:marRight w:val="0"/>
              <w:marTop w:val="0"/>
              <w:marBottom w:val="0"/>
              <w:divBdr>
                <w:top w:val="none" w:sz="0" w:space="0" w:color="auto"/>
                <w:left w:val="none" w:sz="0" w:space="0" w:color="auto"/>
                <w:bottom w:val="none" w:sz="0" w:space="0" w:color="auto"/>
                <w:right w:val="none" w:sz="0" w:space="0" w:color="auto"/>
              </w:divBdr>
            </w:div>
            <w:div w:id="2043555759">
              <w:marLeft w:val="0"/>
              <w:marRight w:val="0"/>
              <w:marTop w:val="0"/>
              <w:marBottom w:val="0"/>
              <w:divBdr>
                <w:top w:val="none" w:sz="0" w:space="0" w:color="auto"/>
                <w:left w:val="none" w:sz="0" w:space="0" w:color="auto"/>
                <w:bottom w:val="none" w:sz="0" w:space="0" w:color="auto"/>
                <w:right w:val="none" w:sz="0" w:space="0" w:color="auto"/>
              </w:divBdr>
            </w:div>
            <w:div w:id="1378315748">
              <w:marLeft w:val="0"/>
              <w:marRight w:val="0"/>
              <w:marTop w:val="0"/>
              <w:marBottom w:val="0"/>
              <w:divBdr>
                <w:top w:val="none" w:sz="0" w:space="0" w:color="auto"/>
                <w:left w:val="none" w:sz="0" w:space="0" w:color="auto"/>
                <w:bottom w:val="none" w:sz="0" w:space="0" w:color="auto"/>
                <w:right w:val="none" w:sz="0" w:space="0" w:color="auto"/>
              </w:divBdr>
            </w:div>
            <w:div w:id="1732919725">
              <w:marLeft w:val="0"/>
              <w:marRight w:val="0"/>
              <w:marTop w:val="0"/>
              <w:marBottom w:val="0"/>
              <w:divBdr>
                <w:top w:val="none" w:sz="0" w:space="0" w:color="auto"/>
                <w:left w:val="none" w:sz="0" w:space="0" w:color="auto"/>
                <w:bottom w:val="none" w:sz="0" w:space="0" w:color="auto"/>
                <w:right w:val="none" w:sz="0" w:space="0" w:color="auto"/>
              </w:divBdr>
            </w:div>
            <w:div w:id="388770691">
              <w:marLeft w:val="0"/>
              <w:marRight w:val="0"/>
              <w:marTop w:val="0"/>
              <w:marBottom w:val="0"/>
              <w:divBdr>
                <w:top w:val="none" w:sz="0" w:space="0" w:color="auto"/>
                <w:left w:val="none" w:sz="0" w:space="0" w:color="auto"/>
                <w:bottom w:val="none" w:sz="0" w:space="0" w:color="auto"/>
                <w:right w:val="none" w:sz="0" w:space="0" w:color="auto"/>
              </w:divBdr>
            </w:div>
            <w:div w:id="1736396830">
              <w:marLeft w:val="0"/>
              <w:marRight w:val="0"/>
              <w:marTop w:val="0"/>
              <w:marBottom w:val="0"/>
              <w:divBdr>
                <w:top w:val="none" w:sz="0" w:space="0" w:color="auto"/>
                <w:left w:val="none" w:sz="0" w:space="0" w:color="auto"/>
                <w:bottom w:val="none" w:sz="0" w:space="0" w:color="auto"/>
                <w:right w:val="none" w:sz="0" w:space="0" w:color="auto"/>
              </w:divBdr>
            </w:div>
            <w:div w:id="623855166">
              <w:marLeft w:val="0"/>
              <w:marRight w:val="0"/>
              <w:marTop w:val="0"/>
              <w:marBottom w:val="0"/>
              <w:divBdr>
                <w:top w:val="none" w:sz="0" w:space="0" w:color="auto"/>
                <w:left w:val="none" w:sz="0" w:space="0" w:color="auto"/>
                <w:bottom w:val="none" w:sz="0" w:space="0" w:color="auto"/>
                <w:right w:val="none" w:sz="0" w:space="0" w:color="auto"/>
              </w:divBdr>
            </w:div>
            <w:div w:id="1133327606">
              <w:marLeft w:val="0"/>
              <w:marRight w:val="0"/>
              <w:marTop w:val="0"/>
              <w:marBottom w:val="0"/>
              <w:divBdr>
                <w:top w:val="none" w:sz="0" w:space="0" w:color="auto"/>
                <w:left w:val="none" w:sz="0" w:space="0" w:color="auto"/>
                <w:bottom w:val="none" w:sz="0" w:space="0" w:color="auto"/>
                <w:right w:val="none" w:sz="0" w:space="0" w:color="auto"/>
              </w:divBdr>
            </w:div>
            <w:div w:id="1714577005">
              <w:marLeft w:val="0"/>
              <w:marRight w:val="0"/>
              <w:marTop w:val="0"/>
              <w:marBottom w:val="0"/>
              <w:divBdr>
                <w:top w:val="none" w:sz="0" w:space="0" w:color="auto"/>
                <w:left w:val="none" w:sz="0" w:space="0" w:color="auto"/>
                <w:bottom w:val="none" w:sz="0" w:space="0" w:color="auto"/>
                <w:right w:val="none" w:sz="0" w:space="0" w:color="auto"/>
              </w:divBdr>
            </w:div>
            <w:div w:id="275451348">
              <w:marLeft w:val="0"/>
              <w:marRight w:val="0"/>
              <w:marTop w:val="0"/>
              <w:marBottom w:val="0"/>
              <w:divBdr>
                <w:top w:val="none" w:sz="0" w:space="0" w:color="auto"/>
                <w:left w:val="none" w:sz="0" w:space="0" w:color="auto"/>
                <w:bottom w:val="none" w:sz="0" w:space="0" w:color="auto"/>
                <w:right w:val="none" w:sz="0" w:space="0" w:color="auto"/>
              </w:divBdr>
            </w:div>
            <w:div w:id="442961848">
              <w:marLeft w:val="0"/>
              <w:marRight w:val="0"/>
              <w:marTop w:val="0"/>
              <w:marBottom w:val="0"/>
              <w:divBdr>
                <w:top w:val="none" w:sz="0" w:space="0" w:color="auto"/>
                <w:left w:val="none" w:sz="0" w:space="0" w:color="auto"/>
                <w:bottom w:val="none" w:sz="0" w:space="0" w:color="auto"/>
                <w:right w:val="none" w:sz="0" w:space="0" w:color="auto"/>
              </w:divBdr>
            </w:div>
            <w:div w:id="443383157">
              <w:marLeft w:val="0"/>
              <w:marRight w:val="0"/>
              <w:marTop w:val="0"/>
              <w:marBottom w:val="0"/>
              <w:divBdr>
                <w:top w:val="none" w:sz="0" w:space="0" w:color="auto"/>
                <w:left w:val="none" w:sz="0" w:space="0" w:color="auto"/>
                <w:bottom w:val="none" w:sz="0" w:space="0" w:color="auto"/>
                <w:right w:val="none" w:sz="0" w:space="0" w:color="auto"/>
              </w:divBdr>
            </w:div>
            <w:div w:id="712540014">
              <w:marLeft w:val="0"/>
              <w:marRight w:val="0"/>
              <w:marTop w:val="0"/>
              <w:marBottom w:val="0"/>
              <w:divBdr>
                <w:top w:val="none" w:sz="0" w:space="0" w:color="auto"/>
                <w:left w:val="none" w:sz="0" w:space="0" w:color="auto"/>
                <w:bottom w:val="none" w:sz="0" w:space="0" w:color="auto"/>
                <w:right w:val="none" w:sz="0" w:space="0" w:color="auto"/>
              </w:divBdr>
            </w:div>
            <w:div w:id="1018776016">
              <w:marLeft w:val="0"/>
              <w:marRight w:val="0"/>
              <w:marTop w:val="0"/>
              <w:marBottom w:val="0"/>
              <w:divBdr>
                <w:top w:val="none" w:sz="0" w:space="0" w:color="auto"/>
                <w:left w:val="none" w:sz="0" w:space="0" w:color="auto"/>
                <w:bottom w:val="none" w:sz="0" w:space="0" w:color="auto"/>
                <w:right w:val="none" w:sz="0" w:space="0" w:color="auto"/>
              </w:divBdr>
            </w:div>
            <w:div w:id="1608387454">
              <w:marLeft w:val="0"/>
              <w:marRight w:val="0"/>
              <w:marTop w:val="0"/>
              <w:marBottom w:val="0"/>
              <w:divBdr>
                <w:top w:val="none" w:sz="0" w:space="0" w:color="auto"/>
                <w:left w:val="none" w:sz="0" w:space="0" w:color="auto"/>
                <w:bottom w:val="none" w:sz="0" w:space="0" w:color="auto"/>
                <w:right w:val="none" w:sz="0" w:space="0" w:color="auto"/>
              </w:divBdr>
            </w:div>
            <w:div w:id="1830822992">
              <w:marLeft w:val="0"/>
              <w:marRight w:val="0"/>
              <w:marTop w:val="0"/>
              <w:marBottom w:val="0"/>
              <w:divBdr>
                <w:top w:val="none" w:sz="0" w:space="0" w:color="auto"/>
                <w:left w:val="none" w:sz="0" w:space="0" w:color="auto"/>
                <w:bottom w:val="none" w:sz="0" w:space="0" w:color="auto"/>
                <w:right w:val="none" w:sz="0" w:space="0" w:color="auto"/>
              </w:divBdr>
            </w:div>
            <w:div w:id="585578026">
              <w:marLeft w:val="0"/>
              <w:marRight w:val="0"/>
              <w:marTop w:val="0"/>
              <w:marBottom w:val="0"/>
              <w:divBdr>
                <w:top w:val="none" w:sz="0" w:space="0" w:color="auto"/>
                <w:left w:val="none" w:sz="0" w:space="0" w:color="auto"/>
                <w:bottom w:val="none" w:sz="0" w:space="0" w:color="auto"/>
                <w:right w:val="none" w:sz="0" w:space="0" w:color="auto"/>
              </w:divBdr>
            </w:div>
            <w:div w:id="1850561779">
              <w:marLeft w:val="0"/>
              <w:marRight w:val="0"/>
              <w:marTop w:val="0"/>
              <w:marBottom w:val="0"/>
              <w:divBdr>
                <w:top w:val="none" w:sz="0" w:space="0" w:color="auto"/>
                <w:left w:val="none" w:sz="0" w:space="0" w:color="auto"/>
                <w:bottom w:val="none" w:sz="0" w:space="0" w:color="auto"/>
                <w:right w:val="none" w:sz="0" w:space="0" w:color="auto"/>
              </w:divBdr>
            </w:div>
            <w:div w:id="487480430">
              <w:marLeft w:val="0"/>
              <w:marRight w:val="0"/>
              <w:marTop w:val="0"/>
              <w:marBottom w:val="0"/>
              <w:divBdr>
                <w:top w:val="none" w:sz="0" w:space="0" w:color="auto"/>
                <w:left w:val="none" w:sz="0" w:space="0" w:color="auto"/>
                <w:bottom w:val="none" w:sz="0" w:space="0" w:color="auto"/>
                <w:right w:val="none" w:sz="0" w:space="0" w:color="auto"/>
              </w:divBdr>
            </w:div>
            <w:div w:id="4597839">
              <w:marLeft w:val="0"/>
              <w:marRight w:val="0"/>
              <w:marTop w:val="0"/>
              <w:marBottom w:val="0"/>
              <w:divBdr>
                <w:top w:val="none" w:sz="0" w:space="0" w:color="auto"/>
                <w:left w:val="none" w:sz="0" w:space="0" w:color="auto"/>
                <w:bottom w:val="none" w:sz="0" w:space="0" w:color="auto"/>
                <w:right w:val="none" w:sz="0" w:space="0" w:color="auto"/>
              </w:divBdr>
            </w:div>
            <w:div w:id="1768111112">
              <w:marLeft w:val="0"/>
              <w:marRight w:val="0"/>
              <w:marTop w:val="0"/>
              <w:marBottom w:val="0"/>
              <w:divBdr>
                <w:top w:val="none" w:sz="0" w:space="0" w:color="auto"/>
                <w:left w:val="none" w:sz="0" w:space="0" w:color="auto"/>
                <w:bottom w:val="none" w:sz="0" w:space="0" w:color="auto"/>
                <w:right w:val="none" w:sz="0" w:space="0" w:color="auto"/>
              </w:divBdr>
            </w:div>
            <w:div w:id="212237261">
              <w:marLeft w:val="0"/>
              <w:marRight w:val="0"/>
              <w:marTop w:val="0"/>
              <w:marBottom w:val="0"/>
              <w:divBdr>
                <w:top w:val="none" w:sz="0" w:space="0" w:color="auto"/>
                <w:left w:val="none" w:sz="0" w:space="0" w:color="auto"/>
                <w:bottom w:val="none" w:sz="0" w:space="0" w:color="auto"/>
                <w:right w:val="none" w:sz="0" w:space="0" w:color="auto"/>
              </w:divBdr>
            </w:div>
            <w:div w:id="485825356">
              <w:marLeft w:val="0"/>
              <w:marRight w:val="0"/>
              <w:marTop w:val="0"/>
              <w:marBottom w:val="0"/>
              <w:divBdr>
                <w:top w:val="none" w:sz="0" w:space="0" w:color="auto"/>
                <w:left w:val="none" w:sz="0" w:space="0" w:color="auto"/>
                <w:bottom w:val="none" w:sz="0" w:space="0" w:color="auto"/>
                <w:right w:val="none" w:sz="0" w:space="0" w:color="auto"/>
              </w:divBdr>
            </w:div>
            <w:div w:id="972908511">
              <w:marLeft w:val="0"/>
              <w:marRight w:val="0"/>
              <w:marTop w:val="0"/>
              <w:marBottom w:val="0"/>
              <w:divBdr>
                <w:top w:val="none" w:sz="0" w:space="0" w:color="auto"/>
                <w:left w:val="none" w:sz="0" w:space="0" w:color="auto"/>
                <w:bottom w:val="none" w:sz="0" w:space="0" w:color="auto"/>
                <w:right w:val="none" w:sz="0" w:space="0" w:color="auto"/>
              </w:divBdr>
            </w:div>
            <w:div w:id="254366956">
              <w:marLeft w:val="0"/>
              <w:marRight w:val="0"/>
              <w:marTop w:val="0"/>
              <w:marBottom w:val="0"/>
              <w:divBdr>
                <w:top w:val="none" w:sz="0" w:space="0" w:color="auto"/>
                <w:left w:val="none" w:sz="0" w:space="0" w:color="auto"/>
                <w:bottom w:val="none" w:sz="0" w:space="0" w:color="auto"/>
                <w:right w:val="none" w:sz="0" w:space="0" w:color="auto"/>
              </w:divBdr>
            </w:div>
            <w:div w:id="52434297">
              <w:marLeft w:val="0"/>
              <w:marRight w:val="0"/>
              <w:marTop w:val="0"/>
              <w:marBottom w:val="0"/>
              <w:divBdr>
                <w:top w:val="none" w:sz="0" w:space="0" w:color="auto"/>
                <w:left w:val="none" w:sz="0" w:space="0" w:color="auto"/>
                <w:bottom w:val="none" w:sz="0" w:space="0" w:color="auto"/>
                <w:right w:val="none" w:sz="0" w:space="0" w:color="auto"/>
              </w:divBdr>
            </w:div>
            <w:div w:id="1497913691">
              <w:marLeft w:val="0"/>
              <w:marRight w:val="0"/>
              <w:marTop w:val="0"/>
              <w:marBottom w:val="0"/>
              <w:divBdr>
                <w:top w:val="none" w:sz="0" w:space="0" w:color="auto"/>
                <w:left w:val="none" w:sz="0" w:space="0" w:color="auto"/>
                <w:bottom w:val="none" w:sz="0" w:space="0" w:color="auto"/>
                <w:right w:val="none" w:sz="0" w:space="0" w:color="auto"/>
              </w:divBdr>
            </w:div>
            <w:div w:id="404687013">
              <w:marLeft w:val="0"/>
              <w:marRight w:val="0"/>
              <w:marTop w:val="0"/>
              <w:marBottom w:val="0"/>
              <w:divBdr>
                <w:top w:val="none" w:sz="0" w:space="0" w:color="auto"/>
                <w:left w:val="none" w:sz="0" w:space="0" w:color="auto"/>
                <w:bottom w:val="none" w:sz="0" w:space="0" w:color="auto"/>
                <w:right w:val="none" w:sz="0" w:space="0" w:color="auto"/>
              </w:divBdr>
            </w:div>
            <w:div w:id="814833424">
              <w:marLeft w:val="0"/>
              <w:marRight w:val="0"/>
              <w:marTop w:val="0"/>
              <w:marBottom w:val="0"/>
              <w:divBdr>
                <w:top w:val="none" w:sz="0" w:space="0" w:color="auto"/>
                <w:left w:val="none" w:sz="0" w:space="0" w:color="auto"/>
                <w:bottom w:val="none" w:sz="0" w:space="0" w:color="auto"/>
                <w:right w:val="none" w:sz="0" w:space="0" w:color="auto"/>
              </w:divBdr>
            </w:div>
            <w:div w:id="2124765935">
              <w:marLeft w:val="0"/>
              <w:marRight w:val="0"/>
              <w:marTop w:val="0"/>
              <w:marBottom w:val="0"/>
              <w:divBdr>
                <w:top w:val="none" w:sz="0" w:space="0" w:color="auto"/>
                <w:left w:val="none" w:sz="0" w:space="0" w:color="auto"/>
                <w:bottom w:val="none" w:sz="0" w:space="0" w:color="auto"/>
                <w:right w:val="none" w:sz="0" w:space="0" w:color="auto"/>
              </w:divBdr>
            </w:div>
            <w:div w:id="768812052">
              <w:marLeft w:val="0"/>
              <w:marRight w:val="0"/>
              <w:marTop w:val="0"/>
              <w:marBottom w:val="0"/>
              <w:divBdr>
                <w:top w:val="none" w:sz="0" w:space="0" w:color="auto"/>
                <w:left w:val="none" w:sz="0" w:space="0" w:color="auto"/>
                <w:bottom w:val="none" w:sz="0" w:space="0" w:color="auto"/>
                <w:right w:val="none" w:sz="0" w:space="0" w:color="auto"/>
              </w:divBdr>
            </w:div>
            <w:div w:id="836388631">
              <w:marLeft w:val="0"/>
              <w:marRight w:val="0"/>
              <w:marTop w:val="0"/>
              <w:marBottom w:val="0"/>
              <w:divBdr>
                <w:top w:val="none" w:sz="0" w:space="0" w:color="auto"/>
                <w:left w:val="none" w:sz="0" w:space="0" w:color="auto"/>
                <w:bottom w:val="none" w:sz="0" w:space="0" w:color="auto"/>
                <w:right w:val="none" w:sz="0" w:space="0" w:color="auto"/>
              </w:divBdr>
            </w:div>
            <w:div w:id="1807891159">
              <w:marLeft w:val="0"/>
              <w:marRight w:val="0"/>
              <w:marTop w:val="0"/>
              <w:marBottom w:val="0"/>
              <w:divBdr>
                <w:top w:val="none" w:sz="0" w:space="0" w:color="auto"/>
                <w:left w:val="none" w:sz="0" w:space="0" w:color="auto"/>
                <w:bottom w:val="none" w:sz="0" w:space="0" w:color="auto"/>
                <w:right w:val="none" w:sz="0" w:space="0" w:color="auto"/>
              </w:divBdr>
            </w:div>
            <w:div w:id="1663923189">
              <w:marLeft w:val="0"/>
              <w:marRight w:val="0"/>
              <w:marTop w:val="0"/>
              <w:marBottom w:val="0"/>
              <w:divBdr>
                <w:top w:val="none" w:sz="0" w:space="0" w:color="auto"/>
                <w:left w:val="none" w:sz="0" w:space="0" w:color="auto"/>
                <w:bottom w:val="none" w:sz="0" w:space="0" w:color="auto"/>
                <w:right w:val="none" w:sz="0" w:space="0" w:color="auto"/>
              </w:divBdr>
            </w:div>
            <w:div w:id="801731239">
              <w:marLeft w:val="0"/>
              <w:marRight w:val="0"/>
              <w:marTop w:val="0"/>
              <w:marBottom w:val="0"/>
              <w:divBdr>
                <w:top w:val="none" w:sz="0" w:space="0" w:color="auto"/>
                <w:left w:val="none" w:sz="0" w:space="0" w:color="auto"/>
                <w:bottom w:val="none" w:sz="0" w:space="0" w:color="auto"/>
                <w:right w:val="none" w:sz="0" w:space="0" w:color="auto"/>
              </w:divBdr>
            </w:div>
            <w:div w:id="586304715">
              <w:marLeft w:val="0"/>
              <w:marRight w:val="0"/>
              <w:marTop w:val="0"/>
              <w:marBottom w:val="0"/>
              <w:divBdr>
                <w:top w:val="none" w:sz="0" w:space="0" w:color="auto"/>
                <w:left w:val="none" w:sz="0" w:space="0" w:color="auto"/>
                <w:bottom w:val="none" w:sz="0" w:space="0" w:color="auto"/>
                <w:right w:val="none" w:sz="0" w:space="0" w:color="auto"/>
              </w:divBdr>
            </w:div>
            <w:div w:id="794635520">
              <w:marLeft w:val="0"/>
              <w:marRight w:val="0"/>
              <w:marTop w:val="0"/>
              <w:marBottom w:val="0"/>
              <w:divBdr>
                <w:top w:val="none" w:sz="0" w:space="0" w:color="auto"/>
                <w:left w:val="none" w:sz="0" w:space="0" w:color="auto"/>
                <w:bottom w:val="none" w:sz="0" w:space="0" w:color="auto"/>
                <w:right w:val="none" w:sz="0" w:space="0" w:color="auto"/>
              </w:divBdr>
            </w:div>
            <w:div w:id="1643656809">
              <w:marLeft w:val="0"/>
              <w:marRight w:val="0"/>
              <w:marTop w:val="0"/>
              <w:marBottom w:val="0"/>
              <w:divBdr>
                <w:top w:val="none" w:sz="0" w:space="0" w:color="auto"/>
                <w:left w:val="none" w:sz="0" w:space="0" w:color="auto"/>
                <w:bottom w:val="none" w:sz="0" w:space="0" w:color="auto"/>
                <w:right w:val="none" w:sz="0" w:space="0" w:color="auto"/>
              </w:divBdr>
            </w:div>
            <w:div w:id="181733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1854">
      <w:bodyDiv w:val="1"/>
      <w:marLeft w:val="0"/>
      <w:marRight w:val="0"/>
      <w:marTop w:val="0"/>
      <w:marBottom w:val="0"/>
      <w:divBdr>
        <w:top w:val="none" w:sz="0" w:space="0" w:color="auto"/>
        <w:left w:val="none" w:sz="0" w:space="0" w:color="auto"/>
        <w:bottom w:val="none" w:sz="0" w:space="0" w:color="auto"/>
        <w:right w:val="none" w:sz="0" w:space="0" w:color="auto"/>
      </w:divBdr>
      <w:divsChild>
        <w:div w:id="1421484220">
          <w:marLeft w:val="0"/>
          <w:marRight w:val="0"/>
          <w:marTop w:val="0"/>
          <w:marBottom w:val="0"/>
          <w:divBdr>
            <w:top w:val="none" w:sz="0" w:space="0" w:color="auto"/>
            <w:left w:val="none" w:sz="0" w:space="0" w:color="auto"/>
            <w:bottom w:val="none" w:sz="0" w:space="0" w:color="auto"/>
            <w:right w:val="none" w:sz="0" w:space="0" w:color="auto"/>
          </w:divBdr>
          <w:divsChild>
            <w:div w:id="440691169">
              <w:marLeft w:val="0"/>
              <w:marRight w:val="0"/>
              <w:marTop w:val="0"/>
              <w:marBottom w:val="0"/>
              <w:divBdr>
                <w:top w:val="none" w:sz="0" w:space="0" w:color="auto"/>
                <w:left w:val="none" w:sz="0" w:space="0" w:color="auto"/>
                <w:bottom w:val="none" w:sz="0" w:space="0" w:color="auto"/>
                <w:right w:val="none" w:sz="0" w:space="0" w:color="auto"/>
              </w:divBdr>
            </w:div>
            <w:div w:id="362754917">
              <w:marLeft w:val="0"/>
              <w:marRight w:val="0"/>
              <w:marTop w:val="0"/>
              <w:marBottom w:val="0"/>
              <w:divBdr>
                <w:top w:val="none" w:sz="0" w:space="0" w:color="auto"/>
                <w:left w:val="none" w:sz="0" w:space="0" w:color="auto"/>
                <w:bottom w:val="none" w:sz="0" w:space="0" w:color="auto"/>
                <w:right w:val="none" w:sz="0" w:space="0" w:color="auto"/>
              </w:divBdr>
            </w:div>
            <w:div w:id="967129789">
              <w:marLeft w:val="0"/>
              <w:marRight w:val="0"/>
              <w:marTop w:val="0"/>
              <w:marBottom w:val="0"/>
              <w:divBdr>
                <w:top w:val="none" w:sz="0" w:space="0" w:color="auto"/>
                <w:left w:val="none" w:sz="0" w:space="0" w:color="auto"/>
                <w:bottom w:val="none" w:sz="0" w:space="0" w:color="auto"/>
                <w:right w:val="none" w:sz="0" w:space="0" w:color="auto"/>
              </w:divBdr>
            </w:div>
            <w:div w:id="2044399335">
              <w:marLeft w:val="0"/>
              <w:marRight w:val="0"/>
              <w:marTop w:val="0"/>
              <w:marBottom w:val="0"/>
              <w:divBdr>
                <w:top w:val="none" w:sz="0" w:space="0" w:color="auto"/>
                <w:left w:val="none" w:sz="0" w:space="0" w:color="auto"/>
                <w:bottom w:val="none" w:sz="0" w:space="0" w:color="auto"/>
                <w:right w:val="none" w:sz="0" w:space="0" w:color="auto"/>
              </w:divBdr>
            </w:div>
            <w:div w:id="981890605">
              <w:marLeft w:val="0"/>
              <w:marRight w:val="0"/>
              <w:marTop w:val="0"/>
              <w:marBottom w:val="0"/>
              <w:divBdr>
                <w:top w:val="none" w:sz="0" w:space="0" w:color="auto"/>
                <w:left w:val="none" w:sz="0" w:space="0" w:color="auto"/>
                <w:bottom w:val="none" w:sz="0" w:space="0" w:color="auto"/>
                <w:right w:val="none" w:sz="0" w:space="0" w:color="auto"/>
              </w:divBdr>
            </w:div>
            <w:div w:id="1162887679">
              <w:marLeft w:val="0"/>
              <w:marRight w:val="0"/>
              <w:marTop w:val="0"/>
              <w:marBottom w:val="0"/>
              <w:divBdr>
                <w:top w:val="none" w:sz="0" w:space="0" w:color="auto"/>
                <w:left w:val="none" w:sz="0" w:space="0" w:color="auto"/>
                <w:bottom w:val="none" w:sz="0" w:space="0" w:color="auto"/>
                <w:right w:val="none" w:sz="0" w:space="0" w:color="auto"/>
              </w:divBdr>
            </w:div>
            <w:div w:id="30231026">
              <w:marLeft w:val="0"/>
              <w:marRight w:val="0"/>
              <w:marTop w:val="0"/>
              <w:marBottom w:val="0"/>
              <w:divBdr>
                <w:top w:val="none" w:sz="0" w:space="0" w:color="auto"/>
                <w:left w:val="none" w:sz="0" w:space="0" w:color="auto"/>
                <w:bottom w:val="none" w:sz="0" w:space="0" w:color="auto"/>
                <w:right w:val="none" w:sz="0" w:space="0" w:color="auto"/>
              </w:divBdr>
            </w:div>
            <w:div w:id="1869489719">
              <w:marLeft w:val="0"/>
              <w:marRight w:val="0"/>
              <w:marTop w:val="0"/>
              <w:marBottom w:val="0"/>
              <w:divBdr>
                <w:top w:val="none" w:sz="0" w:space="0" w:color="auto"/>
                <w:left w:val="none" w:sz="0" w:space="0" w:color="auto"/>
                <w:bottom w:val="none" w:sz="0" w:space="0" w:color="auto"/>
                <w:right w:val="none" w:sz="0" w:space="0" w:color="auto"/>
              </w:divBdr>
            </w:div>
            <w:div w:id="701712348">
              <w:marLeft w:val="0"/>
              <w:marRight w:val="0"/>
              <w:marTop w:val="0"/>
              <w:marBottom w:val="0"/>
              <w:divBdr>
                <w:top w:val="none" w:sz="0" w:space="0" w:color="auto"/>
                <w:left w:val="none" w:sz="0" w:space="0" w:color="auto"/>
                <w:bottom w:val="none" w:sz="0" w:space="0" w:color="auto"/>
                <w:right w:val="none" w:sz="0" w:space="0" w:color="auto"/>
              </w:divBdr>
            </w:div>
            <w:div w:id="1688870041">
              <w:marLeft w:val="0"/>
              <w:marRight w:val="0"/>
              <w:marTop w:val="0"/>
              <w:marBottom w:val="0"/>
              <w:divBdr>
                <w:top w:val="none" w:sz="0" w:space="0" w:color="auto"/>
                <w:left w:val="none" w:sz="0" w:space="0" w:color="auto"/>
                <w:bottom w:val="none" w:sz="0" w:space="0" w:color="auto"/>
                <w:right w:val="none" w:sz="0" w:space="0" w:color="auto"/>
              </w:divBdr>
            </w:div>
            <w:div w:id="820535051">
              <w:marLeft w:val="0"/>
              <w:marRight w:val="0"/>
              <w:marTop w:val="0"/>
              <w:marBottom w:val="0"/>
              <w:divBdr>
                <w:top w:val="none" w:sz="0" w:space="0" w:color="auto"/>
                <w:left w:val="none" w:sz="0" w:space="0" w:color="auto"/>
                <w:bottom w:val="none" w:sz="0" w:space="0" w:color="auto"/>
                <w:right w:val="none" w:sz="0" w:space="0" w:color="auto"/>
              </w:divBdr>
            </w:div>
            <w:div w:id="1466896014">
              <w:marLeft w:val="0"/>
              <w:marRight w:val="0"/>
              <w:marTop w:val="0"/>
              <w:marBottom w:val="0"/>
              <w:divBdr>
                <w:top w:val="none" w:sz="0" w:space="0" w:color="auto"/>
                <w:left w:val="none" w:sz="0" w:space="0" w:color="auto"/>
                <w:bottom w:val="none" w:sz="0" w:space="0" w:color="auto"/>
                <w:right w:val="none" w:sz="0" w:space="0" w:color="auto"/>
              </w:divBdr>
            </w:div>
            <w:div w:id="1901943641">
              <w:marLeft w:val="0"/>
              <w:marRight w:val="0"/>
              <w:marTop w:val="0"/>
              <w:marBottom w:val="0"/>
              <w:divBdr>
                <w:top w:val="none" w:sz="0" w:space="0" w:color="auto"/>
                <w:left w:val="none" w:sz="0" w:space="0" w:color="auto"/>
                <w:bottom w:val="none" w:sz="0" w:space="0" w:color="auto"/>
                <w:right w:val="none" w:sz="0" w:space="0" w:color="auto"/>
              </w:divBdr>
            </w:div>
            <w:div w:id="2075813344">
              <w:marLeft w:val="0"/>
              <w:marRight w:val="0"/>
              <w:marTop w:val="0"/>
              <w:marBottom w:val="0"/>
              <w:divBdr>
                <w:top w:val="none" w:sz="0" w:space="0" w:color="auto"/>
                <w:left w:val="none" w:sz="0" w:space="0" w:color="auto"/>
                <w:bottom w:val="none" w:sz="0" w:space="0" w:color="auto"/>
                <w:right w:val="none" w:sz="0" w:space="0" w:color="auto"/>
              </w:divBdr>
            </w:div>
            <w:div w:id="1752967309">
              <w:marLeft w:val="0"/>
              <w:marRight w:val="0"/>
              <w:marTop w:val="0"/>
              <w:marBottom w:val="0"/>
              <w:divBdr>
                <w:top w:val="none" w:sz="0" w:space="0" w:color="auto"/>
                <w:left w:val="none" w:sz="0" w:space="0" w:color="auto"/>
                <w:bottom w:val="none" w:sz="0" w:space="0" w:color="auto"/>
                <w:right w:val="none" w:sz="0" w:space="0" w:color="auto"/>
              </w:divBdr>
            </w:div>
            <w:div w:id="913858390">
              <w:marLeft w:val="0"/>
              <w:marRight w:val="0"/>
              <w:marTop w:val="0"/>
              <w:marBottom w:val="0"/>
              <w:divBdr>
                <w:top w:val="none" w:sz="0" w:space="0" w:color="auto"/>
                <w:left w:val="none" w:sz="0" w:space="0" w:color="auto"/>
                <w:bottom w:val="none" w:sz="0" w:space="0" w:color="auto"/>
                <w:right w:val="none" w:sz="0" w:space="0" w:color="auto"/>
              </w:divBdr>
            </w:div>
            <w:div w:id="413942059">
              <w:marLeft w:val="0"/>
              <w:marRight w:val="0"/>
              <w:marTop w:val="0"/>
              <w:marBottom w:val="0"/>
              <w:divBdr>
                <w:top w:val="none" w:sz="0" w:space="0" w:color="auto"/>
                <w:left w:val="none" w:sz="0" w:space="0" w:color="auto"/>
                <w:bottom w:val="none" w:sz="0" w:space="0" w:color="auto"/>
                <w:right w:val="none" w:sz="0" w:space="0" w:color="auto"/>
              </w:divBdr>
            </w:div>
            <w:div w:id="536817789">
              <w:marLeft w:val="0"/>
              <w:marRight w:val="0"/>
              <w:marTop w:val="0"/>
              <w:marBottom w:val="0"/>
              <w:divBdr>
                <w:top w:val="none" w:sz="0" w:space="0" w:color="auto"/>
                <w:left w:val="none" w:sz="0" w:space="0" w:color="auto"/>
                <w:bottom w:val="none" w:sz="0" w:space="0" w:color="auto"/>
                <w:right w:val="none" w:sz="0" w:space="0" w:color="auto"/>
              </w:divBdr>
            </w:div>
            <w:div w:id="797574856">
              <w:marLeft w:val="0"/>
              <w:marRight w:val="0"/>
              <w:marTop w:val="0"/>
              <w:marBottom w:val="0"/>
              <w:divBdr>
                <w:top w:val="none" w:sz="0" w:space="0" w:color="auto"/>
                <w:left w:val="none" w:sz="0" w:space="0" w:color="auto"/>
                <w:bottom w:val="none" w:sz="0" w:space="0" w:color="auto"/>
                <w:right w:val="none" w:sz="0" w:space="0" w:color="auto"/>
              </w:divBdr>
            </w:div>
            <w:div w:id="675617989">
              <w:marLeft w:val="0"/>
              <w:marRight w:val="0"/>
              <w:marTop w:val="0"/>
              <w:marBottom w:val="0"/>
              <w:divBdr>
                <w:top w:val="none" w:sz="0" w:space="0" w:color="auto"/>
                <w:left w:val="none" w:sz="0" w:space="0" w:color="auto"/>
                <w:bottom w:val="none" w:sz="0" w:space="0" w:color="auto"/>
                <w:right w:val="none" w:sz="0" w:space="0" w:color="auto"/>
              </w:divBdr>
            </w:div>
            <w:div w:id="1275942949">
              <w:marLeft w:val="0"/>
              <w:marRight w:val="0"/>
              <w:marTop w:val="0"/>
              <w:marBottom w:val="0"/>
              <w:divBdr>
                <w:top w:val="none" w:sz="0" w:space="0" w:color="auto"/>
                <w:left w:val="none" w:sz="0" w:space="0" w:color="auto"/>
                <w:bottom w:val="none" w:sz="0" w:space="0" w:color="auto"/>
                <w:right w:val="none" w:sz="0" w:space="0" w:color="auto"/>
              </w:divBdr>
            </w:div>
            <w:div w:id="380247630">
              <w:marLeft w:val="0"/>
              <w:marRight w:val="0"/>
              <w:marTop w:val="0"/>
              <w:marBottom w:val="0"/>
              <w:divBdr>
                <w:top w:val="none" w:sz="0" w:space="0" w:color="auto"/>
                <w:left w:val="none" w:sz="0" w:space="0" w:color="auto"/>
                <w:bottom w:val="none" w:sz="0" w:space="0" w:color="auto"/>
                <w:right w:val="none" w:sz="0" w:space="0" w:color="auto"/>
              </w:divBdr>
            </w:div>
            <w:div w:id="661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0705">
      <w:bodyDiv w:val="1"/>
      <w:marLeft w:val="0"/>
      <w:marRight w:val="0"/>
      <w:marTop w:val="0"/>
      <w:marBottom w:val="0"/>
      <w:divBdr>
        <w:top w:val="none" w:sz="0" w:space="0" w:color="auto"/>
        <w:left w:val="none" w:sz="0" w:space="0" w:color="auto"/>
        <w:bottom w:val="none" w:sz="0" w:space="0" w:color="auto"/>
        <w:right w:val="none" w:sz="0" w:space="0" w:color="auto"/>
      </w:divBdr>
      <w:divsChild>
        <w:div w:id="1704162271">
          <w:marLeft w:val="0"/>
          <w:marRight w:val="0"/>
          <w:marTop w:val="0"/>
          <w:marBottom w:val="0"/>
          <w:divBdr>
            <w:top w:val="none" w:sz="0" w:space="0" w:color="auto"/>
            <w:left w:val="none" w:sz="0" w:space="0" w:color="auto"/>
            <w:bottom w:val="none" w:sz="0" w:space="0" w:color="auto"/>
            <w:right w:val="none" w:sz="0" w:space="0" w:color="auto"/>
          </w:divBdr>
          <w:divsChild>
            <w:div w:id="602999256">
              <w:marLeft w:val="0"/>
              <w:marRight w:val="0"/>
              <w:marTop w:val="0"/>
              <w:marBottom w:val="0"/>
              <w:divBdr>
                <w:top w:val="none" w:sz="0" w:space="0" w:color="auto"/>
                <w:left w:val="none" w:sz="0" w:space="0" w:color="auto"/>
                <w:bottom w:val="none" w:sz="0" w:space="0" w:color="auto"/>
                <w:right w:val="none" w:sz="0" w:space="0" w:color="auto"/>
              </w:divBdr>
            </w:div>
            <w:div w:id="808207728">
              <w:marLeft w:val="0"/>
              <w:marRight w:val="0"/>
              <w:marTop w:val="0"/>
              <w:marBottom w:val="0"/>
              <w:divBdr>
                <w:top w:val="none" w:sz="0" w:space="0" w:color="auto"/>
                <w:left w:val="none" w:sz="0" w:space="0" w:color="auto"/>
                <w:bottom w:val="none" w:sz="0" w:space="0" w:color="auto"/>
                <w:right w:val="none" w:sz="0" w:space="0" w:color="auto"/>
              </w:divBdr>
            </w:div>
            <w:div w:id="1730610406">
              <w:marLeft w:val="0"/>
              <w:marRight w:val="0"/>
              <w:marTop w:val="0"/>
              <w:marBottom w:val="0"/>
              <w:divBdr>
                <w:top w:val="none" w:sz="0" w:space="0" w:color="auto"/>
                <w:left w:val="none" w:sz="0" w:space="0" w:color="auto"/>
                <w:bottom w:val="none" w:sz="0" w:space="0" w:color="auto"/>
                <w:right w:val="none" w:sz="0" w:space="0" w:color="auto"/>
              </w:divBdr>
            </w:div>
            <w:div w:id="2022899716">
              <w:marLeft w:val="0"/>
              <w:marRight w:val="0"/>
              <w:marTop w:val="0"/>
              <w:marBottom w:val="0"/>
              <w:divBdr>
                <w:top w:val="none" w:sz="0" w:space="0" w:color="auto"/>
                <w:left w:val="none" w:sz="0" w:space="0" w:color="auto"/>
                <w:bottom w:val="none" w:sz="0" w:space="0" w:color="auto"/>
                <w:right w:val="none" w:sz="0" w:space="0" w:color="auto"/>
              </w:divBdr>
            </w:div>
            <w:div w:id="725372940">
              <w:marLeft w:val="0"/>
              <w:marRight w:val="0"/>
              <w:marTop w:val="0"/>
              <w:marBottom w:val="0"/>
              <w:divBdr>
                <w:top w:val="none" w:sz="0" w:space="0" w:color="auto"/>
                <w:left w:val="none" w:sz="0" w:space="0" w:color="auto"/>
                <w:bottom w:val="none" w:sz="0" w:space="0" w:color="auto"/>
                <w:right w:val="none" w:sz="0" w:space="0" w:color="auto"/>
              </w:divBdr>
            </w:div>
            <w:div w:id="56050655">
              <w:marLeft w:val="0"/>
              <w:marRight w:val="0"/>
              <w:marTop w:val="0"/>
              <w:marBottom w:val="0"/>
              <w:divBdr>
                <w:top w:val="none" w:sz="0" w:space="0" w:color="auto"/>
                <w:left w:val="none" w:sz="0" w:space="0" w:color="auto"/>
                <w:bottom w:val="none" w:sz="0" w:space="0" w:color="auto"/>
                <w:right w:val="none" w:sz="0" w:space="0" w:color="auto"/>
              </w:divBdr>
            </w:div>
            <w:div w:id="1716345716">
              <w:marLeft w:val="0"/>
              <w:marRight w:val="0"/>
              <w:marTop w:val="0"/>
              <w:marBottom w:val="0"/>
              <w:divBdr>
                <w:top w:val="none" w:sz="0" w:space="0" w:color="auto"/>
                <w:left w:val="none" w:sz="0" w:space="0" w:color="auto"/>
                <w:bottom w:val="none" w:sz="0" w:space="0" w:color="auto"/>
                <w:right w:val="none" w:sz="0" w:space="0" w:color="auto"/>
              </w:divBdr>
            </w:div>
            <w:div w:id="568079578">
              <w:marLeft w:val="0"/>
              <w:marRight w:val="0"/>
              <w:marTop w:val="0"/>
              <w:marBottom w:val="0"/>
              <w:divBdr>
                <w:top w:val="none" w:sz="0" w:space="0" w:color="auto"/>
                <w:left w:val="none" w:sz="0" w:space="0" w:color="auto"/>
                <w:bottom w:val="none" w:sz="0" w:space="0" w:color="auto"/>
                <w:right w:val="none" w:sz="0" w:space="0" w:color="auto"/>
              </w:divBdr>
            </w:div>
            <w:div w:id="938875325">
              <w:marLeft w:val="0"/>
              <w:marRight w:val="0"/>
              <w:marTop w:val="0"/>
              <w:marBottom w:val="0"/>
              <w:divBdr>
                <w:top w:val="none" w:sz="0" w:space="0" w:color="auto"/>
                <w:left w:val="none" w:sz="0" w:space="0" w:color="auto"/>
                <w:bottom w:val="none" w:sz="0" w:space="0" w:color="auto"/>
                <w:right w:val="none" w:sz="0" w:space="0" w:color="auto"/>
              </w:divBdr>
            </w:div>
            <w:div w:id="154415594">
              <w:marLeft w:val="0"/>
              <w:marRight w:val="0"/>
              <w:marTop w:val="0"/>
              <w:marBottom w:val="0"/>
              <w:divBdr>
                <w:top w:val="none" w:sz="0" w:space="0" w:color="auto"/>
                <w:left w:val="none" w:sz="0" w:space="0" w:color="auto"/>
                <w:bottom w:val="none" w:sz="0" w:space="0" w:color="auto"/>
                <w:right w:val="none" w:sz="0" w:space="0" w:color="auto"/>
              </w:divBdr>
            </w:div>
            <w:div w:id="1834711092">
              <w:marLeft w:val="0"/>
              <w:marRight w:val="0"/>
              <w:marTop w:val="0"/>
              <w:marBottom w:val="0"/>
              <w:divBdr>
                <w:top w:val="none" w:sz="0" w:space="0" w:color="auto"/>
                <w:left w:val="none" w:sz="0" w:space="0" w:color="auto"/>
                <w:bottom w:val="none" w:sz="0" w:space="0" w:color="auto"/>
                <w:right w:val="none" w:sz="0" w:space="0" w:color="auto"/>
              </w:divBdr>
            </w:div>
            <w:div w:id="2084523740">
              <w:marLeft w:val="0"/>
              <w:marRight w:val="0"/>
              <w:marTop w:val="0"/>
              <w:marBottom w:val="0"/>
              <w:divBdr>
                <w:top w:val="none" w:sz="0" w:space="0" w:color="auto"/>
                <w:left w:val="none" w:sz="0" w:space="0" w:color="auto"/>
                <w:bottom w:val="none" w:sz="0" w:space="0" w:color="auto"/>
                <w:right w:val="none" w:sz="0" w:space="0" w:color="auto"/>
              </w:divBdr>
            </w:div>
            <w:div w:id="1583567925">
              <w:marLeft w:val="0"/>
              <w:marRight w:val="0"/>
              <w:marTop w:val="0"/>
              <w:marBottom w:val="0"/>
              <w:divBdr>
                <w:top w:val="none" w:sz="0" w:space="0" w:color="auto"/>
                <w:left w:val="none" w:sz="0" w:space="0" w:color="auto"/>
                <w:bottom w:val="none" w:sz="0" w:space="0" w:color="auto"/>
                <w:right w:val="none" w:sz="0" w:space="0" w:color="auto"/>
              </w:divBdr>
            </w:div>
            <w:div w:id="149443818">
              <w:marLeft w:val="0"/>
              <w:marRight w:val="0"/>
              <w:marTop w:val="0"/>
              <w:marBottom w:val="0"/>
              <w:divBdr>
                <w:top w:val="none" w:sz="0" w:space="0" w:color="auto"/>
                <w:left w:val="none" w:sz="0" w:space="0" w:color="auto"/>
                <w:bottom w:val="none" w:sz="0" w:space="0" w:color="auto"/>
                <w:right w:val="none" w:sz="0" w:space="0" w:color="auto"/>
              </w:divBdr>
            </w:div>
            <w:div w:id="990907133">
              <w:marLeft w:val="0"/>
              <w:marRight w:val="0"/>
              <w:marTop w:val="0"/>
              <w:marBottom w:val="0"/>
              <w:divBdr>
                <w:top w:val="none" w:sz="0" w:space="0" w:color="auto"/>
                <w:left w:val="none" w:sz="0" w:space="0" w:color="auto"/>
                <w:bottom w:val="none" w:sz="0" w:space="0" w:color="auto"/>
                <w:right w:val="none" w:sz="0" w:space="0" w:color="auto"/>
              </w:divBdr>
            </w:div>
            <w:div w:id="179853172">
              <w:marLeft w:val="0"/>
              <w:marRight w:val="0"/>
              <w:marTop w:val="0"/>
              <w:marBottom w:val="0"/>
              <w:divBdr>
                <w:top w:val="none" w:sz="0" w:space="0" w:color="auto"/>
                <w:left w:val="none" w:sz="0" w:space="0" w:color="auto"/>
                <w:bottom w:val="none" w:sz="0" w:space="0" w:color="auto"/>
                <w:right w:val="none" w:sz="0" w:space="0" w:color="auto"/>
              </w:divBdr>
            </w:div>
            <w:div w:id="385908551">
              <w:marLeft w:val="0"/>
              <w:marRight w:val="0"/>
              <w:marTop w:val="0"/>
              <w:marBottom w:val="0"/>
              <w:divBdr>
                <w:top w:val="none" w:sz="0" w:space="0" w:color="auto"/>
                <w:left w:val="none" w:sz="0" w:space="0" w:color="auto"/>
                <w:bottom w:val="none" w:sz="0" w:space="0" w:color="auto"/>
                <w:right w:val="none" w:sz="0" w:space="0" w:color="auto"/>
              </w:divBdr>
            </w:div>
            <w:div w:id="1722754194">
              <w:marLeft w:val="0"/>
              <w:marRight w:val="0"/>
              <w:marTop w:val="0"/>
              <w:marBottom w:val="0"/>
              <w:divBdr>
                <w:top w:val="none" w:sz="0" w:space="0" w:color="auto"/>
                <w:left w:val="none" w:sz="0" w:space="0" w:color="auto"/>
                <w:bottom w:val="none" w:sz="0" w:space="0" w:color="auto"/>
                <w:right w:val="none" w:sz="0" w:space="0" w:color="auto"/>
              </w:divBdr>
            </w:div>
            <w:div w:id="2023581393">
              <w:marLeft w:val="0"/>
              <w:marRight w:val="0"/>
              <w:marTop w:val="0"/>
              <w:marBottom w:val="0"/>
              <w:divBdr>
                <w:top w:val="none" w:sz="0" w:space="0" w:color="auto"/>
                <w:left w:val="none" w:sz="0" w:space="0" w:color="auto"/>
                <w:bottom w:val="none" w:sz="0" w:space="0" w:color="auto"/>
                <w:right w:val="none" w:sz="0" w:space="0" w:color="auto"/>
              </w:divBdr>
            </w:div>
            <w:div w:id="49113048">
              <w:marLeft w:val="0"/>
              <w:marRight w:val="0"/>
              <w:marTop w:val="0"/>
              <w:marBottom w:val="0"/>
              <w:divBdr>
                <w:top w:val="none" w:sz="0" w:space="0" w:color="auto"/>
                <w:left w:val="none" w:sz="0" w:space="0" w:color="auto"/>
                <w:bottom w:val="none" w:sz="0" w:space="0" w:color="auto"/>
                <w:right w:val="none" w:sz="0" w:space="0" w:color="auto"/>
              </w:divBdr>
            </w:div>
            <w:div w:id="2041122137">
              <w:marLeft w:val="0"/>
              <w:marRight w:val="0"/>
              <w:marTop w:val="0"/>
              <w:marBottom w:val="0"/>
              <w:divBdr>
                <w:top w:val="none" w:sz="0" w:space="0" w:color="auto"/>
                <w:left w:val="none" w:sz="0" w:space="0" w:color="auto"/>
                <w:bottom w:val="none" w:sz="0" w:space="0" w:color="auto"/>
                <w:right w:val="none" w:sz="0" w:space="0" w:color="auto"/>
              </w:divBdr>
            </w:div>
            <w:div w:id="376975794">
              <w:marLeft w:val="0"/>
              <w:marRight w:val="0"/>
              <w:marTop w:val="0"/>
              <w:marBottom w:val="0"/>
              <w:divBdr>
                <w:top w:val="none" w:sz="0" w:space="0" w:color="auto"/>
                <w:left w:val="none" w:sz="0" w:space="0" w:color="auto"/>
                <w:bottom w:val="none" w:sz="0" w:space="0" w:color="auto"/>
                <w:right w:val="none" w:sz="0" w:space="0" w:color="auto"/>
              </w:divBdr>
            </w:div>
            <w:div w:id="302467538">
              <w:marLeft w:val="0"/>
              <w:marRight w:val="0"/>
              <w:marTop w:val="0"/>
              <w:marBottom w:val="0"/>
              <w:divBdr>
                <w:top w:val="none" w:sz="0" w:space="0" w:color="auto"/>
                <w:left w:val="none" w:sz="0" w:space="0" w:color="auto"/>
                <w:bottom w:val="none" w:sz="0" w:space="0" w:color="auto"/>
                <w:right w:val="none" w:sz="0" w:space="0" w:color="auto"/>
              </w:divBdr>
            </w:div>
            <w:div w:id="574164961">
              <w:marLeft w:val="0"/>
              <w:marRight w:val="0"/>
              <w:marTop w:val="0"/>
              <w:marBottom w:val="0"/>
              <w:divBdr>
                <w:top w:val="none" w:sz="0" w:space="0" w:color="auto"/>
                <w:left w:val="none" w:sz="0" w:space="0" w:color="auto"/>
                <w:bottom w:val="none" w:sz="0" w:space="0" w:color="auto"/>
                <w:right w:val="none" w:sz="0" w:space="0" w:color="auto"/>
              </w:divBdr>
            </w:div>
            <w:div w:id="1247687622">
              <w:marLeft w:val="0"/>
              <w:marRight w:val="0"/>
              <w:marTop w:val="0"/>
              <w:marBottom w:val="0"/>
              <w:divBdr>
                <w:top w:val="none" w:sz="0" w:space="0" w:color="auto"/>
                <w:left w:val="none" w:sz="0" w:space="0" w:color="auto"/>
                <w:bottom w:val="none" w:sz="0" w:space="0" w:color="auto"/>
                <w:right w:val="none" w:sz="0" w:space="0" w:color="auto"/>
              </w:divBdr>
            </w:div>
            <w:div w:id="1328092142">
              <w:marLeft w:val="0"/>
              <w:marRight w:val="0"/>
              <w:marTop w:val="0"/>
              <w:marBottom w:val="0"/>
              <w:divBdr>
                <w:top w:val="none" w:sz="0" w:space="0" w:color="auto"/>
                <w:left w:val="none" w:sz="0" w:space="0" w:color="auto"/>
                <w:bottom w:val="none" w:sz="0" w:space="0" w:color="auto"/>
                <w:right w:val="none" w:sz="0" w:space="0" w:color="auto"/>
              </w:divBdr>
            </w:div>
            <w:div w:id="346713147">
              <w:marLeft w:val="0"/>
              <w:marRight w:val="0"/>
              <w:marTop w:val="0"/>
              <w:marBottom w:val="0"/>
              <w:divBdr>
                <w:top w:val="none" w:sz="0" w:space="0" w:color="auto"/>
                <w:left w:val="none" w:sz="0" w:space="0" w:color="auto"/>
                <w:bottom w:val="none" w:sz="0" w:space="0" w:color="auto"/>
                <w:right w:val="none" w:sz="0" w:space="0" w:color="auto"/>
              </w:divBdr>
            </w:div>
            <w:div w:id="902444292">
              <w:marLeft w:val="0"/>
              <w:marRight w:val="0"/>
              <w:marTop w:val="0"/>
              <w:marBottom w:val="0"/>
              <w:divBdr>
                <w:top w:val="none" w:sz="0" w:space="0" w:color="auto"/>
                <w:left w:val="none" w:sz="0" w:space="0" w:color="auto"/>
                <w:bottom w:val="none" w:sz="0" w:space="0" w:color="auto"/>
                <w:right w:val="none" w:sz="0" w:space="0" w:color="auto"/>
              </w:divBdr>
            </w:div>
            <w:div w:id="2049139946">
              <w:marLeft w:val="0"/>
              <w:marRight w:val="0"/>
              <w:marTop w:val="0"/>
              <w:marBottom w:val="0"/>
              <w:divBdr>
                <w:top w:val="none" w:sz="0" w:space="0" w:color="auto"/>
                <w:left w:val="none" w:sz="0" w:space="0" w:color="auto"/>
                <w:bottom w:val="none" w:sz="0" w:space="0" w:color="auto"/>
                <w:right w:val="none" w:sz="0" w:space="0" w:color="auto"/>
              </w:divBdr>
            </w:div>
            <w:div w:id="88697014">
              <w:marLeft w:val="0"/>
              <w:marRight w:val="0"/>
              <w:marTop w:val="0"/>
              <w:marBottom w:val="0"/>
              <w:divBdr>
                <w:top w:val="none" w:sz="0" w:space="0" w:color="auto"/>
                <w:left w:val="none" w:sz="0" w:space="0" w:color="auto"/>
                <w:bottom w:val="none" w:sz="0" w:space="0" w:color="auto"/>
                <w:right w:val="none" w:sz="0" w:space="0" w:color="auto"/>
              </w:divBdr>
            </w:div>
            <w:div w:id="970552641">
              <w:marLeft w:val="0"/>
              <w:marRight w:val="0"/>
              <w:marTop w:val="0"/>
              <w:marBottom w:val="0"/>
              <w:divBdr>
                <w:top w:val="none" w:sz="0" w:space="0" w:color="auto"/>
                <w:left w:val="none" w:sz="0" w:space="0" w:color="auto"/>
                <w:bottom w:val="none" w:sz="0" w:space="0" w:color="auto"/>
                <w:right w:val="none" w:sz="0" w:space="0" w:color="auto"/>
              </w:divBdr>
            </w:div>
            <w:div w:id="1926721108">
              <w:marLeft w:val="0"/>
              <w:marRight w:val="0"/>
              <w:marTop w:val="0"/>
              <w:marBottom w:val="0"/>
              <w:divBdr>
                <w:top w:val="none" w:sz="0" w:space="0" w:color="auto"/>
                <w:left w:val="none" w:sz="0" w:space="0" w:color="auto"/>
                <w:bottom w:val="none" w:sz="0" w:space="0" w:color="auto"/>
                <w:right w:val="none" w:sz="0" w:space="0" w:color="auto"/>
              </w:divBdr>
            </w:div>
            <w:div w:id="1056978640">
              <w:marLeft w:val="0"/>
              <w:marRight w:val="0"/>
              <w:marTop w:val="0"/>
              <w:marBottom w:val="0"/>
              <w:divBdr>
                <w:top w:val="none" w:sz="0" w:space="0" w:color="auto"/>
                <w:left w:val="none" w:sz="0" w:space="0" w:color="auto"/>
                <w:bottom w:val="none" w:sz="0" w:space="0" w:color="auto"/>
                <w:right w:val="none" w:sz="0" w:space="0" w:color="auto"/>
              </w:divBdr>
            </w:div>
            <w:div w:id="1728868784">
              <w:marLeft w:val="0"/>
              <w:marRight w:val="0"/>
              <w:marTop w:val="0"/>
              <w:marBottom w:val="0"/>
              <w:divBdr>
                <w:top w:val="none" w:sz="0" w:space="0" w:color="auto"/>
                <w:left w:val="none" w:sz="0" w:space="0" w:color="auto"/>
                <w:bottom w:val="none" w:sz="0" w:space="0" w:color="auto"/>
                <w:right w:val="none" w:sz="0" w:space="0" w:color="auto"/>
              </w:divBdr>
            </w:div>
            <w:div w:id="317806766">
              <w:marLeft w:val="0"/>
              <w:marRight w:val="0"/>
              <w:marTop w:val="0"/>
              <w:marBottom w:val="0"/>
              <w:divBdr>
                <w:top w:val="none" w:sz="0" w:space="0" w:color="auto"/>
                <w:left w:val="none" w:sz="0" w:space="0" w:color="auto"/>
                <w:bottom w:val="none" w:sz="0" w:space="0" w:color="auto"/>
                <w:right w:val="none" w:sz="0" w:space="0" w:color="auto"/>
              </w:divBdr>
            </w:div>
            <w:div w:id="676813427">
              <w:marLeft w:val="0"/>
              <w:marRight w:val="0"/>
              <w:marTop w:val="0"/>
              <w:marBottom w:val="0"/>
              <w:divBdr>
                <w:top w:val="none" w:sz="0" w:space="0" w:color="auto"/>
                <w:left w:val="none" w:sz="0" w:space="0" w:color="auto"/>
                <w:bottom w:val="none" w:sz="0" w:space="0" w:color="auto"/>
                <w:right w:val="none" w:sz="0" w:space="0" w:color="auto"/>
              </w:divBdr>
            </w:div>
            <w:div w:id="114717227">
              <w:marLeft w:val="0"/>
              <w:marRight w:val="0"/>
              <w:marTop w:val="0"/>
              <w:marBottom w:val="0"/>
              <w:divBdr>
                <w:top w:val="none" w:sz="0" w:space="0" w:color="auto"/>
                <w:left w:val="none" w:sz="0" w:space="0" w:color="auto"/>
                <w:bottom w:val="none" w:sz="0" w:space="0" w:color="auto"/>
                <w:right w:val="none" w:sz="0" w:space="0" w:color="auto"/>
              </w:divBdr>
            </w:div>
            <w:div w:id="2115665168">
              <w:marLeft w:val="0"/>
              <w:marRight w:val="0"/>
              <w:marTop w:val="0"/>
              <w:marBottom w:val="0"/>
              <w:divBdr>
                <w:top w:val="none" w:sz="0" w:space="0" w:color="auto"/>
                <w:left w:val="none" w:sz="0" w:space="0" w:color="auto"/>
                <w:bottom w:val="none" w:sz="0" w:space="0" w:color="auto"/>
                <w:right w:val="none" w:sz="0" w:space="0" w:color="auto"/>
              </w:divBdr>
            </w:div>
            <w:div w:id="2059430260">
              <w:marLeft w:val="0"/>
              <w:marRight w:val="0"/>
              <w:marTop w:val="0"/>
              <w:marBottom w:val="0"/>
              <w:divBdr>
                <w:top w:val="none" w:sz="0" w:space="0" w:color="auto"/>
                <w:left w:val="none" w:sz="0" w:space="0" w:color="auto"/>
                <w:bottom w:val="none" w:sz="0" w:space="0" w:color="auto"/>
                <w:right w:val="none" w:sz="0" w:space="0" w:color="auto"/>
              </w:divBdr>
            </w:div>
            <w:div w:id="687219521">
              <w:marLeft w:val="0"/>
              <w:marRight w:val="0"/>
              <w:marTop w:val="0"/>
              <w:marBottom w:val="0"/>
              <w:divBdr>
                <w:top w:val="none" w:sz="0" w:space="0" w:color="auto"/>
                <w:left w:val="none" w:sz="0" w:space="0" w:color="auto"/>
                <w:bottom w:val="none" w:sz="0" w:space="0" w:color="auto"/>
                <w:right w:val="none" w:sz="0" w:space="0" w:color="auto"/>
              </w:divBdr>
            </w:div>
            <w:div w:id="2021348786">
              <w:marLeft w:val="0"/>
              <w:marRight w:val="0"/>
              <w:marTop w:val="0"/>
              <w:marBottom w:val="0"/>
              <w:divBdr>
                <w:top w:val="none" w:sz="0" w:space="0" w:color="auto"/>
                <w:left w:val="none" w:sz="0" w:space="0" w:color="auto"/>
                <w:bottom w:val="none" w:sz="0" w:space="0" w:color="auto"/>
                <w:right w:val="none" w:sz="0" w:space="0" w:color="auto"/>
              </w:divBdr>
            </w:div>
            <w:div w:id="880823042">
              <w:marLeft w:val="0"/>
              <w:marRight w:val="0"/>
              <w:marTop w:val="0"/>
              <w:marBottom w:val="0"/>
              <w:divBdr>
                <w:top w:val="none" w:sz="0" w:space="0" w:color="auto"/>
                <w:left w:val="none" w:sz="0" w:space="0" w:color="auto"/>
                <w:bottom w:val="none" w:sz="0" w:space="0" w:color="auto"/>
                <w:right w:val="none" w:sz="0" w:space="0" w:color="auto"/>
              </w:divBdr>
            </w:div>
            <w:div w:id="624654747">
              <w:marLeft w:val="0"/>
              <w:marRight w:val="0"/>
              <w:marTop w:val="0"/>
              <w:marBottom w:val="0"/>
              <w:divBdr>
                <w:top w:val="none" w:sz="0" w:space="0" w:color="auto"/>
                <w:left w:val="none" w:sz="0" w:space="0" w:color="auto"/>
                <w:bottom w:val="none" w:sz="0" w:space="0" w:color="auto"/>
                <w:right w:val="none" w:sz="0" w:space="0" w:color="auto"/>
              </w:divBdr>
            </w:div>
            <w:div w:id="1802068945">
              <w:marLeft w:val="0"/>
              <w:marRight w:val="0"/>
              <w:marTop w:val="0"/>
              <w:marBottom w:val="0"/>
              <w:divBdr>
                <w:top w:val="none" w:sz="0" w:space="0" w:color="auto"/>
                <w:left w:val="none" w:sz="0" w:space="0" w:color="auto"/>
                <w:bottom w:val="none" w:sz="0" w:space="0" w:color="auto"/>
                <w:right w:val="none" w:sz="0" w:space="0" w:color="auto"/>
              </w:divBdr>
            </w:div>
            <w:div w:id="1943873193">
              <w:marLeft w:val="0"/>
              <w:marRight w:val="0"/>
              <w:marTop w:val="0"/>
              <w:marBottom w:val="0"/>
              <w:divBdr>
                <w:top w:val="none" w:sz="0" w:space="0" w:color="auto"/>
                <w:left w:val="none" w:sz="0" w:space="0" w:color="auto"/>
                <w:bottom w:val="none" w:sz="0" w:space="0" w:color="auto"/>
                <w:right w:val="none" w:sz="0" w:space="0" w:color="auto"/>
              </w:divBdr>
            </w:div>
            <w:div w:id="863320577">
              <w:marLeft w:val="0"/>
              <w:marRight w:val="0"/>
              <w:marTop w:val="0"/>
              <w:marBottom w:val="0"/>
              <w:divBdr>
                <w:top w:val="none" w:sz="0" w:space="0" w:color="auto"/>
                <w:left w:val="none" w:sz="0" w:space="0" w:color="auto"/>
                <w:bottom w:val="none" w:sz="0" w:space="0" w:color="auto"/>
                <w:right w:val="none" w:sz="0" w:space="0" w:color="auto"/>
              </w:divBdr>
            </w:div>
            <w:div w:id="1678072858">
              <w:marLeft w:val="0"/>
              <w:marRight w:val="0"/>
              <w:marTop w:val="0"/>
              <w:marBottom w:val="0"/>
              <w:divBdr>
                <w:top w:val="none" w:sz="0" w:space="0" w:color="auto"/>
                <w:left w:val="none" w:sz="0" w:space="0" w:color="auto"/>
                <w:bottom w:val="none" w:sz="0" w:space="0" w:color="auto"/>
                <w:right w:val="none" w:sz="0" w:space="0" w:color="auto"/>
              </w:divBdr>
            </w:div>
            <w:div w:id="1898473933">
              <w:marLeft w:val="0"/>
              <w:marRight w:val="0"/>
              <w:marTop w:val="0"/>
              <w:marBottom w:val="0"/>
              <w:divBdr>
                <w:top w:val="none" w:sz="0" w:space="0" w:color="auto"/>
                <w:left w:val="none" w:sz="0" w:space="0" w:color="auto"/>
                <w:bottom w:val="none" w:sz="0" w:space="0" w:color="auto"/>
                <w:right w:val="none" w:sz="0" w:space="0" w:color="auto"/>
              </w:divBdr>
            </w:div>
            <w:div w:id="2006669161">
              <w:marLeft w:val="0"/>
              <w:marRight w:val="0"/>
              <w:marTop w:val="0"/>
              <w:marBottom w:val="0"/>
              <w:divBdr>
                <w:top w:val="none" w:sz="0" w:space="0" w:color="auto"/>
                <w:left w:val="none" w:sz="0" w:space="0" w:color="auto"/>
                <w:bottom w:val="none" w:sz="0" w:space="0" w:color="auto"/>
                <w:right w:val="none" w:sz="0" w:space="0" w:color="auto"/>
              </w:divBdr>
            </w:div>
            <w:div w:id="1932003709">
              <w:marLeft w:val="0"/>
              <w:marRight w:val="0"/>
              <w:marTop w:val="0"/>
              <w:marBottom w:val="0"/>
              <w:divBdr>
                <w:top w:val="none" w:sz="0" w:space="0" w:color="auto"/>
                <w:left w:val="none" w:sz="0" w:space="0" w:color="auto"/>
                <w:bottom w:val="none" w:sz="0" w:space="0" w:color="auto"/>
                <w:right w:val="none" w:sz="0" w:space="0" w:color="auto"/>
              </w:divBdr>
            </w:div>
            <w:div w:id="253247627">
              <w:marLeft w:val="0"/>
              <w:marRight w:val="0"/>
              <w:marTop w:val="0"/>
              <w:marBottom w:val="0"/>
              <w:divBdr>
                <w:top w:val="none" w:sz="0" w:space="0" w:color="auto"/>
                <w:left w:val="none" w:sz="0" w:space="0" w:color="auto"/>
                <w:bottom w:val="none" w:sz="0" w:space="0" w:color="auto"/>
                <w:right w:val="none" w:sz="0" w:space="0" w:color="auto"/>
              </w:divBdr>
            </w:div>
            <w:div w:id="768357420">
              <w:marLeft w:val="0"/>
              <w:marRight w:val="0"/>
              <w:marTop w:val="0"/>
              <w:marBottom w:val="0"/>
              <w:divBdr>
                <w:top w:val="none" w:sz="0" w:space="0" w:color="auto"/>
                <w:left w:val="none" w:sz="0" w:space="0" w:color="auto"/>
                <w:bottom w:val="none" w:sz="0" w:space="0" w:color="auto"/>
                <w:right w:val="none" w:sz="0" w:space="0" w:color="auto"/>
              </w:divBdr>
            </w:div>
            <w:div w:id="89587865">
              <w:marLeft w:val="0"/>
              <w:marRight w:val="0"/>
              <w:marTop w:val="0"/>
              <w:marBottom w:val="0"/>
              <w:divBdr>
                <w:top w:val="none" w:sz="0" w:space="0" w:color="auto"/>
                <w:left w:val="none" w:sz="0" w:space="0" w:color="auto"/>
                <w:bottom w:val="none" w:sz="0" w:space="0" w:color="auto"/>
                <w:right w:val="none" w:sz="0" w:space="0" w:color="auto"/>
              </w:divBdr>
            </w:div>
            <w:div w:id="1892883308">
              <w:marLeft w:val="0"/>
              <w:marRight w:val="0"/>
              <w:marTop w:val="0"/>
              <w:marBottom w:val="0"/>
              <w:divBdr>
                <w:top w:val="none" w:sz="0" w:space="0" w:color="auto"/>
                <w:left w:val="none" w:sz="0" w:space="0" w:color="auto"/>
                <w:bottom w:val="none" w:sz="0" w:space="0" w:color="auto"/>
                <w:right w:val="none" w:sz="0" w:space="0" w:color="auto"/>
              </w:divBdr>
            </w:div>
            <w:div w:id="145827959">
              <w:marLeft w:val="0"/>
              <w:marRight w:val="0"/>
              <w:marTop w:val="0"/>
              <w:marBottom w:val="0"/>
              <w:divBdr>
                <w:top w:val="none" w:sz="0" w:space="0" w:color="auto"/>
                <w:left w:val="none" w:sz="0" w:space="0" w:color="auto"/>
                <w:bottom w:val="none" w:sz="0" w:space="0" w:color="auto"/>
                <w:right w:val="none" w:sz="0" w:space="0" w:color="auto"/>
              </w:divBdr>
            </w:div>
            <w:div w:id="2012218594">
              <w:marLeft w:val="0"/>
              <w:marRight w:val="0"/>
              <w:marTop w:val="0"/>
              <w:marBottom w:val="0"/>
              <w:divBdr>
                <w:top w:val="none" w:sz="0" w:space="0" w:color="auto"/>
                <w:left w:val="none" w:sz="0" w:space="0" w:color="auto"/>
                <w:bottom w:val="none" w:sz="0" w:space="0" w:color="auto"/>
                <w:right w:val="none" w:sz="0" w:space="0" w:color="auto"/>
              </w:divBdr>
            </w:div>
            <w:div w:id="1507549292">
              <w:marLeft w:val="0"/>
              <w:marRight w:val="0"/>
              <w:marTop w:val="0"/>
              <w:marBottom w:val="0"/>
              <w:divBdr>
                <w:top w:val="none" w:sz="0" w:space="0" w:color="auto"/>
                <w:left w:val="none" w:sz="0" w:space="0" w:color="auto"/>
                <w:bottom w:val="none" w:sz="0" w:space="0" w:color="auto"/>
                <w:right w:val="none" w:sz="0" w:space="0" w:color="auto"/>
              </w:divBdr>
            </w:div>
            <w:div w:id="1123429135">
              <w:marLeft w:val="0"/>
              <w:marRight w:val="0"/>
              <w:marTop w:val="0"/>
              <w:marBottom w:val="0"/>
              <w:divBdr>
                <w:top w:val="none" w:sz="0" w:space="0" w:color="auto"/>
                <w:left w:val="none" w:sz="0" w:space="0" w:color="auto"/>
                <w:bottom w:val="none" w:sz="0" w:space="0" w:color="auto"/>
                <w:right w:val="none" w:sz="0" w:space="0" w:color="auto"/>
              </w:divBdr>
            </w:div>
            <w:div w:id="1846706127">
              <w:marLeft w:val="0"/>
              <w:marRight w:val="0"/>
              <w:marTop w:val="0"/>
              <w:marBottom w:val="0"/>
              <w:divBdr>
                <w:top w:val="none" w:sz="0" w:space="0" w:color="auto"/>
                <w:left w:val="none" w:sz="0" w:space="0" w:color="auto"/>
                <w:bottom w:val="none" w:sz="0" w:space="0" w:color="auto"/>
                <w:right w:val="none" w:sz="0" w:space="0" w:color="auto"/>
              </w:divBdr>
            </w:div>
            <w:div w:id="1556702515">
              <w:marLeft w:val="0"/>
              <w:marRight w:val="0"/>
              <w:marTop w:val="0"/>
              <w:marBottom w:val="0"/>
              <w:divBdr>
                <w:top w:val="none" w:sz="0" w:space="0" w:color="auto"/>
                <w:left w:val="none" w:sz="0" w:space="0" w:color="auto"/>
                <w:bottom w:val="none" w:sz="0" w:space="0" w:color="auto"/>
                <w:right w:val="none" w:sz="0" w:space="0" w:color="auto"/>
              </w:divBdr>
            </w:div>
            <w:div w:id="1851065285">
              <w:marLeft w:val="0"/>
              <w:marRight w:val="0"/>
              <w:marTop w:val="0"/>
              <w:marBottom w:val="0"/>
              <w:divBdr>
                <w:top w:val="none" w:sz="0" w:space="0" w:color="auto"/>
                <w:left w:val="none" w:sz="0" w:space="0" w:color="auto"/>
                <w:bottom w:val="none" w:sz="0" w:space="0" w:color="auto"/>
                <w:right w:val="none" w:sz="0" w:space="0" w:color="auto"/>
              </w:divBdr>
            </w:div>
            <w:div w:id="780493077">
              <w:marLeft w:val="0"/>
              <w:marRight w:val="0"/>
              <w:marTop w:val="0"/>
              <w:marBottom w:val="0"/>
              <w:divBdr>
                <w:top w:val="none" w:sz="0" w:space="0" w:color="auto"/>
                <w:left w:val="none" w:sz="0" w:space="0" w:color="auto"/>
                <w:bottom w:val="none" w:sz="0" w:space="0" w:color="auto"/>
                <w:right w:val="none" w:sz="0" w:space="0" w:color="auto"/>
              </w:divBdr>
            </w:div>
            <w:div w:id="404496729">
              <w:marLeft w:val="0"/>
              <w:marRight w:val="0"/>
              <w:marTop w:val="0"/>
              <w:marBottom w:val="0"/>
              <w:divBdr>
                <w:top w:val="none" w:sz="0" w:space="0" w:color="auto"/>
                <w:left w:val="none" w:sz="0" w:space="0" w:color="auto"/>
                <w:bottom w:val="none" w:sz="0" w:space="0" w:color="auto"/>
                <w:right w:val="none" w:sz="0" w:space="0" w:color="auto"/>
              </w:divBdr>
            </w:div>
            <w:div w:id="1699501380">
              <w:marLeft w:val="0"/>
              <w:marRight w:val="0"/>
              <w:marTop w:val="0"/>
              <w:marBottom w:val="0"/>
              <w:divBdr>
                <w:top w:val="none" w:sz="0" w:space="0" w:color="auto"/>
                <w:left w:val="none" w:sz="0" w:space="0" w:color="auto"/>
                <w:bottom w:val="none" w:sz="0" w:space="0" w:color="auto"/>
                <w:right w:val="none" w:sz="0" w:space="0" w:color="auto"/>
              </w:divBdr>
            </w:div>
            <w:div w:id="645354964">
              <w:marLeft w:val="0"/>
              <w:marRight w:val="0"/>
              <w:marTop w:val="0"/>
              <w:marBottom w:val="0"/>
              <w:divBdr>
                <w:top w:val="none" w:sz="0" w:space="0" w:color="auto"/>
                <w:left w:val="none" w:sz="0" w:space="0" w:color="auto"/>
                <w:bottom w:val="none" w:sz="0" w:space="0" w:color="auto"/>
                <w:right w:val="none" w:sz="0" w:space="0" w:color="auto"/>
              </w:divBdr>
            </w:div>
            <w:div w:id="1352802657">
              <w:marLeft w:val="0"/>
              <w:marRight w:val="0"/>
              <w:marTop w:val="0"/>
              <w:marBottom w:val="0"/>
              <w:divBdr>
                <w:top w:val="none" w:sz="0" w:space="0" w:color="auto"/>
                <w:left w:val="none" w:sz="0" w:space="0" w:color="auto"/>
                <w:bottom w:val="none" w:sz="0" w:space="0" w:color="auto"/>
                <w:right w:val="none" w:sz="0" w:space="0" w:color="auto"/>
              </w:divBdr>
            </w:div>
            <w:div w:id="645670074">
              <w:marLeft w:val="0"/>
              <w:marRight w:val="0"/>
              <w:marTop w:val="0"/>
              <w:marBottom w:val="0"/>
              <w:divBdr>
                <w:top w:val="none" w:sz="0" w:space="0" w:color="auto"/>
                <w:left w:val="none" w:sz="0" w:space="0" w:color="auto"/>
                <w:bottom w:val="none" w:sz="0" w:space="0" w:color="auto"/>
                <w:right w:val="none" w:sz="0" w:space="0" w:color="auto"/>
              </w:divBdr>
            </w:div>
            <w:div w:id="117339312">
              <w:marLeft w:val="0"/>
              <w:marRight w:val="0"/>
              <w:marTop w:val="0"/>
              <w:marBottom w:val="0"/>
              <w:divBdr>
                <w:top w:val="none" w:sz="0" w:space="0" w:color="auto"/>
                <w:left w:val="none" w:sz="0" w:space="0" w:color="auto"/>
                <w:bottom w:val="none" w:sz="0" w:space="0" w:color="auto"/>
                <w:right w:val="none" w:sz="0" w:space="0" w:color="auto"/>
              </w:divBdr>
            </w:div>
            <w:div w:id="842014177">
              <w:marLeft w:val="0"/>
              <w:marRight w:val="0"/>
              <w:marTop w:val="0"/>
              <w:marBottom w:val="0"/>
              <w:divBdr>
                <w:top w:val="none" w:sz="0" w:space="0" w:color="auto"/>
                <w:left w:val="none" w:sz="0" w:space="0" w:color="auto"/>
                <w:bottom w:val="none" w:sz="0" w:space="0" w:color="auto"/>
                <w:right w:val="none" w:sz="0" w:space="0" w:color="auto"/>
              </w:divBdr>
            </w:div>
            <w:div w:id="1265767021">
              <w:marLeft w:val="0"/>
              <w:marRight w:val="0"/>
              <w:marTop w:val="0"/>
              <w:marBottom w:val="0"/>
              <w:divBdr>
                <w:top w:val="none" w:sz="0" w:space="0" w:color="auto"/>
                <w:left w:val="none" w:sz="0" w:space="0" w:color="auto"/>
                <w:bottom w:val="none" w:sz="0" w:space="0" w:color="auto"/>
                <w:right w:val="none" w:sz="0" w:space="0" w:color="auto"/>
              </w:divBdr>
            </w:div>
            <w:div w:id="1883444615">
              <w:marLeft w:val="0"/>
              <w:marRight w:val="0"/>
              <w:marTop w:val="0"/>
              <w:marBottom w:val="0"/>
              <w:divBdr>
                <w:top w:val="none" w:sz="0" w:space="0" w:color="auto"/>
                <w:left w:val="none" w:sz="0" w:space="0" w:color="auto"/>
                <w:bottom w:val="none" w:sz="0" w:space="0" w:color="auto"/>
                <w:right w:val="none" w:sz="0" w:space="0" w:color="auto"/>
              </w:divBdr>
            </w:div>
            <w:div w:id="2013335867">
              <w:marLeft w:val="0"/>
              <w:marRight w:val="0"/>
              <w:marTop w:val="0"/>
              <w:marBottom w:val="0"/>
              <w:divBdr>
                <w:top w:val="none" w:sz="0" w:space="0" w:color="auto"/>
                <w:left w:val="none" w:sz="0" w:space="0" w:color="auto"/>
                <w:bottom w:val="none" w:sz="0" w:space="0" w:color="auto"/>
                <w:right w:val="none" w:sz="0" w:space="0" w:color="auto"/>
              </w:divBdr>
            </w:div>
            <w:div w:id="170880141">
              <w:marLeft w:val="0"/>
              <w:marRight w:val="0"/>
              <w:marTop w:val="0"/>
              <w:marBottom w:val="0"/>
              <w:divBdr>
                <w:top w:val="none" w:sz="0" w:space="0" w:color="auto"/>
                <w:left w:val="none" w:sz="0" w:space="0" w:color="auto"/>
                <w:bottom w:val="none" w:sz="0" w:space="0" w:color="auto"/>
                <w:right w:val="none" w:sz="0" w:space="0" w:color="auto"/>
              </w:divBdr>
            </w:div>
            <w:div w:id="402221372">
              <w:marLeft w:val="0"/>
              <w:marRight w:val="0"/>
              <w:marTop w:val="0"/>
              <w:marBottom w:val="0"/>
              <w:divBdr>
                <w:top w:val="none" w:sz="0" w:space="0" w:color="auto"/>
                <w:left w:val="none" w:sz="0" w:space="0" w:color="auto"/>
                <w:bottom w:val="none" w:sz="0" w:space="0" w:color="auto"/>
                <w:right w:val="none" w:sz="0" w:space="0" w:color="auto"/>
              </w:divBdr>
            </w:div>
            <w:div w:id="1262031196">
              <w:marLeft w:val="0"/>
              <w:marRight w:val="0"/>
              <w:marTop w:val="0"/>
              <w:marBottom w:val="0"/>
              <w:divBdr>
                <w:top w:val="none" w:sz="0" w:space="0" w:color="auto"/>
                <w:left w:val="none" w:sz="0" w:space="0" w:color="auto"/>
                <w:bottom w:val="none" w:sz="0" w:space="0" w:color="auto"/>
                <w:right w:val="none" w:sz="0" w:space="0" w:color="auto"/>
              </w:divBdr>
            </w:div>
            <w:div w:id="82846587">
              <w:marLeft w:val="0"/>
              <w:marRight w:val="0"/>
              <w:marTop w:val="0"/>
              <w:marBottom w:val="0"/>
              <w:divBdr>
                <w:top w:val="none" w:sz="0" w:space="0" w:color="auto"/>
                <w:left w:val="none" w:sz="0" w:space="0" w:color="auto"/>
                <w:bottom w:val="none" w:sz="0" w:space="0" w:color="auto"/>
                <w:right w:val="none" w:sz="0" w:space="0" w:color="auto"/>
              </w:divBdr>
            </w:div>
            <w:div w:id="855121013">
              <w:marLeft w:val="0"/>
              <w:marRight w:val="0"/>
              <w:marTop w:val="0"/>
              <w:marBottom w:val="0"/>
              <w:divBdr>
                <w:top w:val="none" w:sz="0" w:space="0" w:color="auto"/>
                <w:left w:val="none" w:sz="0" w:space="0" w:color="auto"/>
                <w:bottom w:val="none" w:sz="0" w:space="0" w:color="auto"/>
                <w:right w:val="none" w:sz="0" w:space="0" w:color="auto"/>
              </w:divBdr>
            </w:div>
            <w:div w:id="920718022">
              <w:marLeft w:val="0"/>
              <w:marRight w:val="0"/>
              <w:marTop w:val="0"/>
              <w:marBottom w:val="0"/>
              <w:divBdr>
                <w:top w:val="none" w:sz="0" w:space="0" w:color="auto"/>
                <w:left w:val="none" w:sz="0" w:space="0" w:color="auto"/>
                <w:bottom w:val="none" w:sz="0" w:space="0" w:color="auto"/>
                <w:right w:val="none" w:sz="0" w:space="0" w:color="auto"/>
              </w:divBdr>
            </w:div>
            <w:div w:id="1556117170">
              <w:marLeft w:val="0"/>
              <w:marRight w:val="0"/>
              <w:marTop w:val="0"/>
              <w:marBottom w:val="0"/>
              <w:divBdr>
                <w:top w:val="none" w:sz="0" w:space="0" w:color="auto"/>
                <w:left w:val="none" w:sz="0" w:space="0" w:color="auto"/>
                <w:bottom w:val="none" w:sz="0" w:space="0" w:color="auto"/>
                <w:right w:val="none" w:sz="0" w:space="0" w:color="auto"/>
              </w:divBdr>
            </w:div>
            <w:div w:id="1079522762">
              <w:marLeft w:val="0"/>
              <w:marRight w:val="0"/>
              <w:marTop w:val="0"/>
              <w:marBottom w:val="0"/>
              <w:divBdr>
                <w:top w:val="none" w:sz="0" w:space="0" w:color="auto"/>
                <w:left w:val="none" w:sz="0" w:space="0" w:color="auto"/>
                <w:bottom w:val="none" w:sz="0" w:space="0" w:color="auto"/>
                <w:right w:val="none" w:sz="0" w:space="0" w:color="auto"/>
              </w:divBdr>
            </w:div>
            <w:div w:id="692267657">
              <w:marLeft w:val="0"/>
              <w:marRight w:val="0"/>
              <w:marTop w:val="0"/>
              <w:marBottom w:val="0"/>
              <w:divBdr>
                <w:top w:val="none" w:sz="0" w:space="0" w:color="auto"/>
                <w:left w:val="none" w:sz="0" w:space="0" w:color="auto"/>
                <w:bottom w:val="none" w:sz="0" w:space="0" w:color="auto"/>
                <w:right w:val="none" w:sz="0" w:space="0" w:color="auto"/>
              </w:divBdr>
            </w:div>
            <w:div w:id="1303459006">
              <w:marLeft w:val="0"/>
              <w:marRight w:val="0"/>
              <w:marTop w:val="0"/>
              <w:marBottom w:val="0"/>
              <w:divBdr>
                <w:top w:val="none" w:sz="0" w:space="0" w:color="auto"/>
                <w:left w:val="none" w:sz="0" w:space="0" w:color="auto"/>
                <w:bottom w:val="none" w:sz="0" w:space="0" w:color="auto"/>
                <w:right w:val="none" w:sz="0" w:space="0" w:color="auto"/>
              </w:divBdr>
            </w:div>
            <w:div w:id="1962219950">
              <w:marLeft w:val="0"/>
              <w:marRight w:val="0"/>
              <w:marTop w:val="0"/>
              <w:marBottom w:val="0"/>
              <w:divBdr>
                <w:top w:val="none" w:sz="0" w:space="0" w:color="auto"/>
                <w:left w:val="none" w:sz="0" w:space="0" w:color="auto"/>
                <w:bottom w:val="none" w:sz="0" w:space="0" w:color="auto"/>
                <w:right w:val="none" w:sz="0" w:space="0" w:color="auto"/>
              </w:divBdr>
            </w:div>
            <w:div w:id="1115102459">
              <w:marLeft w:val="0"/>
              <w:marRight w:val="0"/>
              <w:marTop w:val="0"/>
              <w:marBottom w:val="0"/>
              <w:divBdr>
                <w:top w:val="none" w:sz="0" w:space="0" w:color="auto"/>
                <w:left w:val="none" w:sz="0" w:space="0" w:color="auto"/>
                <w:bottom w:val="none" w:sz="0" w:space="0" w:color="auto"/>
                <w:right w:val="none" w:sz="0" w:space="0" w:color="auto"/>
              </w:divBdr>
            </w:div>
            <w:div w:id="1478840790">
              <w:marLeft w:val="0"/>
              <w:marRight w:val="0"/>
              <w:marTop w:val="0"/>
              <w:marBottom w:val="0"/>
              <w:divBdr>
                <w:top w:val="none" w:sz="0" w:space="0" w:color="auto"/>
                <w:left w:val="none" w:sz="0" w:space="0" w:color="auto"/>
                <w:bottom w:val="none" w:sz="0" w:space="0" w:color="auto"/>
                <w:right w:val="none" w:sz="0" w:space="0" w:color="auto"/>
              </w:divBdr>
            </w:div>
            <w:div w:id="599021393">
              <w:marLeft w:val="0"/>
              <w:marRight w:val="0"/>
              <w:marTop w:val="0"/>
              <w:marBottom w:val="0"/>
              <w:divBdr>
                <w:top w:val="none" w:sz="0" w:space="0" w:color="auto"/>
                <w:left w:val="none" w:sz="0" w:space="0" w:color="auto"/>
                <w:bottom w:val="none" w:sz="0" w:space="0" w:color="auto"/>
                <w:right w:val="none" w:sz="0" w:space="0" w:color="auto"/>
              </w:divBdr>
            </w:div>
            <w:div w:id="1487280561">
              <w:marLeft w:val="0"/>
              <w:marRight w:val="0"/>
              <w:marTop w:val="0"/>
              <w:marBottom w:val="0"/>
              <w:divBdr>
                <w:top w:val="none" w:sz="0" w:space="0" w:color="auto"/>
                <w:left w:val="none" w:sz="0" w:space="0" w:color="auto"/>
                <w:bottom w:val="none" w:sz="0" w:space="0" w:color="auto"/>
                <w:right w:val="none" w:sz="0" w:space="0" w:color="auto"/>
              </w:divBdr>
            </w:div>
            <w:div w:id="460809925">
              <w:marLeft w:val="0"/>
              <w:marRight w:val="0"/>
              <w:marTop w:val="0"/>
              <w:marBottom w:val="0"/>
              <w:divBdr>
                <w:top w:val="none" w:sz="0" w:space="0" w:color="auto"/>
                <w:left w:val="none" w:sz="0" w:space="0" w:color="auto"/>
                <w:bottom w:val="none" w:sz="0" w:space="0" w:color="auto"/>
                <w:right w:val="none" w:sz="0" w:space="0" w:color="auto"/>
              </w:divBdr>
            </w:div>
            <w:div w:id="854154760">
              <w:marLeft w:val="0"/>
              <w:marRight w:val="0"/>
              <w:marTop w:val="0"/>
              <w:marBottom w:val="0"/>
              <w:divBdr>
                <w:top w:val="none" w:sz="0" w:space="0" w:color="auto"/>
                <w:left w:val="none" w:sz="0" w:space="0" w:color="auto"/>
                <w:bottom w:val="none" w:sz="0" w:space="0" w:color="auto"/>
                <w:right w:val="none" w:sz="0" w:space="0" w:color="auto"/>
              </w:divBdr>
            </w:div>
            <w:div w:id="222253599">
              <w:marLeft w:val="0"/>
              <w:marRight w:val="0"/>
              <w:marTop w:val="0"/>
              <w:marBottom w:val="0"/>
              <w:divBdr>
                <w:top w:val="none" w:sz="0" w:space="0" w:color="auto"/>
                <w:left w:val="none" w:sz="0" w:space="0" w:color="auto"/>
                <w:bottom w:val="none" w:sz="0" w:space="0" w:color="auto"/>
                <w:right w:val="none" w:sz="0" w:space="0" w:color="auto"/>
              </w:divBdr>
            </w:div>
            <w:div w:id="2111968387">
              <w:marLeft w:val="0"/>
              <w:marRight w:val="0"/>
              <w:marTop w:val="0"/>
              <w:marBottom w:val="0"/>
              <w:divBdr>
                <w:top w:val="none" w:sz="0" w:space="0" w:color="auto"/>
                <w:left w:val="none" w:sz="0" w:space="0" w:color="auto"/>
                <w:bottom w:val="none" w:sz="0" w:space="0" w:color="auto"/>
                <w:right w:val="none" w:sz="0" w:space="0" w:color="auto"/>
              </w:divBdr>
            </w:div>
            <w:div w:id="2135170923">
              <w:marLeft w:val="0"/>
              <w:marRight w:val="0"/>
              <w:marTop w:val="0"/>
              <w:marBottom w:val="0"/>
              <w:divBdr>
                <w:top w:val="none" w:sz="0" w:space="0" w:color="auto"/>
                <w:left w:val="none" w:sz="0" w:space="0" w:color="auto"/>
                <w:bottom w:val="none" w:sz="0" w:space="0" w:color="auto"/>
                <w:right w:val="none" w:sz="0" w:space="0" w:color="auto"/>
              </w:divBdr>
            </w:div>
            <w:div w:id="1709866254">
              <w:marLeft w:val="0"/>
              <w:marRight w:val="0"/>
              <w:marTop w:val="0"/>
              <w:marBottom w:val="0"/>
              <w:divBdr>
                <w:top w:val="none" w:sz="0" w:space="0" w:color="auto"/>
                <w:left w:val="none" w:sz="0" w:space="0" w:color="auto"/>
                <w:bottom w:val="none" w:sz="0" w:space="0" w:color="auto"/>
                <w:right w:val="none" w:sz="0" w:space="0" w:color="auto"/>
              </w:divBdr>
            </w:div>
            <w:div w:id="476000120">
              <w:marLeft w:val="0"/>
              <w:marRight w:val="0"/>
              <w:marTop w:val="0"/>
              <w:marBottom w:val="0"/>
              <w:divBdr>
                <w:top w:val="none" w:sz="0" w:space="0" w:color="auto"/>
                <w:left w:val="none" w:sz="0" w:space="0" w:color="auto"/>
                <w:bottom w:val="none" w:sz="0" w:space="0" w:color="auto"/>
                <w:right w:val="none" w:sz="0" w:space="0" w:color="auto"/>
              </w:divBdr>
            </w:div>
            <w:div w:id="816339218">
              <w:marLeft w:val="0"/>
              <w:marRight w:val="0"/>
              <w:marTop w:val="0"/>
              <w:marBottom w:val="0"/>
              <w:divBdr>
                <w:top w:val="none" w:sz="0" w:space="0" w:color="auto"/>
                <w:left w:val="none" w:sz="0" w:space="0" w:color="auto"/>
                <w:bottom w:val="none" w:sz="0" w:space="0" w:color="auto"/>
                <w:right w:val="none" w:sz="0" w:space="0" w:color="auto"/>
              </w:divBdr>
            </w:div>
            <w:div w:id="800458508">
              <w:marLeft w:val="0"/>
              <w:marRight w:val="0"/>
              <w:marTop w:val="0"/>
              <w:marBottom w:val="0"/>
              <w:divBdr>
                <w:top w:val="none" w:sz="0" w:space="0" w:color="auto"/>
                <w:left w:val="none" w:sz="0" w:space="0" w:color="auto"/>
                <w:bottom w:val="none" w:sz="0" w:space="0" w:color="auto"/>
                <w:right w:val="none" w:sz="0" w:space="0" w:color="auto"/>
              </w:divBdr>
            </w:div>
            <w:div w:id="1449816259">
              <w:marLeft w:val="0"/>
              <w:marRight w:val="0"/>
              <w:marTop w:val="0"/>
              <w:marBottom w:val="0"/>
              <w:divBdr>
                <w:top w:val="none" w:sz="0" w:space="0" w:color="auto"/>
                <w:left w:val="none" w:sz="0" w:space="0" w:color="auto"/>
                <w:bottom w:val="none" w:sz="0" w:space="0" w:color="auto"/>
                <w:right w:val="none" w:sz="0" w:space="0" w:color="auto"/>
              </w:divBdr>
            </w:div>
            <w:div w:id="259997151">
              <w:marLeft w:val="0"/>
              <w:marRight w:val="0"/>
              <w:marTop w:val="0"/>
              <w:marBottom w:val="0"/>
              <w:divBdr>
                <w:top w:val="none" w:sz="0" w:space="0" w:color="auto"/>
                <w:left w:val="none" w:sz="0" w:space="0" w:color="auto"/>
                <w:bottom w:val="none" w:sz="0" w:space="0" w:color="auto"/>
                <w:right w:val="none" w:sz="0" w:space="0" w:color="auto"/>
              </w:divBdr>
            </w:div>
            <w:div w:id="481311797">
              <w:marLeft w:val="0"/>
              <w:marRight w:val="0"/>
              <w:marTop w:val="0"/>
              <w:marBottom w:val="0"/>
              <w:divBdr>
                <w:top w:val="none" w:sz="0" w:space="0" w:color="auto"/>
                <w:left w:val="none" w:sz="0" w:space="0" w:color="auto"/>
                <w:bottom w:val="none" w:sz="0" w:space="0" w:color="auto"/>
                <w:right w:val="none" w:sz="0" w:space="0" w:color="auto"/>
              </w:divBdr>
            </w:div>
            <w:div w:id="1394699561">
              <w:marLeft w:val="0"/>
              <w:marRight w:val="0"/>
              <w:marTop w:val="0"/>
              <w:marBottom w:val="0"/>
              <w:divBdr>
                <w:top w:val="none" w:sz="0" w:space="0" w:color="auto"/>
                <w:left w:val="none" w:sz="0" w:space="0" w:color="auto"/>
                <w:bottom w:val="none" w:sz="0" w:space="0" w:color="auto"/>
                <w:right w:val="none" w:sz="0" w:space="0" w:color="auto"/>
              </w:divBdr>
            </w:div>
            <w:div w:id="1403219325">
              <w:marLeft w:val="0"/>
              <w:marRight w:val="0"/>
              <w:marTop w:val="0"/>
              <w:marBottom w:val="0"/>
              <w:divBdr>
                <w:top w:val="none" w:sz="0" w:space="0" w:color="auto"/>
                <w:left w:val="none" w:sz="0" w:space="0" w:color="auto"/>
                <w:bottom w:val="none" w:sz="0" w:space="0" w:color="auto"/>
                <w:right w:val="none" w:sz="0" w:space="0" w:color="auto"/>
              </w:divBdr>
            </w:div>
            <w:div w:id="1912813115">
              <w:marLeft w:val="0"/>
              <w:marRight w:val="0"/>
              <w:marTop w:val="0"/>
              <w:marBottom w:val="0"/>
              <w:divBdr>
                <w:top w:val="none" w:sz="0" w:space="0" w:color="auto"/>
                <w:left w:val="none" w:sz="0" w:space="0" w:color="auto"/>
                <w:bottom w:val="none" w:sz="0" w:space="0" w:color="auto"/>
                <w:right w:val="none" w:sz="0" w:space="0" w:color="auto"/>
              </w:divBdr>
            </w:div>
            <w:div w:id="192957950">
              <w:marLeft w:val="0"/>
              <w:marRight w:val="0"/>
              <w:marTop w:val="0"/>
              <w:marBottom w:val="0"/>
              <w:divBdr>
                <w:top w:val="none" w:sz="0" w:space="0" w:color="auto"/>
                <w:left w:val="none" w:sz="0" w:space="0" w:color="auto"/>
                <w:bottom w:val="none" w:sz="0" w:space="0" w:color="auto"/>
                <w:right w:val="none" w:sz="0" w:space="0" w:color="auto"/>
              </w:divBdr>
            </w:div>
            <w:div w:id="762608934">
              <w:marLeft w:val="0"/>
              <w:marRight w:val="0"/>
              <w:marTop w:val="0"/>
              <w:marBottom w:val="0"/>
              <w:divBdr>
                <w:top w:val="none" w:sz="0" w:space="0" w:color="auto"/>
                <w:left w:val="none" w:sz="0" w:space="0" w:color="auto"/>
                <w:bottom w:val="none" w:sz="0" w:space="0" w:color="auto"/>
                <w:right w:val="none" w:sz="0" w:space="0" w:color="auto"/>
              </w:divBdr>
            </w:div>
            <w:div w:id="1198934141">
              <w:marLeft w:val="0"/>
              <w:marRight w:val="0"/>
              <w:marTop w:val="0"/>
              <w:marBottom w:val="0"/>
              <w:divBdr>
                <w:top w:val="none" w:sz="0" w:space="0" w:color="auto"/>
                <w:left w:val="none" w:sz="0" w:space="0" w:color="auto"/>
                <w:bottom w:val="none" w:sz="0" w:space="0" w:color="auto"/>
                <w:right w:val="none" w:sz="0" w:space="0" w:color="auto"/>
              </w:divBdr>
            </w:div>
            <w:div w:id="123542150">
              <w:marLeft w:val="0"/>
              <w:marRight w:val="0"/>
              <w:marTop w:val="0"/>
              <w:marBottom w:val="0"/>
              <w:divBdr>
                <w:top w:val="none" w:sz="0" w:space="0" w:color="auto"/>
                <w:left w:val="none" w:sz="0" w:space="0" w:color="auto"/>
                <w:bottom w:val="none" w:sz="0" w:space="0" w:color="auto"/>
                <w:right w:val="none" w:sz="0" w:space="0" w:color="auto"/>
              </w:divBdr>
            </w:div>
            <w:div w:id="555358265">
              <w:marLeft w:val="0"/>
              <w:marRight w:val="0"/>
              <w:marTop w:val="0"/>
              <w:marBottom w:val="0"/>
              <w:divBdr>
                <w:top w:val="none" w:sz="0" w:space="0" w:color="auto"/>
                <w:left w:val="none" w:sz="0" w:space="0" w:color="auto"/>
                <w:bottom w:val="none" w:sz="0" w:space="0" w:color="auto"/>
                <w:right w:val="none" w:sz="0" w:space="0" w:color="auto"/>
              </w:divBdr>
            </w:div>
            <w:div w:id="1682776481">
              <w:marLeft w:val="0"/>
              <w:marRight w:val="0"/>
              <w:marTop w:val="0"/>
              <w:marBottom w:val="0"/>
              <w:divBdr>
                <w:top w:val="none" w:sz="0" w:space="0" w:color="auto"/>
                <w:left w:val="none" w:sz="0" w:space="0" w:color="auto"/>
                <w:bottom w:val="none" w:sz="0" w:space="0" w:color="auto"/>
                <w:right w:val="none" w:sz="0" w:space="0" w:color="auto"/>
              </w:divBdr>
            </w:div>
            <w:div w:id="542403993">
              <w:marLeft w:val="0"/>
              <w:marRight w:val="0"/>
              <w:marTop w:val="0"/>
              <w:marBottom w:val="0"/>
              <w:divBdr>
                <w:top w:val="none" w:sz="0" w:space="0" w:color="auto"/>
                <w:left w:val="none" w:sz="0" w:space="0" w:color="auto"/>
                <w:bottom w:val="none" w:sz="0" w:space="0" w:color="auto"/>
                <w:right w:val="none" w:sz="0" w:space="0" w:color="auto"/>
              </w:divBdr>
            </w:div>
            <w:div w:id="851065777">
              <w:marLeft w:val="0"/>
              <w:marRight w:val="0"/>
              <w:marTop w:val="0"/>
              <w:marBottom w:val="0"/>
              <w:divBdr>
                <w:top w:val="none" w:sz="0" w:space="0" w:color="auto"/>
                <w:left w:val="none" w:sz="0" w:space="0" w:color="auto"/>
                <w:bottom w:val="none" w:sz="0" w:space="0" w:color="auto"/>
                <w:right w:val="none" w:sz="0" w:space="0" w:color="auto"/>
              </w:divBdr>
            </w:div>
            <w:div w:id="110245515">
              <w:marLeft w:val="0"/>
              <w:marRight w:val="0"/>
              <w:marTop w:val="0"/>
              <w:marBottom w:val="0"/>
              <w:divBdr>
                <w:top w:val="none" w:sz="0" w:space="0" w:color="auto"/>
                <w:left w:val="none" w:sz="0" w:space="0" w:color="auto"/>
                <w:bottom w:val="none" w:sz="0" w:space="0" w:color="auto"/>
                <w:right w:val="none" w:sz="0" w:space="0" w:color="auto"/>
              </w:divBdr>
            </w:div>
            <w:div w:id="2097899688">
              <w:marLeft w:val="0"/>
              <w:marRight w:val="0"/>
              <w:marTop w:val="0"/>
              <w:marBottom w:val="0"/>
              <w:divBdr>
                <w:top w:val="none" w:sz="0" w:space="0" w:color="auto"/>
                <w:left w:val="none" w:sz="0" w:space="0" w:color="auto"/>
                <w:bottom w:val="none" w:sz="0" w:space="0" w:color="auto"/>
                <w:right w:val="none" w:sz="0" w:space="0" w:color="auto"/>
              </w:divBdr>
            </w:div>
            <w:div w:id="592324753">
              <w:marLeft w:val="0"/>
              <w:marRight w:val="0"/>
              <w:marTop w:val="0"/>
              <w:marBottom w:val="0"/>
              <w:divBdr>
                <w:top w:val="none" w:sz="0" w:space="0" w:color="auto"/>
                <w:left w:val="none" w:sz="0" w:space="0" w:color="auto"/>
                <w:bottom w:val="none" w:sz="0" w:space="0" w:color="auto"/>
                <w:right w:val="none" w:sz="0" w:space="0" w:color="auto"/>
              </w:divBdr>
            </w:div>
            <w:div w:id="174760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59210">
      <w:bodyDiv w:val="1"/>
      <w:marLeft w:val="0"/>
      <w:marRight w:val="0"/>
      <w:marTop w:val="0"/>
      <w:marBottom w:val="0"/>
      <w:divBdr>
        <w:top w:val="none" w:sz="0" w:space="0" w:color="auto"/>
        <w:left w:val="none" w:sz="0" w:space="0" w:color="auto"/>
        <w:bottom w:val="none" w:sz="0" w:space="0" w:color="auto"/>
        <w:right w:val="none" w:sz="0" w:space="0" w:color="auto"/>
      </w:divBdr>
      <w:divsChild>
        <w:div w:id="124008828">
          <w:marLeft w:val="0"/>
          <w:marRight w:val="0"/>
          <w:marTop w:val="0"/>
          <w:marBottom w:val="0"/>
          <w:divBdr>
            <w:top w:val="none" w:sz="0" w:space="0" w:color="auto"/>
            <w:left w:val="none" w:sz="0" w:space="0" w:color="auto"/>
            <w:bottom w:val="none" w:sz="0" w:space="0" w:color="auto"/>
            <w:right w:val="none" w:sz="0" w:space="0" w:color="auto"/>
          </w:divBdr>
          <w:divsChild>
            <w:div w:id="989284693">
              <w:marLeft w:val="0"/>
              <w:marRight w:val="0"/>
              <w:marTop w:val="0"/>
              <w:marBottom w:val="0"/>
              <w:divBdr>
                <w:top w:val="none" w:sz="0" w:space="0" w:color="auto"/>
                <w:left w:val="none" w:sz="0" w:space="0" w:color="auto"/>
                <w:bottom w:val="none" w:sz="0" w:space="0" w:color="auto"/>
                <w:right w:val="none" w:sz="0" w:space="0" w:color="auto"/>
              </w:divBdr>
            </w:div>
            <w:div w:id="1471551405">
              <w:marLeft w:val="0"/>
              <w:marRight w:val="0"/>
              <w:marTop w:val="0"/>
              <w:marBottom w:val="0"/>
              <w:divBdr>
                <w:top w:val="none" w:sz="0" w:space="0" w:color="auto"/>
                <w:left w:val="none" w:sz="0" w:space="0" w:color="auto"/>
                <w:bottom w:val="none" w:sz="0" w:space="0" w:color="auto"/>
                <w:right w:val="none" w:sz="0" w:space="0" w:color="auto"/>
              </w:divBdr>
            </w:div>
            <w:div w:id="1453284116">
              <w:marLeft w:val="0"/>
              <w:marRight w:val="0"/>
              <w:marTop w:val="0"/>
              <w:marBottom w:val="0"/>
              <w:divBdr>
                <w:top w:val="none" w:sz="0" w:space="0" w:color="auto"/>
                <w:left w:val="none" w:sz="0" w:space="0" w:color="auto"/>
                <w:bottom w:val="none" w:sz="0" w:space="0" w:color="auto"/>
                <w:right w:val="none" w:sz="0" w:space="0" w:color="auto"/>
              </w:divBdr>
            </w:div>
            <w:div w:id="988905366">
              <w:marLeft w:val="0"/>
              <w:marRight w:val="0"/>
              <w:marTop w:val="0"/>
              <w:marBottom w:val="0"/>
              <w:divBdr>
                <w:top w:val="none" w:sz="0" w:space="0" w:color="auto"/>
                <w:left w:val="none" w:sz="0" w:space="0" w:color="auto"/>
                <w:bottom w:val="none" w:sz="0" w:space="0" w:color="auto"/>
                <w:right w:val="none" w:sz="0" w:space="0" w:color="auto"/>
              </w:divBdr>
            </w:div>
            <w:div w:id="1214468745">
              <w:marLeft w:val="0"/>
              <w:marRight w:val="0"/>
              <w:marTop w:val="0"/>
              <w:marBottom w:val="0"/>
              <w:divBdr>
                <w:top w:val="none" w:sz="0" w:space="0" w:color="auto"/>
                <w:left w:val="none" w:sz="0" w:space="0" w:color="auto"/>
                <w:bottom w:val="none" w:sz="0" w:space="0" w:color="auto"/>
                <w:right w:val="none" w:sz="0" w:space="0" w:color="auto"/>
              </w:divBdr>
            </w:div>
            <w:div w:id="1834376363">
              <w:marLeft w:val="0"/>
              <w:marRight w:val="0"/>
              <w:marTop w:val="0"/>
              <w:marBottom w:val="0"/>
              <w:divBdr>
                <w:top w:val="none" w:sz="0" w:space="0" w:color="auto"/>
                <w:left w:val="none" w:sz="0" w:space="0" w:color="auto"/>
                <w:bottom w:val="none" w:sz="0" w:space="0" w:color="auto"/>
                <w:right w:val="none" w:sz="0" w:space="0" w:color="auto"/>
              </w:divBdr>
            </w:div>
            <w:div w:id="519006013">
              <w:marLeft w:val="0"/>
              <w:marRight w:val="0"/>
              <w:marTop w:val="0"/>
              <w:marBottom w:val="0"/>
              <w:divBdr>
                <w:top w:val="none" w:sz="0" w:space="0" w:color="auto"/>
                <w:left w:val="none" w:sz="0" w:space="0" w:color="auto"/>
                <w:bottom w:val="none" w:sz="0" w:space="0" w:color="auto"/>
                <w:right w:val="none" w:sz="0" w:space="0" w:color="auto"/>
              </w:divBdr>
            </w:div>
            <w:div w:id="1046561221">
              <w:marLeft w:val="0"/>
              <w:marRight w:val="0"/>
              <w:marTop w:val="0"/>
              <w:marBottom w:val="0"/>
              <w:divBdr>
                <w:top w:val="none" w:sz="0" w:space="0" w:color="auto"/>
                <w:left w:val="none" w:sz="0" w:space="0" w:color="auto"/>
                <w:bottom w:val="none" w:sz="0" w:space="0" w:color="auto"/>
                <w:right w:val="none" w:sz="0" w:space="0" w:color="auto"/>
              </w:divBdr>
            </w:div>
            <w:div w:id="868108809">
              <w:marLeft w:val="0"/>
              <w:marRight w:val="0"/>
              <w:marTop w:val="0"/>
              <w:marBottom w:val="0"/>
              <w:divBdr>
                <w:top w:val="none" w:sz="0" w:space="0" w:color="auto"/>
                <w:left w:val="none" w:sz="0" w:space="0" w:color="auto"/>
                <w:bottom w:val="none" w:sz="0" w:space="0" w:color="auto"/>
                <w:right w:val="none" w:sz="0" w:space="0" w:color="auto"/>
              </w:divBdr>
            </w:div>
            <w:div w:id="1490754698">
              <w:marLeft w:val="0"/>
              <w:marRight w:val="0"/>
              <w:marTop w:val="0"/>
              <w:marBottom w:val="0"/>
              <w:divBdr>
                <w:top w:val="none" w:sz="0" w:space="0" w:color="auto"/>
                <w:left w:val="none" w:sz="0" w:space="0" w:color="auto"/>
                <w:bottom w:val="none" w:sz="0" w:space="0" w:color="auto"/>
                <w:right w:val="none" w:sz="0" w:space="0" w:color="auto"/>
              </w:divBdr>
            </w:div>
            <w:div w:id="1918054721">
              <w:marLeft w:val="0"/>
              <w:marRight w:val="0"/>
              <w:marTop w:val="0"/>
              <w:marBottom w:val="0"/>
              <w:divBdr>
                <w:top w:val="none" w:sz="0" w:space="0" w:color="auto"/>
                <w:left w:val="none" w:sz="0" w:space="0" w:color="auto"/>
                <w:bottom w:val="none" w:sz="0" w:space="0" w:color="auto"/>
                <w:right w:val="none" w:sz="0" w:space="0" w:color="auto"/>
              </w:divBdr>
            </w:div>
            <w:div w:id="689573880">
              <w:marLeft w:val="0"/>
              <w:marRight w:val="0"/>
              <w:marTop w:val="0"/>
              <w:marBottom w:val="0"/>
              <w:divBdr>
                <w:top w:val="none" w:sz="0" w:space="0" w:color="auto"/>
                <w:left w:val="none" w:sz="0" w:space="0" w:color="auto"/>
                <w:bottom w:val="none" w:sz="0" w:space="0" w:color="auto"/>
                <w:right w:val="none" w:sz="0" w:space="0" w:color="auto"/>
              </w:divBdr>
            </w:div>
            <w:div w:id="508258958">
              <w:marLeft w:val="0"/>
              <w:marRight w:val="0"/>
              <w:marTop w:val="0"/>
              <w:marBottom w:val="0"/>
              <w:divBdr>
                <w:top w:val="none" w:sz="0" w:space="0" w:color="auto"/>
                <w:left w:val="none" w:sz="0" w:space="0" w:color="auto"/>
                <w:bottom w:val="none" w:sz="0" w:space="0" w:color="auto"/>
                <w:right w:val="none" w:sz="0" w:space="0" w:color="auto"/>
              </w:divBdr>
            </w:div>
            <w:div w:id="2015717387">
              <w:marLeft w:val="0"/>
              <w:marRight w:val="0"/>
              <w:marTop w:val="0"/>
              <w:marBottom w:val="0"/>
              <w:divBdr>
                <w:top w:val="none" w:sz="0" w:space="0" w:color="auto"/>
                <w:left w:val="none" w:sz="0" w:space="0" w:color="auto"/>
                <w:bottom w:val="none" w:sz="0" w:space="0" w:color="auto"/>
                <w:right w:val="none" w:sz="0" w:space="0" w:color="auto"/>
              </w:divBdr>
            </w:div>
            <w:div w:id="230850071">
              <w:marLeft w:val="0"/>
              <w:marRight w:val="0"/>
              <w:marTop w:val="0"/>
              <w:marBottom w:val="0"/>
              <w:divBdr>
                <w:top w:val="none" w:sz="0" w:space="0" w:color="auto"/>
                <w:left w:val="none" w:sz="0" w:space="0" w:color="auto"/>
                <w:bottom w:val="none" w:sz="0" w:space="0" w:color="auto"/>
                <w:right w:val="none" w:sz="0" w:space="0" w:color="auto"/>
              </w:divBdr>
            </w:div>
            <w:div w:id="1722560382">
              <w:marLeft w:val="0"/>
              <w:marRight w:val="0"/>
              <w:marTop w:val="0"/>
              <w:marBottom w:val="0"/>
              <w:divBdr>
                <w:top w:val="none" w:sz="0" w:space="0" w:color="auto"/>
                <w:left w:val="none" w:sz="0" w:space="0" w:color="auto"/>
                <w:bottom w:val="none" w:sz="0" w:space="0" w:color="auto"/>
                <w:right w:val="none" w:sz="0" w:space="0" w:color="auto"/>
              </w:divBdr>
            </w:div>
            <w:div w:id="2011834606">
              <w:marLeft w:val="0"/>
              <w:marRight w:val="0"/>
              <w:marTop w:val="0"/>
              <w:marBottom w:val="0"/>
              <w:divBdr>
                <w:top w:val="none" w:sz="0" w:space="0" w:color="auto"/>
                <w:left w:val="none" w:sz="0" w:space="0" w:color="auto"/>
                <w:bottom w:val="none" w:sz="0" w:space="0" w:color="auto"/>
                <w:right w:val="none" w:sz="0" w:space="0" w:color="auto"/>
              </w:divBdr>
            </w:div>
            <w:div w:id="1198468085">
              <w:marLeft w:val="0"/>
              <w:marRight w:val="0"/>
              <w:marTop w:val="0"/>
              <w:marBottom w:val="0"/>
              <w:divBdr>
                <w:top w:val="none" w:sz="0" w:space="0" w:color="auto"/>
                <w:left w:val="none" w:sz="0" w:space="0" w:color="auto"/>
                <w:bottom w:val="none" w:sz="0" w:space="0" w:color="auto"/>
                <w:right w:val="none" w:sz="0" w:space="0" w:color="auto"/>
              </w:divBdr>
            </w:div>
            <w:div w:id="1678314181">
              <w:marLeft w:val="0"/>
              <w:marRight w:val="0"/>
              <w:marTop w:val="0"/>
              <w:marBottom w:val="0"/>
              <w:divBdr>
                <w:top w:val="none" w:sz="0" w:space="0" w:color="auto"/>
                <w:left w:val="none" w:sz="0" w:space="0" w:color="auto"/>
                <w:bottom w:val="none" w:sz="0" w:space="0" w:color="auto"/>
                <w:right w:val="none" w:sz="0" w:space="0" w:color="auto"/>
              </w:divBdr>
            </w:div>
            <w:div w:id="548568838">
              <w:marLeft w:val="0"/>
              <w:marRight w:val="0"/>
              <w:marTop w:val="0"/>
              <w:marBottom w:val="0"/>
              <w:divBdr>
                <w:top w:val="none" w:sz="0" w:space="0" w:color="auto"/>
                <w:left w:val="none" w:sz="0" w:space="0" w:color="auto"/>
                <w:bottom w:val="none" w:sz="0" w:space="0" w:color="auto"/>
                <w:right w:val="none" w:sz="0" w:space="0" w:color="auto"/>
              </w:divBdr>
            </w:div>
            <w:div w:id="9987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827">
      <w:bodyDiv w:val="1"/>
      <w:marLeft w:val="0"/>
      <w:marRight w:val="0"/>
      <w:marTop w:val="0"/>
      <w:marBottom w:val="0"/>
      <w:divBdr>
        <w:top w:val="none" w:sz="0" w:space="0" w:color="auto"/>
        <w:left w:val="none" w:sz="0" w:space="0" w:color="auto"/>
        <w:bottom w:val="none" w:sz="0" w:space="0" w:color="auto"/>
        <w:right w:val="none" w:sz="0" w:space="0" w:color="auto"/>
      </w:divBdr>
      <w:divsChild>
        <w:div w:id="93790703">
          <w:marLeft w:val="0"/>
          <w:marRight w:val="0"/>
          <w:marTop w:val="0"/>
          <w:marBottom w:val="0"/>
          <w:divBdr>
            <w:top w:val="none" w:sz="0" w:space="0" w:color="auto"/>
            <w:left w:val="none" w:sz="0" w:space="0" w:color="auto"/>
            <w:bottom w:val="none" w:sz="0" w:space="0" w:color="auto"/>
            <w:right w:val="none" w:sz="0" w:space="0" w:color="auto"/>
          </w:divBdr>
          <w:divsChild>
            <w:div w:id="1020282407">
              <w:marLeft w:val="0"/>
              <w:marRight w:val="0"/>
              <w:marTop w:val="0"/>
              <w:marBottom w:val="0"/>
              <w:divBdr>
                <w:top w:val="none" w:sz="0" w:space="0" w:color="auto"/>
                <w:left w:val="none" w:sz="0" w:space="0" w:color="auto"/>
                <w:bottom w:val="none" w:sz="0" w:space="0" w:color="auto"/>
                <w:right w:val="none" w:sz="0" w:space="0" w:color="auto"/>
              </w:divBdr>
            </w:div>
            <w:div w:id="1853571647">
              <w:marLeft w:val="0"/>
              <w:marRight w:val="0"/>
              <w:marTop w:val="0"/>
              <w:marBottom w:val="0"/>
              <w:divBdr>
                <w:top w:val="none" w:sz="0" w:space="0" w:color="auto"/>
                <w:left w:val="none" w:sz="0" w:space="0" w:color="auto"/>
                <w:bottom w:val="none" w:sz="0" w:space="0" w:color="auto"/>
                <w:right w:val="none" w:sz="0" w:space="0" w:color="auto"/>
              </w:divBdr>
            </w:div>
            <w:div w:id="94057475">
              <w:marLeft w:val="0"/>
              <w:marRight w:val="0"/>
              <w:marTop w:val="0"/>
              <w:marBottom w:val="0"/>
              <w:divBdr>
                <w:top w:val="none" w:sz="0" w:space="0" w:color="auto"/>
                <w:left w:val="none" w:sz="0" w:space="0" w:color="auto"/>
                <w:bottom w:val="none" w:sz="0" w:space="0" w:color="auto"/>
                <w:right w:val="none" w:sz="0" w:space="0" w:color="auto"/>
              </w:divBdr>
            </w:div>
            <w:div w:id="1566262094">
              <w:marLeft w:val="0"/>
              <w:marRight w:val="0"/>
              <w:marTop w:val="0"/>
              <w:marBottom w:val="0"/>
              <w:divBdr>
                <w:top w:val="none" w:sz="0" w:space="0" w:color="auto"/>
                <w:left w:val="none" w:sz="0" w:space="0" w:color="auto"/>
                <w:bottom w:val="none" w:sz="0" w:space="0" w:color="auto"/>
                <w:right w:val="none" w:sz="0" w:space="0" w:color="auto"/>
              </w:divBdr>
            </w:div>
            <w:div w:id="850870647">
              <w:marLeft w:val="0"/>
              <w:marRight w:val="0"/>
              <w:marTop w:val="0"/>
              <w:marBottom w:val="0"/>
              <w:divBdr>
                <w:top w:val="none" w:sz="0" w:space="0" w:color="auto"/>
                <w:left w:val="none" w:sz="0" w:space="0" w:color="auto"/>
                <w:bottom w:val="none" w:sz="0" w:space="0" w:color="auto"/>
                <w:right w:val="none" w:sz="0" w:space="0" w:color="auto"/>
              </w:divBdr>
            </w:div>
            <w:div w:id="535309931">
              <w:marLeft w:val="0"/>
              <w:marRight w:val="0"/>
              <w:marTop w:val="0"/>
              <w:marBottom w:val="0"/>
              <w:divBdr>
                <w:top w:val="none" w:sz="0" w:space="0" w:color="auto"/>
                <w:left w:val="none" w:sz="0" w:space="0" w:color="auto"/>
                <w:bottom w:val="none" w:sz="0" w:space="0" w:color="auto"/>
                <w:right w:val="none" w:sz="0" w:space="0" w:color="auto"/>
              </w:divBdr>
            </w:div>
            <w:div w:id="1201936768">
              <w:marLeft w:val="0"/>
              <w:marRight w:val="0"/>
              <w:marTop w:val="0"/>
              <w:marBottom w:val="0"/>
              <w:divBdr>
                <w:top w:val="none" w:sz="0" w:space="0" w:color="auto"/>
                <w:left w:val="none" w:sz="0" w:space="0" w:color="auto"/>
                <w:bottom w:val="none" w:sz="0" w:space="0" w:color="auto"/>
                <w:right w:val="none" w:sz="0" w:space="0" w:color="auto"/>
              </w:divBdr>
            </w:div>
            <w:div w:id="1320501979">
              <w:marLeft w:val="0"/>
              <w:marRight w:val="0"/>
              <w:marTop w:val="0"/>
              <w:marBottom w:val="0"/>
              <w:divBdr>
                <w:top w:val="none" w:sz="0" w:space="0" w:color="auto"/>
                <w:left w:val="none" w:sz="0" w:space="0" w:color="auto"/>
                <w:bottom w:val="none" w:sz="0" w:space="0" w:color="auto"/>
                <w:right w:val="none" w:sz="0" w:space="0" w:color="auto"/>
              </w:divBdr>
            </w:div>
            <w:div w:id="2041934089">
              <w:marLeft w:val="0"/>
              <w:marRight w:val="0"/>
              <w:marTop w:val="0"/>
              <w:marBottom w:val="0"/>
              <w:divBdr>
                <w:top w:val="none" w:sz="0" w:space="0" w:color="auto"/>
                <w:left w:val="none" w:sz="0" w:space="0" w:color="auto"/>
                <w:bottom w:val="none" w:sz="0" w:space="0" w:color="auto"/>
                <w:right w:val="none" w:sz="0" w:space="0" w:color="auto"/>
              </w:divBdr>
            </w:div>
            <w:div w:id="367688132">
              <w:marLeft w:val="0"/>
              <w:marRight w:val="0"/>
              <w:marTop w:val="0"/>
              <w:marBottom w:val="0"/>
              <w:divBdr>
                <w:top w:val="none" w:sz="0" w:space="0" w:color="auto"/>
                <w:left w:val="none" w:sz="0" w:space="0" w:color="auto"/>
                <w:bottom w:val="none" w:sz="0" w:space="0" w:color="auto"/>
                <w:right w:val="none" w:sz="0" w:space="0" w:color="auto"/>
              </w:divBdr>
            </w:div>
            <w:div w:id="19658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4921">
      <w:bodyDiv w:val="1"/>
      <w:marLeft w:val="0"/>
      <w:marRight w:val="0"/>
      <w:marTop w:val="0"/>
      <w:marBottom w:val="0"/>
      <w:divBdr>
        <w:top w:val="none" w:sz="0" w:space="0" w:color="auto"/>
        <w:left w:val="none" w:sz="0" w:space="0" w:color="auto"/>
        <w:bottom w:val="none" w:sz="0" w:space="0" w:color="auto"/>
        <w:right w:val="none" w:sz="0" w:space="0" w:color="auto"/>
      </w:divBdr>
      <w:divsChild>
        <w:div w:id="276452571">
          <w:marLeft w:val="0"/>
          <w:marRight w:val="0"/>
          <w:marTop w:val="0"/>
          <w:marBottom w:val="0"/>
          <w:divBdr>
            <w:top w:val="none" w:sz="0" w:space="0" w:color="auto"/>
            <w:left w:val="none" w:sz="0" w:space="0" w:color="auto"/>
            <w:bottom w:val="none" w:sz="0" w:space="0" w:color="auto"/>
            <w:right w:val="none" w:sz="0" w:space="0" w:color="auto"/>
          </w:divBdr>
          <w:divsChild>
            <w:div w:id="2080594611">
              <w:marLeft w:val="0"/>
              <w:marRight w:val="0"/>
              <w:marTop w:val="0"/>
              <w:marBottom w:val="0"/>
              <w:divBdr>
                <w:top w:val="none" w:sz="0" w:space="0" w:color="auto"/>
                <w:left w:val="none" w:sz="0" w:space="0" w:color="auto"/>
                <w:bottom w:val="none" w:sz="0" w:space="0" w:color="auto"/>
                <w:right w:val="none" w:sz="0" w:space="0" w:color="auto"/>
              </w:divBdr>
            </w:div>
            <w:div w:id="818963377">
              <w:marLeft w:val="0"/>
              <w:marRight w:val="0"/>
              <w:marTop w:val="0"/>
              <w:marBottom w:val="0"/>
              <w:divBdr>
                <w:top w:val="none" w:sz="0" w:space="0" w:color="auto"/>
                <w:left w:val="none" w:sz="0" w:space="0" w:color="auto"/>
                <w:bottom w:val="none" w:sz="0" w:space="0" w:color="auto"/>
                <w:right w:val="none" w:sz="0" w:space="0" w:color="auto"/>
              </w:divBdr>
            </w:div>
            <w:div w:id="679352574">
              <w:marLeft w:val="0"/>
              <w:marRight w:val="0"/>
              <w:marTop w:val="0"/>
              <w:marBottom w:val="0"/>
              <w:divBdr>
                <w:top w:val="none" w:sz="0" w:space="0" w:color="auto"/>
                <w:left w:val="none" w:sz="0" w:space="0" w:color="auto"/>
                <w:bottom w:val="none" w:sz="0" w:space="0" w:color="auto"/>
                <w:right w:val="none" w:sz="0" w:space="0" w:color="auto"/>
              </w:divBdr>
            </w:div>
            <w:div w:id="1436483921">
              <w:marLeft w:val="0"/>
              <w:marRight w:val="0"/>
              <w:marTop w:val="0"/>
              <w:marBottom w:val="0"/>
              <w:divBdr>
                <w:top w:val="none" w:sz="0" w:space="0" w:color="auto"/>
                <w:left w:val="none" w:sz="0" w:space="0" w:color="auto"/>
                <w:bottom w:val="none" w:sz="0" w:space="0" w:color="auto"/>
                <w:right w:val="none" w:sz="0" w:space="0" w:color="auto"/>
              </w:divBdr>
            </w:div>
            <w:div w:id="253248456">
              <w:marLeft w:val="0"/>
              <w:marRight w:val="0"/>
              <w:marTop w:val="0"/>
              <w:marBottom w:val="0"/>
              <w:divBdr>
                <w:top w:val="none" w:sz="0" w:space="0" w:color="auto"/>
                <w:left w:val="none" w:sz="0" w:space="0" w:color="auto"/>
                <w:bottom w:val="none" w:sz="0" w:space="0" w:color="auto"/>
                <w:right w:val="none" w:sz="0" w:space="0" w:color="auto"/>
              </w:divBdr>
            </w:div>
            <w:div w:id="1766226945">
              <w:marLeft w:val="0"/>
              <w:marRight w:val="0"/>
              <w:marTop w:val="0"/>
              <w:marBottom w:val="0"/>
              <w:divBdr>
                <w:top w:val="none" w:sz="0" w:space="0" w:color="auto"/>
                <w:left w:val="none" w:sz="0" w:space="0" w:color="auto"/>
                <w:bottom w:val="none" w:sz="0" w:space="0" w:color="auto"/>
                <w:right w:val="none" w:sz="0" w:space="0" w:color="auto"/>
              </w:divBdr>
            </w:div>
            <w:div w:id="1654486461">
              <w:marLeft w:val="0"/>
              <w:marRight w:val="0"/>
              <w:marTop w:val="0"/>
              <w:marBottom w:val="0"/>
              <w:divBdr>
                <w:top w:val="none" w:sz="0" w:space="0" w:color="auto"/>
                <w:left w:val="none" w:sz="0" w:space="0" w:color="auto"/>
                <w:bottom w:val="none" w:sz="0" w:space="0" w:color="auto"/>
                <w:right w:val="none" w:sz="0" w:space="0" w:color="auto"/>
              </w:divBdr>
            </w:div>
            <w:div w:id="2045716861">
              <w:marLeft w:val="0"/>
              <w:marRight w:val="0"/>
              <w:marTop w:val="0"/>
              <w:marBottom w:val="0"/>
              <w:divBdr>
                <w:top w:val="none" w:sz="0" w:space="0" w:color="auto"/>
                <w:left w:val="none" w:sz="0" w:space="0" w:color="auto"/>
                <w:bottom w:val="none" w:sz="0" w:space="0" w:color="auto"/>
                <w:right w:val="none" w:sz="0" w:space="0" w:color="auto"/>
              </w:divBdr>
            </w:div>
            <w:div w:id="956639889">
              <w:marLeft w:val="0"/>
              <w:marRight w:val="0"/>
              <w:marTop w:val="0"/>
              <w:marBottom w:val="0"/>
              <w:divBdr>
                <w:top w:val="none" w:sz="0" w:space="0" w:color="auto"/>
                <w:left w:val="none" w:sz="0" w:space="0" w:color="auto"/>
                <w:bottom w:val="none" w:sz="0" w:space="0" w:color="auto"/>
                <w:right w:val="none" w:sz="0" w:space="0" w:color="auto"/>
              </w:divBdr>
            </w:div>
            <w:div w:id="500198852">
              <w:marLeft w:val="0"/>
              <w:marRight w:val="0"/>
              <w:marTop w:val="0"/>
              <w:marBottom w:val="0"/>
              <w:divBdr>
                <w:top w:val="none" w:sz="0" w:space="0" w:color="auto"/>
                <w:left w:val="none" w:sz="0" w:space="0" w:color="auto"/>
                <w:bottom w:val="none" w:sz="0" w:space="0" w:color="auto"/>
                <w:right w:val="none" w:sz="0" w:space="0" w:color="auto"/>
              </w:divBdr>
            </w:div>
            <w:div w:id="262298702">
              <w:marLeft w:val="0"/>
              <w:marRight w:val="0"/>
              <w:marTop w:val="0"/>
              <w:marBottom w:val="0"/>
              <w:divBdr>
                <w:top w:val="none" w:sz="0" w:space="0" w:color="auto"/>
                <w:left w:val="none" w:sz="0" w:space="0" w:color="auto"/>
                <w:bottom w:val="none" w:sz="0" w:space="0" w:color="auto"/>
                <w:right w:val="none" w:sz="0" w:space="0" w:color="auto"/>
              </w:divBdr>
            </w:div>
            <w:div w:id="786200668">
              <w:marLeft w:val="0"/>
              <w:marRight w:val="0"/>
              <w:marTop w:val="0"/>
              <w:marBottom w:val="0"/>
              <w:divBdr>
                <w:top w:val="none" w:sz="0" w:space="0" w:color="auto"/>
                <w:left w:val="none" w:sz="0" w:space="0" w:color="auto"/>
                <w:bottom w:val="none" w:sz="0" w:space="0" w:color="auto"/>
                <w:right w:val="none" w:sz="0" w:space="0" w:color="auto"/>
              </w:divBdr>
            </w:div>
            <w:div w:id="2058430673">
              <w:marLeft w:val="0"/>
              <w:marRight w:val="0"/>
              <w:marTop w:val="0"/>
              <w:marBottom w:val="0"/>
              <w:divBdr>
                <w:top w:val="none" w:sz="0" w:space="0" w:color="auto"/>
                <w:left w:val="none" w:sz="0" w:space="0" w:color="auto"/>
                <w:bottom w:val="none" w:sz="0" w:space="0" w:color="auto"/>
                <w:right w:val="none" w:sz="0" w:space="0" w:color="auto"/>
              </w:divBdr>
            </w:div>
            <w:div w:id="1728451645">
              <w:marLeft w:val="0"/>
              <w:marRight w:val="0"/>
              <w:marTop w:val="0"/>
              <w:marBottom w:val="0"/>
              <w:divBdr>
                <w:top w:val="none" w:sz="0" w:space="0" w:color="auto"/>
                <w:left w:val="none" w:sz="0" w:space="0" w:color="auto"/>
                <w:bottom w:val="none" w:sz="0" w:space="0" w:color="auto"/>
                <w:right w:val="none" w:sz="0" w:space="0" w:color="auto"/>
              </w:divBdr>
            </w:div>
            <w:div w:id="97721593">
              <w:marLeft w:val="0"/>
              <w:marRight w:val="0"/>
              <w:marTop w:val="0"/>
              <w:marBottom w:val="0"/>
              <w:divBdr>
                <w:top w:val="none" w:sz="0" w:space="0" w:color="auto"/>
                <w:left w:val="none" w:sz="0" w:space="0" w:color="auto"/>
                <w:bottom w:val="none" w:sz="0" w:space="0" w:color="auto"/>
                <w:right w:val="none" w:sz="0" w:space="0" w:color="auto"/>
              </w:divBdr>
            </w:div>
            <w:div w:id="297882002">
              <w:marLeft w:val="0"/>
              <w:marRight w:val="0"/>
              <w:marTop w:val="0"/>
              <w:marBottom w:val="0"/>
              <w:divBdr>
                <w:top w:val="none" w:sz="0" w:space="0" w:color="auto"/>
                <w:left w:val="none" w:sz="0" w:space="0" w:color="auto"/>
                <w:bottom w:val="none" w:sz="0" w:space="0" w:color="auto"/>
                <w:right w:val="none" w:sz="0" w:space="0" w:color="auto"/>
              </w:divBdr>
            </w:div>
            <w:div w:id="1879507726">
              <w:marLeft w:val="0"/>
              <w:marRight w:val="0"/>
              <w:marTop w:val="0"/>
              <w:marBottom w:val="0"/>
              <w:divBdr>
                <w:top w:val="none" w:sz="0" w:space="0" w:color="auto"/>
                <w:left w:val="none" w:sz="0" w:space="0" w:color="auto"/>
                <w:bottom w:val="none" w:sz="0" w:space="0" w:color="auto"/>
                <w:right w:val="none" w:sz="0" w:space="0" w:color="auto"/>
              </w:divBdr>
            </w:div>
            <w:div w:id="964429316">
              <w:marLeft w:val="0"/>
              <w:marRight w:val="0"/>
              <w:marTop w:val="0"/>
              <w:marBottom w:val="0"/>
              <w:divBdr>
                <w:top w:val="none" w:sz="0" w:space="0" w:color="auto"/>
                <w:left w:val="none" w:sz="0" w:space="0" w:color="auto"/>
                <w:bottom w:val="none" w:sz="0" w:space="0" w:color="auto"/>
                <w:right w:val="none" w:sz="0" w:space="0" w:color="auto"/>
              </w:divBdr>
            </w:div>
            <w:div w:id="1591237171">
              <w:marLeft w:val="0"/>
              <w:marRight w:val="0"/>
              <w:marTop w:val="0"/>
              <w:marBottom w:val="0"/>
              <w:divBdr>
                <w:top w:val="none" w:sz="0" w:space="0" w:color="auto"/>
                <w:left w:val="none" w:sz="0" w:space="0" w:color="auto"/>
                <w:bottom w:val="none" w:sz="0" w:space="0" w:color="auto"/>
                <w:right w:val="none" w:sz="0" w:space="0" w:color="auto"/>
              </w:divBdr>
            </w:div>
            <w:div w:id="147669480">
              <w:marLeft w:val="0"/>
              <w:marRight w:val="0"/>
              <w:marTop w:val="0"/>
              <w:marBottom w:val="0"/>
              <w:divBdr>
                <w:top w:val="none" w:sz="0" w:space="0" w:color="auto"/>
                <w:left w:val="none" w:sz="0" w:space="0" w:color="auto"/>
                <w:bottom w:val="none" w:sz="0" w:space="0" w:color="auto"/>
                <w:right w:val="none" w:sz="0" w:space="0" w:color="auto"/>
              </w:divBdr>
            </w:div>
            <w:div w:id="201332958">
              <w:marLeft w:val="0"/>
              <w:marRight w:val="0"/>
              <w:marTop w:val="0"/>
              <w:marBottom w:val="0"/>
              <w:divBdr>
                <w:top w:val="none" w:sz="0" w:space="0" w:color="auto"/>
                <w:left w:val="none" w:sz="0" w:space="0" w:color="auto"/>
                <w:bottom w:val="none" w:sz="0" w:space="0" w:color="auto"/>
                <w:right w:val="none" w:sz="0" w:space="0" w:color="auto"/>
              </w:divBdr>
            </w:div>
            <w:div w:id="397094907">
              <w:marLeft w:val="0"/>
              <w:marRight w:val="0"/>
              <w:marTop w:val="0"/>
              <w:marBottom w:val="0"/>
              <w:divBdr>
                <w:top w:val="none" w:sz="0" w:space="0" w:color="auto"/>
                <w:left w:val="none" w:sz="0" w:space="0" w:color="auto"/>
                <w:bottom w:val="none" w:sz="0" w:space="0" w:color="auto"/>
                <w:right w:val="none" w:sz="0" w:space="0" w:color="auto"/>
              </w:divBdr>
            </w:div>
            <w:div w:id="1187983665">
              <w:marLeft w:val="0"/>
              <w:marRight w:val="0"/>
              <w:marTop w:val="0"/>
              <w:marBottom w:val="0"/>
              <w:divBdr>
                <w:top w:val="none" w:sz="0" w:space="0" w:color="auto"/>
                <w:left w:val="none" w:sz="0" w:space="0" w:color="auto"/>
                <w:bottom w:val="none" w:sz="0" w:space="0" w:color="auto"/>
                <w:right w:val="none" w:sz="0" w:space="0" w:color="auto"/>
              </w:divBdr>
            </w:div>
            <w:div w:id="1050959956">
              <w:marLeft w:val="0"/>
              <w:marRight w:val="0"/>
              <w:marTop w:val="0"/>
              <w:marBottom w:val="0"/>
              <w:divBdr>
                <w:top w:val="none" w:sz="0" w:space="0" w:color="auto"/>
                <w:left w:val="none" w:sz="0" w:space="0" w:color="auto"/>
                <w:bottom w:val="none" w:sz="0" w:space="0" w:color="auto"/>
                <w:right w:val="none" w:sz="0" w:space="0" w:color="auto"/>
              </w:divBdr>
            </w:div>
            <w:div w:id="185559708">
              <w:marLeft w:val="0"/>
              <w:marRight w:val="0"/>
              <w:marTop w:val="0"/>
              <w:marBottom w:val="0"/>
              <w:divBdr>
                <w:top w:val="none" w:sz="0" w:space="0" w:color="auto"/>
                <w:left w:val="none" w:sz="0" w:space="0" w:color="auto"/>
                <w:bottom w:val="none" w:sz="0" w:space="0" w:color="auto"/>
                <w:right w:val="none" w:sz="0" w:space="0" w:color="auto"/>
              </w:divBdr>
            </w:div>
            <w:div w:id="107431523">
              <w:marLeft w:val="0"/>
              <w:marRight w:val="0"/>
              <w:marTop w:val="0"/>
              <w:marBottom w:val="0"/>
              <w:divBdr>
                <w:top w:val="none" w:sz="0" w:space="0" w:color="auto"/>
                <w:left w:val="none" w:sz="0" w:space="0" w:color="auto"/>
                <w:bottom w:val="none" w:sz="0" w:space="0" w:color="auto"/>
                <w:right w:val="none" w:sz="0" w:space="0" w:color="auto"/>
              </w:divBdr>
            </w:div>
            <w:div w:id="1883639814">
              <w:marLeft w:val="0"/>
              <w:marRight w:val="0"/>
              <w:marTop w:val="0"/>
              <w:marBottom w:val="0"/>
              <w:divBdr>
                <w:top w:val="none" w:sz="0" w:space="0" w:color="auto"/>
                <w:left w:val="none" w:sz="0" w:space="0" w:color="auto"/>
                <w:bottom w:val="none" w:sz="0" w:space="0" w:color="auto"/>
                <w:right w:val="none" w:sz="0" w:space="0" w:color="auto"/>
              </w:divBdr>
            </w:div>
            <w:div w:id="926379543">
              <w:marLeft w:val="0"/>
              <w:marRight w:val="0"/>
              <w:marTop w:val="0"/>
              <w:marBottom w:val="0"/>
              <w:divBdr>
                <w:top w:val="none" w:sz="0" w:space="0" w:color="auto"/>
                <w:left w:val="none" w:sz="0" w:space="0" w:color="auto"/>
                <w:bottom w:val="none" w:sz="0" w:space="0" w:color="auto"/>
                <w:right w:val="none" w:sz="0" w:space="0" w:color="auto"/>
              </w:divBdr>
            </w:div>
            <w:div w:id="423460856">
              <w:marLeft w:val="0"/>
              <w:marRight w:val="0"/>
              <w:marTop w:val="0"/>
              <w:marBottom w:val="0"/>
              <w:divBdr>
                <w:top w:val="none" w:sz="0" w:space="0" w:color="auto"/>
                <w:left w:val="none" w:sz="0" w:space="0" w:color="auto"/>
                <w:bottom w:val="none" w:sz="0" w:space="0" w:color="auto"/>
                <w:right w:val="none" w:sz="0" w:space="0" w:color="auto"/>
              </w:divBdr>
            </w:div>
            <w:div w:id="118844699">
              <w:marLeft w:val="0"/>
              <w:marRight w:val="0"/>
              <w:marTop w:val="0"/>
              <w:marBottom w:val="0"/>
              <w:divBdr>
                <w:top w:val="none" w:sz="0" w:space="0" w:color="auto"/>
                <w:left w:val="none" w:sz="0" w:space="0" w:color="auto"/>
                <w:bottom w:val="none" w:sz="0" w:space="0" w:color="auto"/>
                <w:right w:val="none" w:sz="0" w:space="0" w:color="auto"/>
              </w:divBdr>
            </w:div>
            <w:div w:id="1136412777">
              <w:marLeft w:val="0"/>
              <w:marRight w:val="0"/>
              <w:marTop w:val="0"/>
              <w:marBottom w:val="0"/>
              <w:divBdr>
                <w:top w:val="none" w:sz="0" w:space="0" w:color="auto"/>
                <w:left w:val="none" w:sz="0" w:space="0" w:color="auto"/>
                <w:bottom w:val="none" w:sz="0" w:space="0" w:color="auto"/>
                <w:right w:val="none" w:sz="0" w:space="0" w:color="auto"/>
              </w:divBdr>
            </w:div>
            <w:div w:id="88621706">
              <w:marLeft w:val="0"/>
              <w:marRight w:val="0"/>
              <w:marTop w:val="0"/>
              <w:marBottom w:val="0"/>
              <w:divBdr>
                <w:top w:val="none" w:sz="0" w:space="0" w:color="auto"/>
                <w:left w:val="none" w:sz="0" w:space="0" w:color="auto"/>
                <w:bottom w:val="none" w:sz="0" w:space="0" w:color="auto"/>
                <w:right w:val="none" w:sz="0" w:space="0" w:color="auto"/>
              </w:divBdr>
            </w:div>
            <w:div w:id="1180118929">
              <w:marLeft w:val="0"/>
              <w:marRight w:val="0"/>
              <w:marTop w:val="0"/>
              <w:marBottom w:val="0"/>
              <w:divBdr>
                <w:top w:val="none" w:sz="0" w:space="0" w:color="auto"/>
                <w:left w:val="none" w:sz="0" w:space="0" w:color="auto"/>
                <w:bottom w:val="none" w:sz="0" w:space="0" w:color="auto"/>
                <w:right w:val="none" w:sz="0" w:space="0" w:color="auto"/>
              </w:divBdr>
            </w:div>
            <w:div w:id="1488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1876">
      <w:bodyDiv w:val="1"/>
      <w:marLeft w:val="0"/>
      <w:marRight w:val="0"/>
      <w:marTop w:val="0"/>
      <w:marBottom w:val="0"/>
      <w:divBdr>
        <w:top w:val="none" w:sz="0" w:space="0" w:color="auto"/>
        <w:left w:val="none" w:sz="0" w:space="0" w:color="auto"/>
        <w:bottom w:val="none" w:sz="0" w:space="0" w:color="auto"/>
        <w:right w:val="none" w:sz="0" w:space="0" w:color="auto"/>
      </w:divBdr>
      <w:divsChild>
        <w:div w:id="1172451497">
          <w:marLeft w:val="0"/>
          <w:marRight w:val="0"/>
          <w:marTop w:val="0"/>
          <w:marBottom w:val="0"/>
          <w:divBdr>
            <w:top w:val="none" w:sz="0" w:space="0" w:color="auto"/>
            <w:left w:val="none" w:sz="0" w:space="0" w:color="auto"/>
            <w:bottom w:val="none" w:sz="0" w:space="0" w:color="auto"/>
            <w:right w:val="none" w:sz="0" w:space="0" w:color="auto"/>
          </w:divBdr>
          <w:divsChild>
            <w:div w:id="1617449665">
              <w:marLeft w:val="0"/>
              <w:marRight w:val="0"/>
              <w:marTop w:val="0"/>
              <w:marBottom w:val="0"/>
              <w:divBdr>
                <w:top w:val="none" w:sz="0" w:space="0" w:color="auto"/>
                <w:left w:val="none" w:sz="0" w:space="0" w:color="auto"/>
                <w:bottom w:val="none" w:sz="0" w:space="0" w:color="auto"/>
                <w:right w:val="none" w:sz="0" w:space="0" w:color="auto"/>
              </w:divBdr>
            </w:div>
            <w:div w:id="1685864791">
              <w:marLeft w:val="0"/>
              <w:marRight w:val="0"/>
              <w:marTop w:val="0"/>
              <w:marBottom w:val="0"/>
              <w:divBdr>
                <w:top w:val="none" w:sz="0" w:space="0" w:color="auto"/>
                <w:left w:val="none" w:sz="0" w:space="0" w:color="auto"/>
                <w:bottom w:val="none" w:sz="0" w:space="0" w:color="auto"/>
                <w:right w:val="none" w:sz="0" w:space="0" w:color="auto"/>
              </w:divBdr>
            </w:div>
            <w:div w:id="1397317443">
              <w:marLeft w:val="0"/>
              <w:marRight w:val="0"/>
              <w:marTop w:val="0"/>
              <w:marBottom w:val="0"/>
              <w:divBdr>
                <w:top w:val="none" w:sz="0" w:space="0" w:color="auto"/>
                <w:left w:val="none" w:sz="0" w:space="0" w:color="auto"/>
                <w:bottom w:val="none" w:sz="0" w:space="0" w:color="auto"/>
                <w:right w:val="none" w:sz="0" w:space="0" w:color="auto"/>
              </w:divBdr>
            </w:div>
            <w:div w:id="877282443">
              <w:marLeft w:val="0"/>
              <w:marRight w:val="0"/>
              <w:marTop w:val="0"/>
              <w:marBottom w:val="0"/>
              <w:divBdr>
                <w:top w:val="none" w:sz="0" w:space="0" w:color="auto"/>
                <w:left w:val="none" w:sz="0" w:space="0" w:color="auto"/>
                <w:bottom w:val="none" w:sz="0" w:space="0" w:color="auto"/>
                <w:right w:val="none" w:sz="0" w:space="0" w:color="auto"/>
              </w:divBdr>
            </w:div>
            <w:div w:id="602229353">
              <w:marLeft w:val="0"/>
              <w:marRight w:val="0"/>
              <w:marTop w:val="0"/>
              <w:marBottom w:val="0"/>
              <w:divBdr>
                <w:top w:val="none" w:sz="0" w:space="0" w:color="auto"/>
                <w:left w:val="none" w:sz="0" w:space="0" w:color="auto"/>
                <w:bottom w:val="none" w:sz="0" w:space="0" w:color="auto"/>
                <w:right w:val="none" w:sz="0" w:space="0" w:color="auto"/>
              </w:divBdr>
            </w:div>
            <w:div w:id="870803479">
              <w:marLeft w:val="0"/>
              <w:marRight w:val="0"/>
              <w:marTop w:val="0"/>
              <w:marBottom w:val="0"/>
              <w:divBdr>
                <w:top w:val="none" w:sz="0" w:space="0" w:color="auto"/>
                <w:left w:val="none" w:sz="0" w:space="0" w:color="auto"/>
                <w:bottom w:val="none" w:sz="0" w:space="0" w:color="auto"/>
                <w:right w:val="none" w:sz="0" w:space="0" w:color="auto"/>
              </w:divBdr>
            </w:div>
            <w:div w:id="1372614679">
              <w:marLeft w:val="0"/>
              <w:marRight w:val="0"/>
              <w:marTop w:val="0"/>
              <w:marBottom w:val="0"/>
              <w:divBdr>
                <w:top w:val="none" w:sz="0" w:space="0" w:color="auto"/>
                <w:left w:val="none" w:sz="0" w:space="0" w:color="auto"/>
                <w:bottom w:val="none" w:sz="0" w:space="0" w:color="auto"/>
                <w:right w:val="none" w:sz="0" w:space="0" w:color="auto"/>
              </w:divBdr>
            </w:div>
            <w:div w:id="986861642">
              <w:marLeft w:val="0"/>
              <w:marRight w:val="0"/>
              <w:marTop w:val="0"/>
              <w:marBottom w:val="0"/>
              <w:divBdr>
                <w:top w:val="none" w:sz="0" w:space="0" w:color="auto"/>
                <w:left w:val="none" w:sz="0" w:space="0" w:color="auto"/>
                <w:bottom w:val="none" w:sz="0" w:space="0" w:color="auto"/>
                <w:right w:val="none" w:sz="0" w:space="0" w:color="auto"/>
              </w:divBdr>
            </w:div>
            <w:div w:id="1211960827">
              <w:marLeft w:val="0"/>
              <w:marRight w:val="0"/>
              <w:marTop w:val="0"/>
              <w:marBottom w:val="0"/>
              <w:divBdr>
                <w:top w:val="none" w:sz="0" w:space="0" w:color="auto"/>
                <w:left w:val="none" w:sz="0" w:space="0" w:color="auto"/>
                <w:bottom w:val="none" w:sz="0" w:space="0" w:color="auto"/>
                <w:right w:val="none" w:sz="0" w:space="0" w:color="auto"/>
              </w:divBdr>
            </w:div>
            <w:div w:id="1730570809">
              <w:marLeft w:val="0"/>
              <w:marRight w:val="0"/>
              <w:marTop w:val="0"/>
              <w:marBottom w:val="0"/>
              <w:divBdr>
                <w:top w:val="none" w:sz="0" w:space="0" w:color="auto"/>
                <w:left w:val="none" w:sz="0" w:space="0" w:color="auto"/>
                <w:bottom w:val="none" w:sz="0" w:space="0" w:color="auto"/>
                <w:right w:val="none" w:sz="0" w:space="0" w:color="auto"/>
              </w:divBdr>
            </w:div>
            <w:div w:id="822546410">
              <w:marLeft w:val="0"/>
              <w:marRight w:val="0"/>
              <w:marTop w:val="0"/>
              <w:marBottom w:val="0"/>
              <w:divBdr>
                <w:top w:val="none" w:sz="0" w:space="0" w:color="auto"/>
                <w:left w:val="none" w:sz="0" w:space="0" w:color="auto"/>
                <w:bottom w:val="none" w:sz="0" w:space="0" w:color="auto"/>
                <w:right w:val="none" w:sz="0" w:space="0" w:color="auto"/>
              </w:divBdr>
            </w:div>
            <w:div w:id="342053142">
              <w:marLeft w:val="0"/>
              <w:marRight w:val="0"/>
              <w:marTop w:val="0"/>
              <w:marBottom w:val="0"/>
              <w:divBdr>
                <w:top w:val="none" w:sz="0" w:space="0" w:color="auto"/>
                <w:left w:val="none" w:sz="0" w:space="0" w:color="auto"/>
                <w:bottom w:val="none" w:sz="0" w:space="0" w:color="auto"/>
                <w:right w:val="none" w:sz="0" w:space="0" w:color="auto"/>
              </w:divBdr>
            </w:div>
            <w:div w:id="1180972124">
              <w:marLeft w:val="0"/>
              <w:marRight w:val="0"/>
              <w:marTop w:val="0"/>
              <w:marBottom w:val="0"/>
              <w:divBdr>
                <w:top w:val="none" w:sz="0" w:space="0" w:color="auto"/>
                <w:left w:val="none" w:sz="0" w:space="0" w:color="auto"/>
                <w:bottom w:val="none" w:sz="0" w:space="0" w:color="auto"/>
                <w:right w:val="none" w:sz="0" w:space="0" w:color="auto"/>
              </w:divBdr>
            </w:div>
            <w:div w:id="879823273">
              <w:marLeft w:val="0"/>
              <w:marRight w:val="0"/>
              <w:marTop w:val="0"/>
              <w:marBottom w:val="0"/>
              <w:divBdr>
                <w:top w:val="none" w:sz="0" w:space="0" w:color="auto"/>
                <w:left w:val="none" w:sz="0" w:space="0" w:color="auto"/>
                <w:bottom w:val="none" w:sz="0" w:space="0" w:color="auto"/>
                <w:right w:val="none" w:sz="0" w:space="0" w:color="auto"/>
              </w:divBdr>
            </w:div>
            <w:div w:id="639115544">
              <w:marLeft w:val="0"/>
              <w:marRight w:val="0"/>
              <w:marTop w:val="0"/>
              <w:marBottom w:val="0"/>
              <w:divBdr>
                <w:top w:val="none" w:sz="0" w:space="0" w:color="auto"/>
                <w:left w:val="none" w:sz="0" w:space="0" w:color="auto"/>
                <w:bottom w:val="none" w:sz="0" w:space="0" w:color="auto"/>
                <w:right w:val="none" w:sz="0" w:space="0" w:color="auto"/>
              </w:divBdr>
            </w:div>
            <w:div w:id="676999771">
              <w:marLeft w:val="0"/>
              <w:marRight w:val="0"/>
              <w:marTop w:val="0"/>
              <w:marBottom w:val="0"/>
              <w:divBdr>
                <w:top w:val="none" w:sz="0" w:space="0" w:color="auto"/>
                <w:left w:val="none" w:sz="0" w:space="0" w:color="auto"/>
                <w:bottom w:val="none" w:sz="0" w:space="0" w:color="auto"/>
                <w:right w:val="none" w:sz="0" w:space="0" w:color="auto"/>
              </w:divBdr>
            </w:div>
            <w:div w:id="1856310099">
              <w:marLeft w:val="0"/>
              <w:marRight w:val="0"/>
              <w:marTop w:val="0"/>
              <w:marBottom w:val="0"/>
              <w:divBdr>
                <w:top w:val="none" w:sz="0" w:space="0" w:color="auto"/>
                <w:left w:val="none" w:sz="0" w:space="0" w:color="auto"/>
                <w:bottom w:val="none" w:sz="0" w:space="0" w:color="auto"/>
                <w:right w:val="none" w:sz="0" w:space="0" w:color="auto"/>
              </w:divBdr>
            </w:div>
            <w:div w:id="12460632">
              <w:marLeft w:val="0"/>
              <w:marRight w:val="0"/>
              <w:marTop w:val="0"/>
              <w:marBottom w:val="0"/>
              <w:divBdr>
                <w:top w:val="none" w:sz="0" w:space="0" w:color="auto"/>
                <w:left w:val="none" w:sz="0" w:space="0" w:color="auto"/>
                <w:bottom w:val="none" w:sz="0" w:space="0" w:color="auto"/>
                <w:right w:val="none" w:sz="0" w:space="0" w:color="auto"/>
              </w:divBdr>
            </w:div>
            <w:div w:id="351735518">
              <w:marLeft w:val="0"/>
              <w:marRight w:val="0"/>
              <w:marTop w:val="0"/>
              <w:marBottom w:val="0"/>
              <w:divBdr>
                <w:top w:val="none" w:sz="0" w:space="0" w:color="auto"/>
                <w:left w:val="none" w:sz="0" w:space="0" w:color="auto"/>
                <w:bottom w:val="none" w:sz="0" w:space="0" w:color="auto"/>
                <w:right w:val="none" w:sz="0" w:space="0" w:color="auto"/>
              </w:divBdr>
            </w:div>
            <w:div w:id="1662611450">
              <w:marLeft w:val="0"/>
              <w:marRight w:val="0"/>
              <w:marTop w:val="0"/>
              <w:marBottom w:val="0"/>
              <w:divBdr>
                <w:top w:val="none" w:sz="0" w:space="0" w:color="auto"/>
                <w:left w:val="none" w:sz="0" w:space="0" w:color="auto"/>
                <w:bottom w:val="none" w:sz="0" w:space="0" w:color="auto"/>
                <w:right w:val="none" w:sz="0" w:space="0" w:color="auto"/>
              </w:divBdr>
            </w:div>
            <w:div w:id="1838643534">
              <w:marLeft w:val="0"/>
              <w:marRight w:val="0"/>
              <w:marTop w:val="0"/>
              <w:marBottom w:val="0"/>
              <w:divBdr>
                <w:top w:val="none" w:sz="0" w:space="0" w:color="auto"/>
                <w:left w:val="none" w:sz="0" w:space="0" w:color="auto"/>
                <w:bottom w:val="none" w:sz="0" w:space="0" w:color="auto"/>
                <w:right w:val="none" w:sz="0" w:space="0" w:color="auto"/>
              </w:divBdr>
            </w:div>
            <w:div w:id="1195578870">
              <w:marLeft w:val="0"/>
              <w:marRight w:val="0"/>
              <w:marTop w:val="0"/>
              <w:marBottom w:val="0"/>
              <w:divBdr>
                <w:top w:val="none" w:sz="0" w:space="0" w:color="auto"/>
                <w:left w:val="none" w:sz="0" w:space="0" w:color="auto"/>
                <w:bottom w:val="none" w:sz="0" w:space="0" w:color="auto"/>
                <w:right w:val="none" w:sz="0" w:space="0" w:color="auto"/>
              </w:divBdr>
            </w:div>
            <w:div w:id="536478388">
              <w:marLeft w:val="0"/>
              <w:marRight w:val="0"/>
              <w:marTop w:val="0"/>
              <w:marBottom w:val="0"/>
              <w:divBdr>
                <w:top w:val="none" w:sz="0" w:space="0" w:color="auto"/>
                <w:left w:val="none" w:sz="0" w:space="0" w:color="auto"/>
                <w:bottom w:val="none" w:sz="0" w:space="0" w:color="auto"/>
                <w:right w:val="none" w:sz="0" w:space="0" w:color="auto"/>
              </w:divBdr>
            </w:div>
            <w:div w:id="1142042786">
              <w:marLeft w:val="0"/>
              <w:marRight w:val="0"/>
              <w:marTop w:val="0"/>
              <w:marBottom w:val="0"/>
              <w:divBdr>
                <w:top w:val="none" w:sz="0" w:space="0" w:color="auto"/>
                <w:left w:val="none" w:sz="0" w:space="0" w:color="auto"/>
                <w:bottom w:val="none" w:sz="0" w:space="0" w:color="auto"/>
                <w:right w:val="none" w:sz="0" w:space="0" w:color="auto"/>
              </w:divBdr>
            </w:div>
            <w:div w:id="1302610878">
              <w:marLeft w:val="0"/>
              <w:marRight w:val="0"/>
              <w:marTop w:val="0"/>
              <w:marBottom w:val="0"/>
              <w:divBdr>
                <w:top w:val="none" w:sz="0" w:space="0" w:color="auto"/>
                <w:left w:val="none" w:sz="0" w:space="0" w:color="auto"/>
                <w:bottom w:val="none" w:sz="0" w:space="0" w:color="auto"/>
                <w:right w:val="none" w:sz="0" w:space="0" w:color="auto"/>
              </w:divBdr>
            </w:div>
            <w:div w:id="1576892340">
              <w:marLeft w:val="0"/>
              <w:marRight w:val="0"/>
              <w:marTop w:val="0"/>
              <w:marBottom w:val="0"/>
              <w:divBdr>
                <w:top w:val="none" w:sz="0" w:space="0" w:color="auto"/>
                <w:left w:val="none" w:sz="0" w:space="0" w:color="auto"/>
                <w:bottom w:val="none" w:sz="0" w:space="0" w:color="auto"/>
                <w:right w:val="none" w:sz="0" w:space="0" w:color="auto"/>
              </w:divBdr>
            </w:div>
            <w:div w:id="1859856674">
              <w:marLeft w:val="0"/>
              <w:marRight w:val="0"/>
              <w:marTop w:val="0"/>
              <w:marBottom w:val="0"/>
              <w:divBdr>
                <w:top w:val="none" w:sz="0" w:space="0" w:color="auto"/>
                <w:left w:val="none" w:sz="0" w:space="0" w:color="auto"/>
                <w:bottom w:val="none" w:sz="0" w:space="0" w:color="auto"/>
                <w:right w:val="none" w:sz="0" w:space="0" w:color="auto"/>
              </w:divBdr>
            </w:div>
            <w:div w:id="239482402">
              <w:marLeft w:val="0"/>
              <w:marRight w:val="0"/>
              <w:marTop w:val="0"/>
              <w:marBottom w:val="0"/>
              <w:divBdr>
                <w:top w:val="none" w:sz="0" w:space="0" w:color="auto"/>
                <w:left w:val="none" w:sz="0" w:space="0" w:color="auto"/>
                <w:bottom w:val="none" w:sz="0" w:space="0" w:color="auto"/>
                <w:right w:val="none" w:sz="0" w:space="0" w:color="auto"/>
              </w:divBdr>
            </w:div>
            <w:div w:id="1059666263">
              <w:marLeft w:val="0"/>
              <w:marRight w:val="0"/>
              <w:marTop w:val="0"/>
              <w:marBottom w:val="0"/>
              <w:divBdr>
                <w:top w:val="none" w:sz="0" w:space="0" w:color="auto"/>
                <w:left w:val="none" w:sz="0" w:space="0" w:color="auto"/>
                <w:bottom w:val="none" w:sz="0" w:space="0" w:color="auto"/>
                <w:right w:val="none" w:sz="0" w:space="0" w:color="auto"/>
              </w:divBdr>
            </w:div>
            <w:div w:id="11845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68328">
      <w:bodyDiv w:val="1"/>
      <w:marLeft w:val="0"/>
      <w:marRight w:val="0"/>
      <w:marTop w:val="0"/>
      <w:marBottom w:val="0"/>
      <w:divBdr>
        <w:top w:val="none" w:sz="0" w:space="0" w:color="auto"/>
        <w:left w:val="none" w:sz="0" w:space="0" w:color="auto"/>
        <w:bottom w:val="none" w:sz="0" w:space="0" w:color="auto"/>
        <w:right w:val="none" w:sz="0" w:space="0" w:color="auto"/>
      </w:divBdr>
      <w:divsChild>
        <w:div w:id="1271863310">
          <w:marLeft w:val="0"/>
          <w:marRight w:val="0"/>
          <w:marTop w:val="0"/>
          <w:marBottom w:val="0"/>
          <w:divBdr>
            <w:top w:val="none" w:sz="0" w:space="0" w:color="auto"/>
            <w:left w:val="none" w:sz="0" w:space="0" w:color="auto"/>
            <w:bottom w:val="none" w:sz="0" w:space="0" w:color="auto"/>
            <w:right w:val="none" w:sz="0" w:space="0" w:color="auto"/>
          </w:divBdr>
          <w:divsChild>
            <w:div w:id="188956887">
              <w:marLeft w:val="0"/>
              <w:marRight w:val="0"/>
              <w:marTop w:val="0"/>
              <w:marBottom w:val="0"/>
              <w:divBdr>
                <w:top w:val="none" w:sz="0" w:space="0" w:color="auto"/>
                <w:left w:val="none" w:sz="0" w:space="0" w:color="auto"/>
                <w:bottom w:val="none" w:sz="0" w:space="0" w:color="auto"/>
                <w:right w:val="none" w:sz="0" w:space="0" w:color="auto"/>
              </w:divBdr>
            </w:div>
            <w:div w:id="313143423">
              <w:marLeft w:val="0"/>
              <w:marRight w:val="0"/>
              <w:marTop w:val="0"/>
              <w:marBottom w:val="0"/>
              <w:divBdr>
                <w:top w:val="none" w:sz="0" w:space="0" w:color="auto"/>
                <w:left w:val="none" w:sz="0" w:space="0" w:color="auto"/>
                <w:bottom w:val="none" w:sz="0" w:space="0" w:color="auto"/>
                <w:right w:val="none" w:sz="0" w:space="0" w:color="auto"/>
              </w:divBdr>
            </w:div>
            <w:div w:id="429668285">
              <w:marLeft w:val="0"/>
              <w:marRight w:val="0"/>
              <w:marTop w:val="0"/>
              <w:marBottom w:val="0"/>
              <w:divBdr>
                <w:top w:val="none" w:sz="0" w:space="0" w:color="auto"/>
                <w:left w:val="none" w:sz="0" w:space="0" w:color="auto"/>
                <w:bottom w:val="none" w:sz="0" w:space="0" w:color="auto"/>
                <w:right w:val="none" w:sz="0" w:space="0" w:color="auto"/>
              </w:divBdr>
            </w:div>
            <w:div w:id="1722093973">
              <w:marLeft w:val="0"/>
              <w:marRight w:val="0"/>
              <w:marTop w:val="0"/>
              <w:marBottom w:val="0"/>
              <w:divBdr>
                <w:top w:val="none" w:sz="0" w:space="0" w:color="auto"/>
                <w:left w:val="none" w:sz="0" w:space="0" w:color="auto"/>
                <w:bottom w:val="none" w:sz="0" w:space="0" w:color="auto"/>
                <w:right w:val="none" w:sz="0" w:space="0" w:color="auto"/>
              </w:divBdr>
            </w:div>
            <w:div w:id="436288913">
              <w:marLeft w:val="0"/>
              <w:marRight w:val="0"/>
              <w:marTop w:val="0"/>
              <w:marBottom w:val="0"/>
              <w:divBdr>
                <w:top w:val="none" w:sz="0" w:space="0" w:color="auto"/>
                <w:left w:val="none" w:sz="0" w:space="0" w:color="auto"/>
                <w:bottom w:val="none" w:sz="0" w:space="0" w:color="auto"/>
                <w:right w:val="none" w:sz="0" w:space="0" w:color="auto"/>
              </w:divBdr>
            </w:div>
            <w:div w:id="1907570677">
              <w:marLeft w:val="0"/>
              <w:marRight w:val="0"/>
              <w:marTop w:val="0"/>
              <w:marBottom w:val="0"/>
              <w:divBdr>
                <w:top w:val="none" w:sz="0" w:space="0" w:color="auto"/>
                <w:left w:val="none" w:sz="0" w:space="0" w:color="auto"/>
                <w:bottom w:val="none" w:sz="0" w:space="0" w:color="auto"/>
                <w:right w:val="none" w:sz="0" w:space="0" w:color="auto"/>
              </w:divBdr>
            </w:div>
            <w:div w:id="1256208289">
              <w:marLeft w:val="0"/>
              <w:marRight w:val="0"/>
              <w:marTop w:val="0"/>
              <w:marBottom w:val="0"/>
              <w:divBdr>
                <w:top w:val="none" w:sz="0" w:space="0" w:color="auto"/>
                <w:left w:val="none" w:sz="0" w:space="0" w:color="auto"/>
                <w:bottom w:val="none" w:sz="0" w:space="0" w:color="auto"/>
                <w:right w:val="none" w:sz="0" w:space="0" w:color="auto"/>
              </w:divBdr>
            </w:div>
            <w:div w:id="1149520197">
              <w:marLeft w:val="0"/>
              <w:marRight w:val="0"/>
              <w:marTop w:val="0"/>
              <w:marBottom w:val="0"/>
              <w:divBdr>
                <w:top w:val="none" w:sz="0" w:space="0" w:color="auto"/>
                <w:left w:val="none" w:sz="0" w:space="0" w:color="auto"/>
                <w:bottom w:val="none" w:sz="0" w:space="0" w:color="auto"/>
                <w:right w:val="none" w:sz="0" w:space="0" w:color="auto"/>
              </w:divBdr>
            </w:div>
            <w:div w:id="1992055538">
              <w:marLeft w:val="0"/>
              <w:marRight w:val="0"/>
              <w:marTop w:val="0"/>
              <w:marBottom w:val="0"/>
              <w:divBdr>
                <w:top w:val="none" w:sz="0" w:space="0" w:color="auto"/>
                <w:left w:val="none" w:sz="0" w:space="0" w:color="auto"/>
                <w:bottom w:val="none" w:sz="0" w:space="0" w:color="auto"/>
                <w:right w:val="none" w:sz="0" w:space="0" w:color="auto"/>
              </w:divBdr>
            </w:div>
            <w:div w:id="509216642">
              <w:marLeft w:val="0"/>
              <w:marRight w:val="0"/>
              <w:marTop w:val="0"/>
              <w:marBottom w:val="0"/>
              <w:divBdr>
                <w:top w:val="none" w:sz="0" w:space="0" w:color="auto"/>
                <w:left w:val="none" w:sz="0" w:space="0" w:color="auto"/>
                <w:bottom w:val="none" w:sz="0" w:space="0" w:color="auto"/>
                <w:right w:val="none" w:sz="0" w:space="0" w:color="auto"/>
              </w:divBdr>
            </w:div>
            <w:div w:id="357320340">
              <w:marLeft w:val="0"/>
              <w:marRight w:val="0"/>
              <w:marTop w:val="0"/>
              <w:marBottom w:val="0"/>
              <w:divBdr>
                <w:top w:val="none" w:sz="0" w:space="0" w:color="auto"/>
                <w:left w:val="none" w:sz="0" w:space="0" w:color="auto"/>
                <w:bottom w:val="none" w:sz="0" w:space="0" w:color="auto"/>
                <w:right w:val="none" w:sz="0" w:space="0" w:color="auto"/>
              </w:divBdr>
            </w:div>
            <w:div w:id="752047656">
              <w:marLeft w:val="0"/>
              <w:marRight w:val="0"/>
              <w:marTop w:val="0"/>
              <w:marBottom w:val="0"/>
              <w:divBdr>
                <w:top w:val="none" w:sz="0" w:space="0" w:color="auto"/>
                <w:left w:val="none" w:sz="0" w:space="0" w:color="auto"/>
                <w:bottom w:val="none" w:sz="0" w:space="0" w:color="auto"/>
                <w:right w:val="none" w:sz="0" w:space="0" w:color="auto"/>
              </w:divBdr>
            </w:div>
            <w:div w:id="1629433052">
              <w:marLeft w:val="0"/>
              <w:marRight w:val="0"/>
              <w:marTop w:val="0"/>
              <w:marBottom w:val="0"/>
              <w:divBdr>
                <w:top w:val="none" w:sz="0" w:space="0" w:color="auto"/>
                <w:left w:val="none" w:sz="0" w:space="0" w:color="auto"/>
                <w:bottom w:val="none" w:sz="0" w:space="0" w:color="auto"/>
                <w:right w:val="none" w:sz="0" w:space="0" w:color="auto"/>
              </w:divBdr>
            </w:div>
            <w:div w:id="472020398">
              <w:marLeft w:val="0"/>
              <w:marRight w:val="0"/>
              <w:marTop w:val="0"/>
              <w:marBottom w:val="0"/>
              <w:divBdr>
                <w:top w:val="none" w:sz="0" w:space="0" w:color="auto"/>
                <w:left w:val="none" w:sz="0" w:space="0" w:color="auto"/>
                <w:bottom w:val="none" w:sz="0" w:space="0" w:color="auto"/>
                <w:right w:val="none" w:sz="0" w:space="0" w:color="auto"/>
              </w:divBdr>
            </w:div>
            <w:div w:id="942420184">
              <w:marLeft w:val="0"/>
              <w:marRight w:val="0"/>
              <w:marTop w:val="0"/>
              <w:marBottom w:val="0"/>
              <w:divBdr>
                <w:top w:val="none" w:sz="0" w:space="0" w:color="auto"/>
                <w:left w:val="none" w:sz="0" w:space="0" w:color="auto"/>
                <w:bottom w:val="none" w:sz="0" w:space="0" w:color="auto"/>
                <w:right w:val="none" w:sz="0" w:space="0" w:color="auto"/>
              </w:divBdr>
            </w:div>
            <w:div w:id="1877617614">
              <w:marLeft w:val="0"/>
              <w:marRight w:val="0"/>
              <w:marTop w:val="0"/>
              <w:marBottom w:val="0"/>
              <w:divBdr>
                <w:top w:val="none" w:sz="0" w:space="0" w:color="auto"/>
                <w:left w:val="none" w:sz="0" w:space="0" w:color="auto"/>
                <w:bottom w:val="none" w:sz="0" w:space="0" w:color="auto"/>
                <w:right w:val="none" w:sz="0" w:space="0" w:color="auto"/>
              </w:divBdr>
            </w:div>
            <w:div w:id="108862964">
              <w:marLeft w:val="0"/>
              <w:marRight w:val="0"/>
              <w:marTop w:val="0"/>
              <w:marBottom w:val="0"/>
              <w:divBdr>
                <w:top w:val="none" w:sz="0" w:space="0" w:color="auto"/>
                <w:left w:val="none" w:sz="0" w:space="0" w:color="auto"/>
                <w:bottom w:val="none" w:sz="0" w:space="0" w:color="auto"/>
                <w:right w:val="none" w:sz="0" w:space="0" w:color="auto"/>
              </w:divBdr>
            </w:div>
            <w:div w:id="822158293">
              <w:marLeft w:val="0"/>
              <w:marRight w:val="0"/>
              <w:marTop w:val="0"/>
              <w:marBottom w:val="0"/>
              <w:divBdr>
                <w:top w:val="none" w:sz="0" w:space="0" w:color="auto"/>
                <w:left w:val="none" w:sz="0" w:space="0" w:color="auto"/>
                <w:bottom w:val="none" w:sz="0" w:space="0" w:color="auto"/>
                <w:right w:val="none" w:sz="0" w:space="0" w:color="auto"/>
              </w:divBdr>
            </w:div>
            <w:div w:id="8625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970">
      <w:bodyDiv w:val="1"/>
      <w:marLeft w:val="0"/>
      <w:marRight w:val="0"/>
      <w:marTop w:val="0"/>
      <w:marBottom w:val="0"/>
      <w:divBdr>
        <w:top w:val="none" w:sz="0" w:space="0" w:color="auto"/>
        <w:left w:val="none" w:sz="0" w:space="0" w:color="auto"/>
        <w:bottom w:val="none" w:sz="0" w:space="0" w:color="auto"/>
        <w:right w:val="none" w:sz="0" w:space="0" w:color="auto"/>
      </w:divBdr>
      <w:divsChild>
        <w:div w:id="1494880560">
          <w:marLeft w:val="0"/>
          <w:marRight w:val="0"/>
          <w:marTop w:val="0"/>
          <w:marBottom w:val="0"/>
          <w:divBdr>
            <w:top w:val="none" w:sz="0" w:space="0" w:color="auto"/>
            <w:left w:val="none" w:sz="0" w:space="0" w:color="auto"/>
            <w:bottom w:val="none" w:sz="0" w:space="0" w:color="auto"/>
            <w:right w:val="none" w:sz="0" w:space="0" w:color="auto"/>
          </w:divBdr>
          <w:divsChild>
            <w:div w:id="581837647">
              <w:marLeft w:val="0"/>
              <w:marRight w:val="0"/>
              <w:marTop w:val="0"/>
              <w:marBottom w:val="0"/>
              <w:divBdr>
                <w:top w:val="none" w:sz="0" w:space="0" w:color="auto"/>
                <w:left w:val="none" w:sz="0" w:space="0" w:color="auto"/>
                <w:bottom w:val="none" w:sz="0" w:space="0" w:color="auto"/>
                <w:right w:val="none" w:sz="0" w:space="0" w:color="auto"/>
              </w:divBdr>
            </w:div>
            <w:div w:id="561910445">
              <w:marLeft w:val="0"/>
              <w:marRight w:val="0"/>
              <w:marTop w:val="0"/>
              <w:marBottom w:val="0"/>
              <w:divBdr>
                <w:top w:val="none" w:sz="0" w:space="0" w:color="auto"/>
                <w:left w:val="none" w:sz="0" w:space="0" w:color="auto"/>
                <w:bottom w:val="none" w:sz="0" w:space="0" w:color="auto"/>
                <w:right w:val="none" w:sz="0" w:space="0" w:color="auto"/>
              </w:divBdr>
            </w:div>
            <w:div w:id="2138184899">
              <w:marLeft w:val="0"/>
              <w:marRight w:val="0"/>
              <w:marTop w:val="0"/>
              <w:marBottom w:val="0"/>
              <w:divBdr>
                <w:top w:val="none" w:sz="0" w:space="0" w:color="auto"/>
                <w:left w:val="none" w:sz="0" w:space="0" w:color="auto"/>
                <w:bottom w:val="none" w:sz="0" w:space="0" w:color="auto"/>
                <w:right w:val="none" w:sz="0" w:space="0" w:color="auto"/>
              </w:divBdr>
            </w:div>
            <w:div w:id="2011788862">
              <w:marLeft w:val="0"/>
              <w:marRight w:val="0"/>
              <w:marTop w:val="0"/>
              <w:marBottom w:val="0"/>
              <w:divBdr>
                <w:top w:val="none" w:sz="0" w:space="0" w:color="auto"/>
                <w:left w:val="none" w:sz="0" w:space="0" w:color="auto"/>
                <w:bottom w:val="none" w:sz="0" w:space="0" w:color="auto"/>
                <w:right w:val="none" w:sz="0" w:space="0" w:color="auto"/>
              </w:divBdr>
            </w:div>
            <w:div w:id="1720665554">
              <w:marLeft w:val="0"/>
              <w:marRight w:val="0"/>
              <w:marTop w:val="0"/>
              <w:marBottom w:val="0"/>
              <w:divBdr>
                <w:top w:val="none" w:sz="0" w:space="0" w:color="auto"/>
                <w:left w:val="none" w:sz="0" w:space="0" w:color="auto"/>
                <w:bottom w:val="none" w:sz="0" w:space="0" w:color="auto"/>
                <w:right w:val="none" w:sz="0" w:space="0" w:color="auto"/>
              </w:divBdr>
            </w:div>
            <w:div w:id="926688863">
              <w:marLeft w:val="0"/>
              <w:marRight w:val="0"/>
              <w:marTop w:val="0"/>
              <w:marBottom w:val="0"/>
              <w:divBdr>
                <w:top w:val="none" w:sz="0" w:space="0" w:color="auto"/>
                <w:left w:val="none" w:sz="0" w:space="0" w:color="auto"/>
                <w:bottom w:val="none" w:sz="0" w:space="0" w:color="auto"/>
                <w:right w:val="none" w:sz="0" w:space="0" w:color="auto"/>
              </w:divBdr>
            </w:div>
            <w:div w:id="800804915">
              <w:marLeft w:val="0"/>
              <w:marRight w:val="0"/>
              <w:marTop w:val="0"/>
              <w:marBottom w:val="0"/>
              <w:divBdr>
                <w:top w:val="none" w:sz="0" w:space="0" w:color="auto"/>
                <w:left w:val="none" w:sz="0" w:space="0" w:color="auto"/>
                <w:bottom w:val="none" w:sz="0" w:space="0" w:color="auto"/>
                <w:right w:val="none" w:sz="0" w:space="0" w:color="auto"/>
              </w:divBdr>
            </w:div>
            <w:div w:id="1626347356">
              <w:marLeft w:val="0"/>
              <w:marRight w:val="0"/>
              <w:marTop w:val="0"/>
              <w:marBottom w:val="0"/>
              <w:divBdr>
                <w:top w:val="none" w:sz="0" w:space="0" w:color="auto"/>
                <w:left w:val="none" w:sz="0" w:space="0" w:color="auto"/>
                <w:bottom w:val="none" w:sz="0" w:space="0" w:color="auto"/>
                <w:right w:val="none" w:sz="0" w:space="0" w:color="auto"/>
              </w:divBdr>
            </w:div>
            <w:div w:id="578752931">
              <w:marLeft w:val="0"/>
              <w:marRight w:val="0"/>
              <w:marTop w:val="0"/>
              <w:marBottom w:val="0"/>
              <w:divBdr>
                <w:top w:val="none" w:sz="0" w:space="0" w:color="auto"/>
                <w:left w:val="none" w:sz="0" w:space="0" w:color="auto"/>
                <w:bottom w:val="none" w:sz="0" w:space="0" w:color="auto"/>
                <w:right w:val="none" w:sz="0" w:space="0" w:color="auto"/>
              </w:divBdr>
            </w:div>
            <w:div w:id="572618223">
              <w:marLeft w:val="0"/>
              <w:marRight w:val="0"/>
              <w:marTop w:val="0"/>
              <w:marBottom w:val="0"/>
              <w:divBdr>
                <w:top w:val="none" w:sz="0" w:space="0" w:color="auto"/>
                <w:left w:val="none" w:sz="0" w:space="0" w:color="auto"/>
                <w:bottom w:val="none" w:sz="0" w:space="0" w:color="auto"/>
                <w:right w:val="none" w:sz="0" w:space="0" w:color="auto"/>
              </w:divBdr>
            </w:div>
            <w:div w:id="141699046">
              <w:marLeft w:val="0"/>
              <w:marRight w:val="0"/>
              <w:marTop w:val="0"/>
              <w:marBottom w:val="0"/>
              <w:divBdr>
                <w:top w:val="none" w:sz="0" w:space="0" w:color="auto"/>
                <w:left w:val="none" w:sz="0" w:space="0" w:color="auto"/>
                <w:bottom w:val="none" w:sz="0" w:space="0" w:color="auto"/>
                <w:right w:val="none" w:sz="0" w:space="0" w:color="auto"/>
              </w:divBdr>
            </w:div>
            <w:div w:id="852452546">
              <w:marLeft w:val="0"/>
              <w:marRight w:val="0"/>
              <w:marTop w:val="0"/>
              <w:marBottom w:val="0"/>
              <w:divBdr>
                <w:top w:val="none" w:sz="0" w:space="0" w:color="auto"/>
                <w:left w:val="none" w:sz="0" w:space="0" w:color="auto"/>
                <w:bottom w:val="none" w:sz="0" w:space="0" w:color="auto"/>
                <w:right w:val="none" w:sz="0" w:space="0" w:color="auto"/>
              </w:divBdr>
            </w:div>
            <w:div w:id="473717303">
              <w:marLeft w:val="0"/>
              <w:marRight w:val="0"/>
              <w:marTop w:val="0"/>
              <w:marBottom w:val="0"/>
              <w:divBdr>
                <w:top w:val="none" w:sz="0" w:space="0" w:color="auto"/>
                <w:left w:val="none" w:sz="0" w:space="0" w:color="auto"/>
                <w:bottom w:val="none" w:sz="0" w:space="0" w:color="auto"/>
                <w:right w:val="none" w:sz="0" w:space="0" w:color="auto"/>
              </w:divBdr>
            </w:div>
            <w:div w:id="440295566">
              <w:marLeft w:val="0"/>
              <w:marRight w:val="0"/>
              <w:marTop w:val="0"/>
              <w:marBottom w:val="0"/>
              <w:divBdr>
                <w:top w:val="none" w:sz="0" w:space="0" w:color="auto"/>
                <w:left w:val="none" w:sz="0" w:space="0" w:color="auto"/>
                <w:bottom w:val="none" w:sz="0" w:space="0" w:color="auto"/>
                <w:right w:val="none" w:sz="0" w:space="0" w:color="auto"/>
              </w:divBdr>
            </w:div>
            <w:div w:id="1316183417">
              <w:marLeft w:val="0"/>
              <w:marRight w:val="0"/>
              <w:marTop w:val="0"/>
              <w:marBottom w:val="0"/>
              <w:divBdr>
                <w:top w:val="none" w:sz="0" w:space="0" w:color="auto"/>
                <w:left w:val="none" w:sz="0" w:space="0" w:color="auto"/>
                <w:bottom w:val="none" w:sz="0" w:space="0" w:color="auto"/>
                <w:right w:val="none" w:sz="0" w:space="0" w:color="auto"/>
              </w:divBdr>
            </w:div>
            <w:div w:id="29654271">
              <w:marLeft w:val="0"/>
              <w:marRight w:val="0"/>
              <w:marTop w:val="0"/>
              <w:marBottom w:val="0"/>
              <w:divBdr>
                <w:top w:val="none" w:sz="0" w:space="0" w:color="auto"/>
                <w:left w:val="none" w:sz="0" w:space="0" w:color="auto"/>
                <w:bottom w:val="none" w:sz="0" w:space="0" w:color="auto"/>
                <w:right w:val="none" w:sz="0" w:space="0" w:color="auto"/>
              </w:divBdr>
            </w:div>
            <w:div w:id="49035117">
              <w:marLeft w:val="0"/>
              <w:marRight w:val="0"/>
              <w:marTop w:val="0"/>
              <w:marBottom w:val="0"/>
              <w:divBdr>
                <w:top w:val="none" w:sz="0" w:space="0" w:color="auto"/>
                <w:left w:val="none" w:sz="0" w:space="0" w:color="auto"/>
                <w:bottom w:val="none" w:sz="0" w:space="0" w:color="auto"/>
                <w:right w:val="none" w:sz="0" w:space="0" w:color="auto"/>
              </w:divBdr>
            </w:div>
            <w:div w:id="1601260935">
              <w:marLeft w:val="0"/>
              <w:marRight w:val="0"/>
              <w:marTop w:val="0"/>
              <w:marBottom w:val="0"/>
              <w:divBdr>
                <w:top w:val="none" w:sz="0" w:space="0" w:color="auto"/>
                <w:left w:val="none" w:sz="0" w:space="0" w:color="auto"/>
                <w:bottom w:val="none" w:sz="0" w:space="0" w:color="auto"/>
                <w:right w:val="none" w:sz="0" w:space="0" w:color="auto"/>
              </w:divBdr>
            </w:div>
            <w:div w:id="1432816790">
              <w:marLeft w:val="0"/>
              <w:marRight w:val="0"/>
              <w:marTop w:val="0"/>
              <w:marBottom w:val="0"/>
              <w:divBdr>
                <w:top w:val="none" w:sz="0" w:space="0" w:color="auto"/>
                <w:left w:val="none" w:sz="0" w:space="0" w:color="auto"/>
                <w:bottom w:val="none" w:sz="0" w:space="0" w:color="auto"/>
                <w:right w:val="none" w:sz="0" w:space="0" w:color="auto"/>
              </w:divBdr>
            </w:div>
            <w:div w:id="1351760739">
              <w:marLeft w:val="0"/>
              <w:marRight w:val="0"/>
              <w:marTop w:val="0"/>
              <w:marBottom w:val="0"/>
              <w:divBdr>
                <w:top w:val="none" w:sz="0" w:space="0" w:color="auto"/>
                <w:left w:val="none" w:sz="0" w:space="0" w:color="auto"/>
                <w:bottom w:val="none" w:sz="0" w:space="0" w:color="auto"/>
                <w:right w:val="none" w:sz="0" w:space="0" w:color="auto"/>
              </w:divBdr>
            </w:div>
            <w:div w:id="1521626750">
              <w:marLeft w:val="0"/>
              <w:marRight w:val="0"/>
              <w:marTop w:val="0"/>
              <w:marBottom w:val="0"/>
              <w:divBdr>
                <w:top w:val="none" w:sz="0" w:space="0" w:color="auto"/>
                <w:left w:val="none" w:sz="0" w:space="0" w:color="auto"/>
                <w:bottom w:val="none" w:sz="0" w:space="0" w:color="auto"/>
                <w:right w:val="none" w:sz="0" w:space="0" w:color="auto"/>
              </w:divBdr>
            </w:div>
            <w:div w:id="880945617">
              <w:marLeft w:val="0"/>
              <w:marRight w:val="0"/>
              <w:marTop w:val="0"/>
              <w:marBottom w:val="0"/>
              <w:divBdr>
                <w:top w:val="none" w:sz="0" w:space="0" w:color="auto"/>
                <w:left w:val="none" w:sz="0" w:space="0" w:color="auto"/>
                <w:bottom w:val="none" w:sz="0" w:space="0" w:color="auto"/>
                <w:right w:val="none" w:sz="0" w:space="0" w:color="auto"/>
              </w:divBdr>
            </w:div>
            <w:div w:id="1581252979">
              <w:marLeft w:val="0"/>
              <w:marRight w:val="0"/>
              <w:marTop w:val="0"/>
              <w:marBottom w:val="0"/>
              <w:divBdr>
                <w:top w:val="none" w:sz="0" w:space="0" w:color="auto"/>
                <w:left w:val="none" w:sz="0" w:space="0" w:color="auto"/>
                <w:bottom w:val="none" w:sz="0" w:space="0" w:color="auto"/>
                <w:right w:val="none" w:sz="0" w:space="0" w:color="auto"/>
              </w:divBdr>
            </w:div>
            <w:div w:id="344596680">
              <w:marLeft w:val="0"/>
              <w:marRight w:val="0"/>
              <w:marTop w:val="0"/>
              <w:marBottom w:val="0"/>
              <w:divBdr>
                <w:top w:val="none" w:sz="0" w:space="0" w:color="auto"/>
                <w:left w:val="none" w:sz="0" w:space="0" w:color="auto"/>
                <w:bottom w:val="none" w:sz="0" w:space="0" w:color="auto"/>
                <w:right w:val="none" w:sz="0" w:space="0" w:color="auto"/>
              </w:divBdr>
            </w:div>
            <w:div w:id="998535963">
              <w:marLeft w:val="0"/>
              <w:marRight w:val="0"/>
              <w:marTop w:val="0"/>
              <w:marBottom w:val="0"/>
              <w:divBdr>
                <w:top w:val="none" w:sz="0" w:space="0" w:color="auto"/>
                <w:left w:val="none" w:sz="0" w:space="0" w:color="auto"/>
                <w:bottom w:val="none" w:sz="0" w:space="0" w:color="auto"/>
                <w:right w:val="none" w:sz="0" w:space="0" w:color="auto"/>
              </w:divBdr>
            </w:div>
            <w:div w:id="1953432748">
              <w:marLeft w:val="0"/>
              <w:marRight w:val="0"/>
              <w:marTop w:val="0"/>
              <w:marBottom w:val="0"/>
              <w:divBdr>
                <w:top w:val="none" w:sz="0" w:space="0" w:color="auto"/>
                <w:left w:val="none" w:sz="0" w:space="0" w:color="auto"/>
                <w:bottom w:val="none" w:sz="0" w:space="0" w:color="auto"/>
                <w:right w:val="none" w:sz="0" w:space="0" w:color="auto"/>
              </w:divBdr>
            </w:div>
            <w:div w:id="984774042">
              <w:marLeft w:val="0"/>
              <w:marRight w:val="0"/>
              <w:marTop w:val="0"/>
              <w:marBottom w:val="0"/>
              <w:divBdr>
                <w:top w:val="none" w:sz="0" w:space="0" w:color="auto"/>
                <w:left w:val="none" w:sz="0" w:space="0" w:color="auto"/>
                <w:bottom w:val="none" w:sz="0" w:space="0" w:color="auto"/>
                <w:right w:val="none" w:sz="0" w:space="0" w:color="auto"/>
              </w:divBdr>
            </w:div>
            <w:div w:id="915936709">
              <w:marLeft w:val="0"/>
              <w:marRight w:val="0"/>
              <w:marTop w:val="0"/>
              <w:marBottom w:val="0"/>
              <w:divBdr>
                <w:top w:val="none" w:sz="0" w:space="0" w:color="auto"/>
                <w:left w:val="none" w:sz="0" w:space="0" w:color="auto"/>
                <w:bottom w:val="none" w:sz="0" w:space="0" w:color="auto"/>
                <w:right w:val="none" w:sz="0" w:space="0" w:color="auto"/>
              </w:divBdr>
            </w:div>
            <w:div w:id="901214121">
              <w:marLeft w:val="0"/>
              <w:marRight w:val="0"/>
              <w:marTop w:val="0"/>
              <w:marBottom w:val="0"/>
              <w:divBdr>
                <w:top w:val="none" w:sz="0" w:space="0" w:color="auto"/>
                <w:left w:val="none" w:sz="0" w:space="0" w:color="auto"/>
                <w:bottom w:val="none" w:sz="0" w:space="0" w:color="auto"/>
                <w:right w:val="none" w:sz="0" w:space="0" w:color="auto"/>
              </w:divBdr>
            </w:div>
            <w:div w:id="1313604662">
              <w:marLeft w:val="0"/>
              <w:marRight w:val="0"/>
              <w:marTop w:val="0"/>
              <w:marBottom w:val="0"/>
              <w:divBdr>
                <w:top w:val="none" w:sz="0" w:space="0" w:color="auto"/>
                <w:left w:val="none" w:sz="0" w:space="0" w:color="auto"/>
                <w:bottom w:val="none" w:sz="0" w:space="0" w:color="auto"/>
                <w:right w:val="none" w:sz="0" w:space="0" w:color="auto"/>
              </w:divBdr>
            </w:div>
            <w:div w:id="53165398">
              <w:marLeft w:val="0"/>
              <w:marRight w:val="0"/>
              <w:marTop w:val="0"/>
              <w:marBottom w:val="0"/>
              <w:divBdr>
                <w:top w:val="none" w:sz="0" w:space="0" w:color="auto"/>
                <w:left w:val="none" w:sz="0" w:space="0" w:color="auto"/>
                <w:bottom w:val="none" w:sz="0" w:space="0" w:color="auto"/>
                <w:right w:val="none" w:sz="0" w:space="0" w:color="auto"/>
              </w:divBdr>
            </w:div>
            <w:div w:id="613290334">
              <w:marLeft w:val="0"/>
              <w:marRight w:val="0"/>
              <w:marTop w:val="0"/>
              <w:marBottom w:val="0"/>
              <w:divBdr>
                <w:top w:val="none" w:sz="0" w:space="0" w:color="auto"/>
                <w:left w:val="none" w:sz="0" w:space="0" w:color="auto"/>
                <w:bottom w:val="none" w:sz="0" w:space="0" w:color="auto"/>
                <w:right w:val="none" w:sz="0" w:space="0" w:color="auto"/>
              </w:divBdr>
            </w:div>
            <w:div w:id="1450275412">
              <w:marLeft w:val="0"/>
              <w:marRight w:val="0"/>
              <w:marTop w:val="0"/>
              <w:marBottom w:val="0"/>
              <w:divBdr>
                <w:top w:val="none" w:sz="0" w:space="0" w:color="auto"/>
                <w:left w:val="none" w:sz="0" w:space="0" w:color="auto"/>
                <w:bottom w:val="none" w:sz="0" w:space="0" w:color="auto"/>
                <w:right w:val="none" w:sz="0" w:space="0" w:color="auto"/>
              </w:divBdr>
            </w:div>
            <w:div w:id="970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3013">
      <w:bodyDiv w:val="1"/>
      <w:marLeft w:val="0"/>
      <w:marRight w:val="0"/>
      <w:marTop w:val="0"/>
      <w:marBottom w:val="0"/>
      <w:divBdr>
        <w:top w:val="none" w:sz="0" w:space="0" w:color="auto"/>
        <w:left w:val="none" w:sz="0" w:space="0" w:color="auto"/>
        <w:bottom w:val="none" w:sz="0" w:space="0" w:color="auto"/>
        <w:right w:val="none" w:sz="0" w:space="0" w:color="auto"/>
      </w:divBdr>
    </w:div>
    <w:div w:id="1912351444">
      <w:bodyDiv w:val="1"/>
      <w:marLeft w:val="0"/>
      <w:marRight w:val="0"/>
      <w:marTop w:val="0"/>
      <w:marBottom w:val="0"/>
      <w:divBdr>
        <w:top w:val="none" w:sz="0" w:space="0" w:color="auto"/>
        <w:left w:val="none" w:sz="0" w:space="0" w:color="auto"/>
        <w:bottom w:val="none" w:sz="0" w:space="0" w:color="auto"/>
        <w:right w:val="none" w:sz="0" w:space="0" w:color="auto"/>
      </w:divBdr>
      <w:divsChild>
        <w:div w:id="518734629">
          <w:marLeft w:val="0"/>
          <w:marRight w:val="0"/>
          <w:marTop w:val="0"/>
          <w:marBottom w:val="0"/>
          <w:divBdr>
            <w:top w:val="none" w:sz="0" w:space="0" w:color="auto"/>
            <w:left w:val="none" w:sz="0" w:space="0" w:color="auto"/>
            <w:bottom w:val="none" w:sz="0" w:space="0" w:color="auto"/>
            <w:right w:val="none" w:sz="0" w:space="0" w:color="auto"/>
          </w:divBdr>
          <w:divsChild>
            <w:div w:id="971789154">
              <w:marLeft w:val="0"/>
              <w:marRight w:val="0"/>
              <w:marTop w:val="0"/>
              <w:marBottom w:val="0"/>
              <w:divBdr>
                <w:top w:val="none" w:sz="0" w:space="0" w:color="auto"/>
                <w:left w:val="none" w:sz="0" w:space="0" w:color="auto"/>
                <w:bottom w:val="none" w:sz="0" w:space="0" w:color="auto"/>
                <w:right w:val="none" w:sz="0" w:space="0" w:color="auto"/>
              </w:divBdr>
            </w:div>
            <w:div w:id="2057465238">
              <w:marLeft w:val="0"/>
              <w:marRight w:val="0"/>
              <w:marTop w:val="0"/>
              <w:marBottom w:val="0"/>
              <w:divBdr>
                <w:top w:val="none" w:sz="0" w:space="0" w:color="auto"/>
                <w:left w:val="none" w:sz="0" w:space="0" w:color="auto"/>
                <w:bottom w:val="none" w:sz="0" w:space="0" w:color="auto"/>
                <w:right w:val="none" w:sz="0" w:space="0" w:color="auto"/>
              </w:divBdr>
            </w:div>
            <w:div w:id="1153713384">
              <w:marLeft w:val="0"/>
              <w:marRight w:val="0"/>
              <w:marTop w:val="0"/>
              <w:marBottom w:val="0"/>
              <w:divBdr>
                <w:top w:val="none" w:sz="0" w:space="0" w:color="auto"/>
                <w:left w:val="none" w:sz="0" w:space="0" w:color="auto"/>
                <w:bottom w:val="none" w:sz="0" w:space="0" w:color="auto"/>
                <w:right w:val="none" w:sz="0" w:space="0" w:color="auto"/>
              </w:divBdr>
            </w:div>
            <w:div w:id="103354573">
              <w:marLeft w:val="0"/>
              <w:marRight w:val="0"/>
              <w:marTop w:val="0"/>
              <w:marBottom w:val="0"/>
              <w:divBdr>
                <w:top w:val="none" w:sz="0" w:space="0" w:color="auto"/>
                <w:left w:val="none" w:sz="0" w:space="0" w:color="auto"/>
                <w:bottom w:val="none" w:sz="0" w:space="0" w:color="auto"/>
                <w:right w:val="none" w:sz="0" w:space="0" w:color="auto"/>
              </w:divBdr>
            </w:div>
            <w:div w:id="258685899">
              <w:marLeft w:val="0"/>
              <w:marRight w:val="0"/>
              <w:marTop w:val="0"/>
              <w:marBottom w:val="0"/>
              <w:divBdr>
                <w:top w:val="none" w:sz="0" w:space="0" w:color="auto"/>
                <w:left w:val="none" w:sz="0" w:space="0" w:color="auto"/>
                <w:bottom w:val="none" w:sz="0" w:space="0" w:color="auto"/>
                <w:right w:val="none" w:sz="0" w:space="0" w:color="auto"/>
              </w:divBdr>
            </w:div>
            <w:div w:id="1832676963">
              <w:marLeft w:val="0"/>
              <w:marRight w:val="0"/>
              <w:marTop w:val="0"/>
              <w:marBottom w:val="0"/>
              <w:divBdr>
                <w:top w:val="none" w:sz="0" w:space="0" w:color="auto"/>
                <w:left w:val="none" w:sz="0" w:space="0" w:color="auto"/>
                <w:bottom w:val="none" w:sz="0" w:space="0" w:color="auto"/>
                <w:right w:val="none" w:sz="0" w:space="0" w:color="auto"/>
              </w:divBdr>
            </w:div>
            <w:div w:id="1822185910">
              <w:marLeft w:val="0"/>
              <w:marRight w:val="0"/>
              <w:marTop w:val="0"/>
              <w:marBottom w:val="0"/>
              <w:divBdr>
                <w:top w:val="none" w:sz="0" w:space="0" w:color="auto"/>
                <w:left w:val="none" w:sz="0" w:space="0" w:color="auto"/>
                <w:bottom w:val="none" w:sz="0" w:space="0" w:color="auto"/>
                <w:right w:val="none" w:sz="0" w:space="0" w:color="auto"/>
              </w:divBdr>
            </w:div>
            <w:div w:id="882209238">
              <w:marLeft w:val="0"/>
              <w:marRight w:val="0"/>
              <w:marTop w:val="0"/>
              <w:marBottom w:val="0"/>
              <w:divBdr>
                <w:top w:val="none" w:sz="0" w:space="0" w:color="auto"/>
                <w:left w:val="none" w:sz="0" w:space="0" w:color="auto"/>
                <w:bottom w:val="none" w:sz="0" w:space="0" w:color="auto"/>
                <w:right w:val="none" w:sz="0" w:space="0" w:color="auto"/>
              </w:divBdr>
            </w:div>
            <w:div w:id="1283420283">
              <w:marLeft w:val="0"/>
              <w:marRight w:val="0"/>
              <w:marTop w:val="0"/>
              <w:marBottom w:val="0"/>
              <w:divBdr>
                <w:top w:val="none" w:sz="0" w:space="0" w:color="auto"/>
                <w:left w:val="none" w:sz="0" w:space="0" w:color="auto"/>
                <w:bottom w:val="none" w:sz="0" w:space="0" w:color="auto"/>
                <w:right w:val="none" w:sz="0" w:space="0" w:color="auto"/>
              </w:divBdr>
            </w:div>
            <w:div w:id="1341736427">
              <w:marLeft w:val="0"/>
              <w:marRight w:val="0"/>
              <w:marTop w:val="0"/>
              <w:marBottom w:val="0"/>
              <w:divBdr>
                <w:top w:val="none" w:sz="0" w:space="0" w:color="auto"/>
                <w:left w:val="none" w:sz="0" w:space="0" w:color="auto"/>
                <w:bottom w:val="none" w:sz="0" w:space="0" w:color="auto"/>
                <w:right w:val="none" w:sz="0" w:space="0" w:color="auto"/>
              </w:divBdr>
            </w:div>
            <w:div w:id="1747414620">
              <w:marLeft w:val="0"/>
              <w:marRight w:val="0"/>
              <w:marTop w:val="0"/>
              <w:marBottom w:val="0"/>
              <w:divBdr>
                <w:top w:val="none" w:sz="0" w:space="0" w:color="auto"/>
                <w:left w:val="none" w:sz="0" w:space="0" w:color="auto"/>
                <w:bottom w:val="none" w:sz="0" w:space="0" w:color="auto"/>
                <w:right w:val="none" w:sz="0" w:space="0" w:color="auto"/>
              </w:divBdr>
            </w:div>
            <w:div w:id="1682975979">
              <w:marLeft w:val="0"/>
              <w:marRight w:val="0"/>
              <w:marTop w:val="0"/>
              <w:marBottom w:val="0"/>
              <w:divBdr>
                <w:top w:val="none" w:sz="0" w:space="0" w:color="auto"/>
                <w:left w:val="none" w:sz="0" w:space="0" w:color="auto"/>
                <w:bottom w:val="none" w:sz="0" w:space="0" w:color="auto"/>
                <w:right w:val="none" w:sz="0" w:space="0" w:color="auto"/>
              </w:divBdr>
            </w:div>
            <w:div w:id="1180580492">
              <w:marLeft w:val="0"/>
              <w:marRight w:val="0"/>
              <w:marTop w:val="0"/>
              <w:marBottom w:val="0"/>
              <w:divBdr>
                <w:top w:val="none" w:sz="0" w:space="0" w:color="auto"/>
                <w:left w:val="none" w:sz="0" w:space="0" w:color="auto"/>
                <w:bottom w:val="none" w:sz="0" w:space="0" w:color="auto"/>
                <w:right w:val="none" w:sz="0" w:space="0" w:color="auto"/>
              </w:divBdr>
            </w:div>
            <w:div w:id="675884188">
              <w:marLeft w:val="0"/>
              <w:marRight w:val="0"/>
              <w:marTop w:val="0"/>
              <w:marBottom w:val="0"/>
              <w:divBdr>
                <w:top w:val="none" w:sz="0" w:space="0" w:color="auto"/>
                <w:left w:val="none" w:sz="0" w:space="0" w:color="auto"/>
                <w:bottom w:val="none" w:sz="0" w:space="0" w:color="auto"/>
                <w:right w:val="none" w:sz="0" w:space="0" w:color="auto"/>
              </w:divBdr>
            </w:div>
            <w:div w:id="2115243579">
              <w:marLeft w:val="0"/>
              <w:marRight w:val="0"/>
              <w:marTop w:val="0"/>
              <w:marBottom w:val="0"/>
              <w:divBdr>
                <w:top w:val="none" w:sz="0" w:space="0" w:color="auto"/>
                <w:left w:val="none" w:sz="0" w:space="0" w:color="auto"/>
                <w:bottom w:val="none" w:sz="0" w:space="0" w:color="auto"/>
                <w:right w:val="none" w:sz="0" w:space="0" w:color="auto"/>
              </w:divBdr>
            </w:div>
            <w:div w:id="1953706273">
              <w:marLeft w:val="0"/>
              <w:marRight w:val="0"/>
              <w:marTop w:val="0"/>
              <w:marBottom w:val="0"/>
              <w:divBdr>
                <w:top w:val="none" w:sz="0" w:space="0" w:color="auto"/>
                <w:left w:val="none" w:sz="0" w:space="0" w:color="auto"/>
                <w:bottom w:val="none" w:sz="0" w:space="0" w:color="auto"/>
                <w:right w:val="none" w:sz="0" w:space="0" w:color="auto"/>
              </w:divBdr>
            </w:div>
            <w:div w:id="1220895646">
              <w:marLeft w:val="0"/>
              <w:marRight w:val="0"/>
              <w:marTop w:val="0"/>
              <w:marBottom w:val="0"/>
              <w:divBdr>
                <w:top w:val="none" w:sz="0" w:space="0" w:color="auto"/>
                <w:left w:val="none" w:sz="0" w:space="0" w:color="auto"/>
                <w:bottom w:val="none" w:sz="0" w:space="0" w:color="auto"/>
                <w:right w:val="none" w:sz="0" w:space="0" w:color="auto"/>
              </w:divBdr>
            </w:div>
            <w:div w:id="1401320369">
              <w:marLeft w:val="0"/>
              <w:marRight w:val="0"/>
              <w:marTop w:val="0"/>
              <w:marBottom w:val="0"/>
              <w:divBdr>
                <w:top w:val="none" w:sz="0" w:space="0" w:color="auto"/>
                <w:left w:val="none" w:sz="0" w:space="0" w:color="auto"/>
                <w:bottom w:val="none" w:sz="0" w:space="0" w:color="auto"/>
                <w:right w:val="none" w:sz="0" w:space="0" w:color="auto"/>
              </w:divBdr>
            </w:div>
            <w:div w:id="34357298">
              <w:marLeft w:val="0"/>
              <w:marRight w:val="0"/>
              <w:marTop w:val="0"/>
              <w:marBottom w:val="0"/>
              <w:divBdr>
                <w:top w:val="none" w:sz="0" w:space="0" w:color="auto"/>
                <w:left w:val="none" w:sz="0" w:space="0" w:color="auto"/>
                <w:bottom w:val="none" w:sz="0" w:space="0" w:color="auto"/>
                <w:right w:val="none" w:sz="0" w:space="0" w:color="auto"/>
              </w:divBdr>
            </w:div>
            <w:div w:id="1259217007">
              <w:marLeft w:val="0"/>
              <w:marRight w:val="0"/>
              <w:marTop w:val="0"/>
              <w:marBottom w:val="0"/>
              <w:divBdr>
                <w:top w:val="none" w:sz="0" w:space="0" w:color="auto"/>
                <w:left w:val="none" w:sz="0" w:space="0" w:color="auto"/>
                <w:bottom w:val="none" w:sz="0" w:space="0" w:color="auto"/>
                <w:right w:val="none" w:sz="0" w:space="0" w:color="auto"/>
              </w:divBdr>
            </w:div>
            <w:div w:id="12594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8803">
      <w:bodyDiv w:val="1"/>
      <w:marLeft w:val="0"/>
      <w:marRight w:val="0"/>
      <w:marTop w:val="0"/>
      <w:marBottom w:val="0"/>
      <w:divBdr>
        <w:top w:val="none" w:sz="0" w:space="0" w:color="auto"/>
        <w:left w:val="none" w:sz="0" w:space="0" w:color="auto"/>
        <w:bottom w:val="none" w:sz="0" w:space="0" w:color="auto"/>
        <w:right w:val="none" w:sz="0" w:space="0" w:color="auto"/>
      </w:divBdr>
      <w:divsChild>
        <w:div w:id="1633826442">
          <w:marLeft w:val="0"/>
          <w:marRight w:val="0"/>
          <w:marTop w:val="0"/>
          <w:marBottom w:val="0"/>
          <w:divBdr>
            <w:top w:val="none" w:sz="0" w:space="0" w:color="auto"/>
            <w:left w:val="none" w:sz="0" w:space="0" w:color="auto"/>
            <w:bottom w:val="none" w:sz="0" w:space="0" w:color="auto"/>
            <w:right w:val="none" w:sz="0" w:space="0" w:color="auto"/>
          </w:divBdr>
          <w:divsChild>
            <w:div w:id="384135708">
              <w:marLeft w:val="0"/>
              <w:marRight w:val="0"/>
              <w:marTop w:val="0"/>
              <w:marBottom w:val="0"/>
              <w:divBdr>
                <w:top w:val="none" w:sz="0" w:space="0" w:color="auto"/>
                <w:left w:val="none" w:sz="0" w:space="0" w:color="auto"/>
                <w:bottom w:val="none" w:sz="0" w:space="0" w:color="auto"/>
                <w:right w:val="none" w:sz="0" w:space="0" w:color="auto"/>
              </w:divBdr>
            </w:div>
            <w:div w:id="1314602009">
              <w:marLeft w:val="0"/>
              <w:marRight w:val="0"/>
              <w:marTop w:val="0"/>
              <w:marBottom w:val="0"/>
              <w:divBdr>
                <w:top w:val="none" w:sz="0" w:space="0" w:color="auto"/>
                <w:left w:val="none" w:sz="0" w:space="0" w:color="auto"/>
                <w:bottom w:val="none" w:sz="0" w:space="0" w:color="auto"/>
                <w:right w:val="none" w:sz="0" w:space="0" w:color="auto"/>
              </w:divBdr>
            </w:div>
            <w:div w:id="781219680">
              <w:marLeft w:val="0"/>
              <w:marRight w:val="0"/>
              <w:marTop w:val="0"/>
              <w:marBottom w:val="0"/>
              <w:divBdr>
                <w:top w:val="none" w:sz="0" w:space="0" w:color="auto"/>
                <w:left w:val="none" w:sz="0" w:space="0" w:color="auto"/>
                <w:bottom w:val="none" w:sz="0" w:space="0" w:color="auto"/>
                <w:right w:val="none" w:sz="0" w:space="0" w:color="auto"/>
              </w:divBdr>
            </w:div>
            <w:div w:id="941883828">
              <w:marLeft w:val="0"/>
              <w:marRight w:val="0"/>
              <w:marTop w:val="0"/>
              <w:marBottom w:val="0"/>
              <w:divBdr>
                <w:top w:val="none" w:sz="0" w:space="0" w:color="auto"/>
                <w:left w:val="none" w:sz="0" w:space="0" w:color="auto"/>
                <w:bottom w:val="none" w:sz="0" w:space="0" w:color="auto"/>
                <w:right w:val="none" w:sz="0" w:space="0" w:color="auto"/>
              </w:divBdr>
            </w:div>
            <w:div w:id="1448238813">
              <w:marLeft w:val="0"/>
              <w:marRight w:val="0"/>
              <w:marTop w:val="0"/>
              <w:marBottom w:val="0"/>
              <w:divBdr>
                <w:top w:val="none" w:sz="0" w:space="0" w:color="auto"/>
                <w:left w:val="none" w:sz="0" w:space="0" w:color="auto"/>
                <w:bottom w:val="none" w:sz="0" w:space="0" w:color="auto"/>
                <w:right w:val="none" w:sz="0" w:space="0" w:color="auto"/>
              </w:divBdr>
            </w:div>
            <w:div w:id="2000228376">
              <w:marLeft w:val="0"/>
              <w:marRight w:val="0"/>
              <w:marTop w:val="0"/>
              <w:marBottom w:val="0"/>
              <w:divBdr>
                <w:top w:val="none" w:sz="0" w:space="0" w:color="auto"/>
                <w:left w:val="none" w:sz="0" w:space="0" w:color="auto"/>
                <w:bottom w:val="none" w:sz="0" w:space="0" w:color="auto"/>
                <w:right w:val="none" w:sz="0" w:space="0" w:color="auto"/>
              </w:divBdr>
            </w:div>
            <w:div w:id="1902977583">
              <w:marLeft w:val="0"/>
              <w:marRight w:val="0"/>
              <w:marTop w:val="0"/>
              <w:marBottom w:val="0"/>
              <w:divBdr>
                <w:top w:val="none" w:sz="0" w:space="0" w:color="auto"/>
                <w:left w:val="none" w:sz="0" w:space="0" w:color="auto"/>
                <w:bottom w:val="none" w:sz="0" w:space="0" w:color="auto"/>
                <w:right w:val="none" w:sz="0" w:space="0" w:color="auto"/>
              </w:divBdr>
            </w:div>
            <w:div w:id="158544450">
              <w:marLeft w:val="0"/>
              <w:marRight w:val="0"/>
              <w:marTop w:val="0"/>
              <w:marBottom w:val="0"/>
              <w:divBdr>
                <w:top w:val="none" w:sz="0" w:space="0" w:color="auto"/>
                <w:left w:val="none" w:sz="0" w:space="0" w:color="auto"/>
                <w:bottom w:val="none" w:sz="0" w:space="0" w:color="auto"/>
                <w:right w:val="none" w:sz="0" w:space="0" w:color="auto"/>
              </w:divBdr>
            </w:div>
            <w:div w:id="786701033">
              <w:marLeft w:val="0"/>
              <w:marRight w:val="0"/>
              <w:marTop w:val="0"/>
              <w:marBottom w:val="0"/>
              <w:divBdr>
                <w:top w:val="none" w:sz="0" w:space="0" w:color="auto"/>
                <w:left w:val="none" w:sz="0" w:space="0" w:color="auto"/>
                <w:bottom w:val="none" w:sz="0" w:space="0" w:color="auto"/>
                <w:right w:val="none" w:sz="0" w:space="0" w:color="auto"/>
              </w:divBdr>
            </w:div>
            <w:div w:id="1845782659">
              <w:marLeft w:val="0"/>
              <w:marRight w:val="0"/>
              <w:marTop w:val="0"/>
              <w:marBottom w:val="0"/>
              <w:divBdr>
                <w:top w:val="none" w:sz="0" w:space="0" w:color="auto"/>
                <w:left w:val="none" w:sz="0" w:space="0" w:color="auto"/>
                <w:bottom w:val="none" w:sz="0" w:space="0" w:color="auto"/>
                <w:right w:val="none" w:sz="0" w:space="0" w:color="auto"/>
              </w:divBdr>
            </w:div>
            <w:div w:id="2122021023">
              <w:marLeft w:val="0"/>
              <w:marRight w:val="0"/>
              <w:marTop w:val="0"/>
              <w:marBottom w:val="0"/>
              <w:divBdr>
                <w:top w:val="none" w:sz="0" w:space="0" w:color="auto"/>
                <w:left w:val="none" w:sz="0" w:space="0" w:color="auto"/>
                <w:bottom w:val="none" w:sz="0" w:space="0" w:color="auto"/>
                <w:right w:val="none" w:sz="0" w:space="0" w:color="auto"/>
              </w:divBdr>
            </w:div>
            <w:div w:id="222372645">
              <w:marLeft w:val="0"/>
              <w:marRight w:val="0"/>
              <w:marTop w:val="0"/>
              <w:marBottom w:val="0"/>
              <w:divBdr>
                <w:top w:val="none" w:sz="0" w:space="0" w:color="auto"/>
                <w:left w:val="none" w:sz="0" w:space="0" w:color="auto"/>
                <w:bottom w:val="none" w:sz="0" w:space="0" w:color="auto"/>
                <w:right w:val="none" w:sz="0" w:space="0" w:color="auto"/>
              </w:divBdr>
            </w:div>
            <w:div w:id="1349984679">
              <w:marLeft w:val="0"/>
              <w:marRight w:val="0"/>
              <w:marTop w:val="0"/>
              <w:marBottom w:val="0"/>
              <w:divBdr>
                <w:top w:val="none" w:sz="0" w:space="0" w:color="auto"/>
                <w:left w:val="none" w:sz="0" w:space="0" w:color="auto"/>
                <w:bottom w:val="none" w:sz="0" w:space="0" w:color="auto"/>
                <w:right w:val="none" w:sz="0" w:space="0" w:color="auto"/>
              </w:divBdr>
            </w:div>
            <w:div w:id="149102875">
              <w:marLeft w:val="0"/>
              <w:marRight w:val="0"/>
              <w:marTop w:val="0"/>
              <w:marBottom w:val="0"/>
              <w:divBdr>
                <w:top w:val="none" w:sz="0" w:space="0" w:color="auto"/>
                <w:left w:val="none" w:sz="0" w:space="0" w:color="auto"/>
                <w:bottom w:val="none" w:sz="0" w:space="0" w:color="auto"/>
                <w:right w:val="none" w:sz="0" w:space="0" w:color="auto"/>
              </w:divBdr>
            </w:div>
            <w:div w:id="552931009">
              <w:marLeft w:val="0"/>
              <w:marRight w:val="0"/>
              <w:marTop w:val="0"/>
              <w:marBottom w:val="0"/>
              <w:divBdr>
                <w:top w:val="none" w:sz="0" w:space="0" w:color="auto"/>
                <w:left w:val="none" w:sz="0" w:space="0" w:color="auto"/>
                <w:bottom w:val="none" w:sz="0" w:space="0" w:color="auto"/>
                <w:right w:val="none" w:sz="0" w:space="0" w:color="auto"/>
              </w:divBdr>
            </w:div>
            <w:div w:id="78215323">
              <w:marLeft w:val="0"/>
              <w:marRight w:val="0"/>
              <w:marTop w:val="0"/>
              <w:marBottom w:val="0"/>
              <w:divBdr>
                <w:top w:val="none" w:sz="0" w:space="0" w:color="auto"/>
                <w:left w:val="none" w:sz="0" w:space="0" w:color="auto"/>
                <w:bottom w:val="none" w:sz="0" w:space="0" w:color="auto"/>
                <w:right w:val="none" w:sz="0" w:space="0" w:color="auto"/>
              </w:divBdr>
            </w:div>
            <w:div w:id="19373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7119">
      <w:bodyDiv w:val="1"/>
      <w:marLeft w:val="0"/>
      <w:marRight w:val="0"/>
      <w:marTop w:val="0"/>
      <w:marBottom w:val="0"/>
      <w:divBdr>
        <w:top w:val="none" w:sz="0" w:space="0" w:color="auto"/>
        <w:left w:val="none" w:sz="0" w:space="0" w:color="auto"/>
        <w:bottom w:val="none" w:sz="0" w:space="0" w:color="auto"/>
        <w:right w:val="none" w:sz="0" w:space="0" w:color="auto"/>
      </w:divBdr>
    </w:div>
    <w:div w:id="1933388178">
      <w:bodyDiv w:val="1"/>
      <w:marLeft w:val="0"/>
      <w:marRight w:val="0"/>
      <w:marTop w:val="0"/>
      <w:marBottom w:val="0"/>
      <w:divBdr>
        <w:top w:val="none" w:sz="0" w:space="0" w:color="auto"/>
        <w:left w:val="none" w:sz="0" w:space="0" w:color="auto"/>
        <w:bottom w:val="none" w:sz="0" w:space="0" w:color="auto"/>
        <w:right w:val="none" w:sz="0" w:space="0" w:color="auto"/>
      </w:divBdr>
    </w:div>
    <w:div w:id="1940748371">
      <w:bodyDiv w:val="1"/>
      <w:marLeft w:val="0"/>
      <w:marRight w:val="0"/>
      <w:marTop w:val="0"/>
      <w:marBottom w:val="0"/>
      <w:divBdr>
        <w:top w:val="none" w:sz="0" w:space="0" w:color="auto"/>
        <w:left w:val="none" w:sz="0" w:space="0" w:color="auto"/>
        <w:bottom w:val="none" w:sz="0" w:space="0" w:color="auto"/>
        <w:right w:val="none" w:sz="0" w:space="0" w:color="auto"/>
      </w:divBdr>
      <w:divsChild>
        <w:div w:id="1024483298">
          <w:marLeft w:val="0"/>
          <w:marRight w:val="0"/>
          <w:marTop w:val="0"/>
          <w:marBottom w:val="0"/>
          <w:divBdr>
            <w:top w:val="none" w:sz="0" w:space="0" w:color="auto"/>
            <w:left w:val="none" w:sz="0" w:space="0" w:color="auto"/>
            <w:bottom w:val="none" w:sz="0" w:space="0" w:color="auto"/>
            <w:right w:val="none" w:sz="0" w:space="0" w:color="auto"/>
          </w:divBdr>
          <w:divsChild>
            <w:div w:id="626132421">
              <w:marLeft w:val="0"/>
              <w:marRight w:val="0"/>
              <w:marTop w:val="0"/>
              <w:marBottom w:val="0"/>
              <w:divBdr>
                <w:top w:val="none" w:sz="0" w:space="0" w:color="auto"/>
                <w:left w:val="none" w:sz="0" w:space="0" w:color="auto"/>
                <w:bottom w:val="none" w:sz="0" w:space="0" w:color="auto"/>
                <w:right w:val="none" w:sz="0" w:space="0" w:color="auto"/>
              </w:divBdr>
            </w:div>
            <w:div w:id="1756241570">
              <w:marLeft w:val="0"/>
              <w:marRight w:val="0"/>
              <w:marTop w:val="0"/>
              <w:marBottom w:val="0"/>
              <w:divBdr>
                <w:top w:val="none" w:sz="0" w:space="0" w:color="auto"/>
                <w:left w:val="none" w:sz="0" w:space="0" w:color="auto"/>
                <w:bottom w:val="none" w:sz="0" w:space="0" w:color="auto"/>
                <w:right w:val="none" w:sz="0" w:space="0" w:color="auto"/>
              </w:divBdr>
            </w:div>
            <w:div w:id="883758285">
              <w:marLeft w:val="0"/>
              <w:marRight w:val="0"/>
              <w:marTop w:val="0"/>
              <w:marBottom w:val="0"/>
              <w:divBdr>
                <w:top w:val="none" w:sz="0" w:space="0" w:color="auto"/>
                <w:left w:val="none" w:sz="0" w:space="0" w:color="auto"/>
                <w:bottom w:val="none" w:sz="0" w:space="0" w:color="auto"/>
                <w:right w:val="none" w:sz="0" w:space="0" w:color="auto"/>
              </w:divBdr>
            </w:div>
            <w:div w:id="70733895">
              <w:marLeft w:val="0"/>
              <w:marRight w:val="0"/>
              <w:marTop w:val="0"/>
              <w:marBottom w:val="0"/>
              <w:divBdr>
                <w:top w:val="none" w:sz="0" w:space="0" w:color="auto"/>
                <w:left w:val="none" w:sz="0" w:space="0" w:color="auto"/>
                <w:bottom w:val="none" w:sz="0" w:space="0" w:color="auto"/>
                <w:right w:val="none" w:sz="0" w:space="0" w:color="auto"/>
              </w:divBdr>
            </w:div>
            <w:div w:id="1442842770">
              <w:marLeft w:val="0"/>
              <w:marRight w:val="0"/>
              <w:marTop w:val="0"/>
              <w:marBottom w:val="0"/>
              <w:divBdr>
                <w:top w:val="none" w:sz="0" w:space="0" w:color="auto"/>
                <w:left w:val="none" w:sz="0" w:space="0" w:color="auto"/>
                <w:bottom w:val="none" w:sz="0" w:space="0" w:color="auto"/>
                <w:right w:val="none" w:sz="0" w:space="0" w:color="auto"/>
              </w:divBdr>
            </w:div>
            <w:div w:id="1245799076">
              <w:marLeft w:val="0"/>
              <w:marRight w:val="0"/>
              <w:marTop w:val="0"/>
              <w:marBottom w:val="0"/>
              <w:divBdr>
                <w:top w:val="none" w:sz="0" w:space="0" w:color="auto"/>
                <w:left w:val="none" w:sz="0" w:space="0" w:color="auto"/>
                <w:bottom w:val="none" w:sz="0" w:space="0" w:color="auto"/>
                <w:right w:val="none" w:sz="0" w:space="0" w:color="auto"/>
              </w:divBdr>
            </w:div>
            <w:div w:id="1329363715">
              <w:marLeft w:val="0"/>
              <w:marRight w:val="0"/>
              <w:marTop w:val="0"/>
              <w:marBottom w:val="0"/>
              <w:divBdr>
                <w:top w:val="none" w:sz="0" w:space="0" w:color="auto"/>
                <w:left w:val="none" w:sz="0" w:space="0" w:color="auto"/>
                <w:bottom w:val="none" w:sz="0" w:space="0" w:color="auto"/>
                <w:right w:val="none" w:sz="0" w:space="0" w:color="auto"/>
              </w:divBdr>
            </w:div>
            <w:div w:id="1159464938">
              <w:marLeft w:val="0"/>
              <w:marRight w:val="0"/>
              <w:marTop w:val="0"/>
              <w:marBottom w:val="0"/>
              <w:divBdr>
                <w:top w:val="none" w:sz="0" w:space="0" w:color="auto"/>
                <w:left w:val="none" w:sz="0" w:space="0" w:color="auto"/>
                <w:bottom w:val="none" w:sz="0" w:space="0" w:color="auto"/>
                <w:right w:val="none" w:sz="0" w:space="0" w:color="auto"/>
              </w:divBdr>
            </w:div>
            <w:div w:id="815731397">
              <w:marLeft w:val="0"/>
              <w:marRight w:val="0"/>
              <w:marTop w:val="0"/>
              <w:marBottom w:val="0"/>
              <w:divBdr>
                <w:top w:val="none" w:sz="0" w:space="0" w:color="auto"/>
                <w:left w:val="none" w:sz="0" w:space="0" w:color="auto"/>
                <w:bottom w:val="none" w:sz="0" w:space="0" w:color="auto"/>
                <w:right w:val="none" w:sz="0" w:space="0" w:color="auto"/>
              </w:divBdr>
            </w:div>
            <w:div w:id="290601377">
              <w:marLeft w:val="0"/>
              <w:marRight w:val="0"/>
              <w:marTop w:val="0"/>
              <w:marBottom w:val="0"/>
              <w:divBdr>
                <w:top w:val="none" w:sz="0" w:space="0" w:color="auto"/>
                <w:left w:val="none" w:sz="0" w:space="0" w:color="auto"/>
                <w:bottom w:val="none" w:sz="0" w:space="0" w:color="auto"/>
                <w:right w:val="none" w:sz="0" w:space="0" w:color="auto"/>
              </w:divBdr>
            </w:div>
            <w:div w:id="1722903419">
              <w:marLeft w:val="0"/>
              <w:marRight w:val="0"/>
              <w:marTop w:val="0"/>
              <w:marBottom w:val="0"/>
              <w:divBdr>
                <w:top w:val="none" w:sz="0" w:space="0" w:color="auto"/>
                <w:left w:val="none" w:sz="0" w:space="0" w:color="auto"/>
                <w:bottom w:val="none" w:sz="0" w:space="0" w:color="auto"/>
                <w:right w:val="none" w:sz="0" w:space="0" w:color="auto"/>
              </w:divBdr>
            </w:div>
            <w:div w:id="1928803622">
              <w:marLeft w:val="0"/>
              <w:marRight w:val="0"/>
              <w:marTop w:val="0"/>
              <w:marBottom w:val="0"/>
              <w:divBdr>
                <w:top w:val="none" w:sz="0" w:space="0" w:color="auto"/>
                <w:left w:val="none" w:sz="0" w:space="0" w:color="auto"/>
                <w:bottom w:val="none" w:sz="0" w:space="0" w:color="auto"/>
                <w:right w:val="none" w:sz="0" w:space="0" w:color="auto"/>
              </w:divBdr>
            </w:div>
            <w:div w:id="3032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4114">
      <w:bodyDiv w:val="1"/>
      <w:marLeft w:val="0"/>
      <w:marRight w:val="0"/>
      <w:marTop w:val="0"/>
      <w:marBottom w:val="0"/>
      <w:divBdr>
        <w:top w:val="none" w:sz="0" w:space="0" w:color="auto"/>
        <w:left w:val="none" w:sz="0" w:space="0" w:color="auto"/>
        <w:bottom w:val="none" w:sz="0" w:space="0" w:color="auto"/>
        <w:right w:val="none" w:sz="0" w:space="0" w:color="auto"/>
      </w:divBdr>
      <w:divsChild>
        <w:div w:id="393816020">
          <w:marLeft w:val="0"/>
          <w:marRight w:val="0"/>
          <w:marTop w:val="0"/>
          <w:marBottom w:val="0"/>
          <w:divBdr>
            <w:top w:val="none" w:sz="0" w:space="0" w:color="auto"/>
            <w:left w:val="none" w:sz="0" w:space="0" w:color="auto"/>
            <w:bottom w:val="none" w:sz="0" w:space="0" w:color="auto"/>
            <w:right w:val="none" w:sz="0" w:space="0" w:color="auto"/>
          </w:divBdr>
          <w:divsChild>
            <w:div w:id="1923175281">
              <w:marLeft w:val="0"/>
              <w:marRight w:val="0"/>
              <w:marTop w:val="0"/>
              <w:marBottom w:val="0"/>
              <w:divBdr>
                <w:top w:val="none" w:sz="0" w:space="0" w:color="auto"/>
                <w:left w:val="none" w:sz="0" w:space="0" w:color="auto"/>
                <w:bottom w:val="none" w:sz="0" w:space="0" w:color="auto"/>
                <w:right w:val="none" w:sz="0" w:space="0" w:color="auto"/>
              </w:divBdr>
            </w:div>
            <w:div w:id="926580085">
              <w:marLeft w:val="0"/>
              <w:marRight w:val="0"/>
              <w:marTop w:val="0"/>
              <w:marBottom w:val="0"/>
              <w:divBdr>
                <w:top w:val="none" w:sz="0" w:space="0" w:color="auto"/>
                <w:left w:val="none" w:sz="0" w:space="0" w:color="auto"/>
                <w:bottom w:val="none" w:sz="0" w:space="0" w:color="auto"/>
                <w:right w:val="none" w:sz="0" w:space="0" w:color="auto"/>
              </w:divBdr>
            </w:div>
            <w:div w:id="569460256">
              <w:marLeft w:val="0"/>
              <w:marRight w:val="0"/>
              <w:marTop w:val="0"/>
              <w:marBottom w:val="0"/>
              <w:divBdr>
                <w:top w:val="none" w:sz="0" w:space="0" w:color="auto"/>
                <w:left w:val="none" w:sz="0" w:space="0" w:color="auto"/>
                <w:bottom w:val="none" w:sz="0" w:space="0" w:color="auto"/>
                <w:right w:val="none" w:sz="0" w:space="0" w:color="auto"/>
              </w:divBdr>
            </w:div>
            <w:div w:id="1771512465">
              <w:marLeft w:val="0"/>
              <w:marRight w:val="0"/>
              <w:marTop w:val="0"/>
              <w:marBottom w:val="0"/>
              <w:divBdr>
                <w:top w:val="none" w:sz="0" w:space="0" w:color="auto"/>
                <w:left w:val="none" w:sz="0" w:space="0" w:color="auto"/>
                <w:bottom w:val="none" w:sz="0" w:space="0" w:color="auto"/>
                <w:right w:val="none" w:sz="0" w:space="0" w:color="auto"/>
              </w:divBdr>
            </w:div>
            <w:div w:id="353381798">
              <w:marLeft w:val="0"/>
              <w:marRight w:val="0"/>
              <w:marTop w:val="0"/>
              <w:marBottom w:val="0"/>
              <w:divBdr>
                <w:top w:val="none" w:sz="0" w:space="0" w:color="auto"/>
                <w:left w:val="none" w:sz="0" w:space="0" w:color="auto"/>
                <w:bottom w:val="none" w:sz="0" w:space="0" w:color="auto"/>
                <w:right w:val="none" w:sz="0" w:space="0" w:color="auto"/>
              </w:divBdr>
            </w:div>
            <w:div w:id="1480615948">
              <w:marLeft w:val="0"/>
              <w:marRight w:val="0"/>
              <w:marTop w:val="0"/>
              <w:marBottom w:val="0"/>
              <w:divBdr>
                <w:top w:val="none" w:sz="0" w:space="0" w:color="auto"/>
                <w:left w:val="none" w:sz="0" w:space="0" w:color="auto"/>
                <w:bottom w:val="none" w:sz="0" w:space="0" w:color="auto"/>
                <w:right w:val="none" w:sz="0" w:space="0" w:color="auto"/>
              </w:divBdr>
            </w:div>
            <w:div w:id="887107446">
              <w:marLeft w:val="0"/>
              <w:marRight w:val="0"/>
              <w:marTop w:val="0"/>
              <w:marBottom w:val="0"/>
              <w:divBdr>
                <w:top w:val="none" w:sz="0" w:space="0" w:color="auto"/>
                <w:left w:val="none" w:sz="0" w:space="0" w:color="auto"/>
                <w:bottom w:val="none" w:sz="0" w:space="0" w:color="auto"/>
                <w:right w:val="none" w:sz="0" w:space="0" w:color="auto"/>
              </w:divBdr>
            </w:div>
            <w:div w:id="1188324372">
              <w:marLeft w:val="0"/>
              <w:marRight w:val="0"/>
              <w:marTop w:val="0"/>
              <w:marBottom w:val="0"/>
              <w:divBdr>
                <w:top w:val="none" w:sz="0" w:space="0" w:color="auto"/>
                <w:left w:val="none" w:sz="0" w:space="0" w:color="auto"/>
                <w:bottom w:val="none" w:sz="0" w:space="0" w:color="auto"/>
                <w:right w:val="none" w:sz="0" w:space="0" w:color="auto"/>
              </w:divBdr>
            </w:div>
            <w:div w:id="186607837">
              <w:marLeft w:val="0"/>
              <w:marRight w:val="0"/>
              <w:marTop w:val="0"/>
              <w:marBottom w:val="0"/>
              <w:divBdr>
                <w:top w:val="none" w:sz="0" w:space="0" w:color="auto"/>
                <w:left w:val="none" w:sz="0" w:space="0" w:color="auto"/>
                <w:bottom w:val="none" w:sz="0" w:space="0" w:color="auto"/>
                <w:right w:val="none" w:sz="0" w:space="0" w:color="auto"/>
              </w:divBdr>
            </w:div>
            <w:div w:id="427193989">
              <w:marLeft w:val="0"/>
              <w:marRight w:val="0"/>
              <w:marTop w:val="0"/>
              <w:marBottom w:val="0"/>
              <w:divBdr>
                <w:top w:val="none" w:sz="0" w:space="0" w:color="auto"/>
                <w:left w:val="none" w:sz="0" w:space="0" w:color="auto"/>
                <w:bottom w:val="none" w:sz="0" w:space="0" w:color="auto"/>
                <w:right w:val="none" w:sz="0" w:space="0" w:color="auto"/>
              </w:divBdr>
            </w:div>
            <w:div w:id="1688409766">
              <w:marLeft w:val="0"/>
              <w:marRight w:val="0"/>
              <w:marTop w:val="0"/>
              <w:marBottom w:val="0"/>
              <w:divBdr>
                <w:top w:val="none" w:sz="0" w:space="0" w:color="auto"/>
                <w:left w:val="none" w:sz="0" w:space="0" w:color="auto"/>
                <w:bottom w:val="none" w:sz="0" w:space="0" w:color="auto"/>
                <w:right w:val="none" w:sz="0" w:space="0" w:color="auto"/>
              </w:divBdr>
            </w:div>
            <w:div w:id="1606034819">
              <w:marLeft w:val="0"/>
              <w:marRight w:val="0"/>
              <w:marTop w:val="0"/>
              <w:marBottom w:val="0"/>
              <w:divBdr>
                <w:top w:val="none" w:sz="0" w:space="0" w:color="auto"/>
                <w:left w:val="none" w:sz="0" w:space="0" w:color="auto"/>
                <w:bottom w:val="none" w:sz="0" w:space="0" w:color="auto"/>
                <w:right w:val="none" w:sz="0" w:space="0" w:color="auto"/>
              </w:divBdr>
            </w:div>
            <w:div w:id="571625136">
              <w:marLeft w:val="0"/>
              <w:marRight w:val="0"/>
              <w:marTop w:val="0"/>
              <w:marBottom w:val="0"/>
              <w:divBdr>
                <w:top w:val="none" w:sz="0" w:space="0" w:color="auto"/>
                <w:left w:val="none" w:sz="0" w:space="0" w:color="auto"/>
                <w:bottom w:val="none" w:sz="0" w:space="0" w:color="auto"/>
                <w:right w:val="none" w:sz="0" w:space="0" w:color="auto"/>
              </w:divBdr>
            </w:div>
            <w:div w:id="1118646938">
              <w:marLeft w:val="0"/>
              <w:marRight w:val="0"/>
              <w:marTop w:val="0"/>
              <w:marBottom w:val="0"/>
              <w:divBdr>
                <w:top w:val="none" w:sz="0" w:space="0" w:color="auto"/>
                <w:left w:val="none" w:sz="0" w:space="0" w:color="auto"/>
                <w:bottom w:val="none" w:sz="0" w:space="0" w:color="auto"/>
                <w:right w:val="none" w:sz="0" w:space="0" w:color="auto"/>
              </w:divBdr>
            </w:div>
            <w:div w:id="1231499330">
              <w:marLeft w:val="0"/>
              <w:marRight w:val="0"/>
              <w:marTop w:val="0"/>
              <w:marBottom w:val="0"/>
              <w:divBdr>
                <w:top w:val="none" w:sz="0" w:space="0" w:color="auto"/>
                <w:left w:val="none" w:sz="0" w:space="0" w:color="auto"/>
                <w:bottom w:val="none" w:sz="0" w:space="0" w:color="auto"/>
                <w:right w:val="none" w:sz="0" w:space="0" w:color="auto"/>
              </w:divBdr>
            </w:div>
            <w:div w:id="1982343415">
              <w:marLeft w:val="0"/>
              <w:marRight w:val="0"/>
              <w:marTop w:val="0"/>
              <w:marBottom w:val="0"/>
              <w:divBdr>
                <w:top w:val="none" w:sz="0" w:space="0" w:color="auto"/>
                <w:left w:val="none" w:sz="0" w:space="0" w:color="auto"/>
                <w:bottom w:val="none" w:sz="0" w:space="0" w:color="auto"/>
                <w:right w:val="none" w:sz="0" w:space="0" w:color="auto"/>
              </w:divBdr>
            </w:div>
            <w:div w:id="698630585">
              <w:marLeft w:val="0"/>
              <w:marRight w:val="0"/>
              <w:marTop w:val="0"/>
              <w:marBottom w:val="0"/>
              <w:divBdr>
                <w:top w:val="none" w:sz="0" w:space="0" w:color="auto"/>
                <w:left w:val="none" w:sz="0" w:space="0" w:color="auto"/>
                <w:bottom w:val="none" w:sz="0" w:space="0" w:color="auto"/>
                <w:right w:val="none" w:sz="0" w:space="0" w:color="auto"/>
              </w:divBdr>
            </w:div>
            <w:div w:id="2132086448">
              <w:marLeft w:val="0"/>
              <w:marRight w:val="0"/>
              <w:marTop w:val="0"/>
              <w:marBottom w:val="0"/>
              <w:divBdr>
                <w:top w:val="none" w:sz="0" w:space="0" w:color="auto"/>
                <w:left w:val="none" w:sz="0" w:space="0" w:color="auto"/>
                <w:bottom w:val="none" w:sz="0" w:space="0" w:color="auto"/>
                <w:right w:val="none" w:sz="0" w:space="0" w:color="auto"/>
              </w:divBdr>
            </w:div>
            <w:div w:id="2033796332">
              <w:marLeft w:val="0"/>
              <w:marRight w:val="0"/>
              <w:marTop w:val="0"/>
              <w:marBottom w:val="0"/>
              <w:divBdr>
                <w:top w:val="none" w:sz="0" w:space="0" w:color="auto"/>
                <w:left w:val="none" w:sz="0" w:space="0" w:color="auto"/>
                <w:bottom w:val="none" w:sz="0" w:space="0" w:color="auto"/>
                <w:right w:val="none" w:sz="0" w:space="0" w:color="auto"/>
              </w:divBdr>
            </w:div>
            <w:div w:id="86162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7034">
      <w:bodyDiv w:val="1"/>
      <w:marLeft w:val="0"/>
      <w:marRight w:val="0"/>
      <w:marTop w:val="0"/>
      <w:marBottom w:val="0"/>
      <w:divBdr>
        <w:top w:val="none" w:sz="0" w:space="0" w:color="auto"/>
        <w:left w:val="none" w:sz="0" w:space="0" w:color="auto"/>
        <w:bottom w:val="none" w:sz="0" w:space="0" w:color="auto"/>
        <w:right w:val="none" w:sz="0" w:space="0" w:color="auto"/>
      </w:divBdr>
      <w:divsChild>
        <w:div w:id="2016640292">
          <w:marLeft w:val="0"/>
          <w:marRight w:val="0"/>
          <w:marTop w:val="0"/>
          <w:marBottom w:val="0"/>
          <w:divBdr>
            <w:top w:val="none" w:sz="0" w:space="0" w:color="auto"/>
            <w:left w:val="none" w:sz="0" w:space="0" w:color="auto"/>
            <w:bottom w:val="none" w:sz="0" w:space="0" w:color="auto"/>
            <w:right w:val="none" w:sz="0" w:space="0" w:color="auto"/>
          </w:divBdr>
          <w:divsChild>
            <w:div w:id="1476489344">
              <w:marLeft w:val="0"/>
              <w:marRight w:val="0"/>
              <w:marTop w:val="0"/>
              <w:marBottom w:val="0"/>
              <w:divBdr>
                <w:top w:val="none" w:sz="0" w:space="0" w:color="auto"/>
                <w:left w:val="none" w:sz="0" w:space="0" w:color="auto"/>
                <w:bottom w:val="none" w:sz="0" w:space="0" w:color="auto"/>
                <w:right w:val="none" w:sz="0" w:space="0" w:color="auto"/>
              </w:divBdr>
            </w:div>
            <w:div w:id="408425952">
              <w:marLeft w:val="0"/>
              <w:marRight w:val="0"/>
              <w:marTop w:val="0"/>
              <w:marBottom w:val="0"/>
              <w:divBdr>
                <w:top w:val="none" w:sz="0" w:space="0" w:color="auto"/>
                <w:left w:val="none" w:sz="0" w:space="0" w:color="auto"/>
                <w:bottom w:val="none" w:sz="0" w:space="0" w:color="auto"/>
                <w:right w:val="none" w:sz="0" w:space="0" w:color="auto"/>
              </w:divBdr>
            </w:div>
            <w:div w:id="1053427878">
              <w:marLeft w:val="0"/>
              <w:marRight w:val="0"/>
              <w:marTop w:val="0"/>
              <w:marBottom w:val="0"/>
              <w:divBdr>
                <w:top w:val="none" w:sz="0" w:space="0" w:color="auto"/>
                <w:left w:val="none" w:sz="0" w:space="0" w:color="auto"/>
                <w:bottom w:val="none" w:sz="0" w:space="0" w:color="auto"/>
                <w:right w:val="none" w:sz="0" w:space="0" w:color="auto"/>
              </w:divBdr>
            </w:div>
            <w:div w:id="1668750244">
              <w:marLeft w:val="0"/>
              <w:marRight w:val="0"/>
              <w:marTop w:val="0"/>
              <w:marBottom w:val="0"/>
              <w:divBdr>
                <w:top w:val="none" w:sz="0" w:space="0" w:color="auto"/>
                <w:left w:val="none" w:sz="0" w:space="0" w:color="auto"/>
                <w:bottom w:val="none" w:sz="0" w:space="0" w:color="auto"/>
                <w:right w:val="none" w:sz="0" w:space="0" w:color="auto"/>
              </w:divBdr>
            </w:div>
            <w:div w:id="1659993019">
              <w:marLeft w:val="0"/>
              <w:marRight w:val="0"/>
              <w:marTop w:val="0"/>
              <w:marBottom w:val="0"/>
              <w:divBdr>
                <w:top w:val="none" w:sz="0" w:space="0" w:color="auto"/>
                <w:left w:val="none" w:sz="0" w:space="0" w:color="auto"/>
                <w:bottom w:val="none" w:sz="0" w:space="0" w:color="auto"/>
                <w:right w:val="none" w:sz="0" w:space="0" w:color="auto"/>
              </w:divBdr>
            </w:div>
            <w:div w:id="1912960963">
              <w:marLeft w:val="0"/>
              <w:marRight w:val="0"/>
              <w:marTop w:val="0"/>
              <w:marBottom w:val="0"/>
              <w:divBdr>
                <w:top w:val="none" w:sz="0" w:space="0" w:color="auto"/>
                <w:left w:val="none" w:sz="0" w:space="0" w:color="auto"/>
                <w:bottom w:val="none" w:sz="0" w:space="0" w:color="auto"/>
                <w:right w:val="none" w:sz="0" w:space="0" w:color="auto"/>
              </w:divBdr>
            </w:div>
            <w:div w:id="636492189">
              <w:marLeft w:val="0"/>
              <w:marRight w:val="0"/>
              <w:marTop w:val="0"/>
              <w:marBottom w:val="0"/>
              <w:divBdr>
                <w:top w:val="none" w:sz="0" w:space="0" w:color="auto"/>
                <w:left w:val="none" w:sz="0" w:space="0" w:color="auto"/>
                <w:bottom w:val="none" w:sz="0" w:space="0" w:color="auto"/>
                <w:right w:val="none" w:sz="0" w:space="0" w:color="auto"/>
              </w:divBdr>
            </w:div>
            <w:div w:id="753086823">
              <w:marLeft w:val="0"/>
              <w:marRight w:val="0"/>
              <w:marTop w:val="0"/>
              <w:marBottom w:val="0"/>
              <w:divBdr>
                <w:top w:val="none" w:sz="0" w:space="0" w:color="auto"/>
                <w:left w:val="none" w:sz="0" w:space="0" w:color="auto"/>
                <w:bottom w:val="none" w:sz="0" w:space="0" w:color="auto"/>
                <w:right w:val="none" w:sz="0" w:space="0" w:color="auto"/>
              </w:divBdr>
            </w:div>
            <w:div w:id="1356075768">
              <w:marLeft w:val="0"/>
              <w:marRight w:val="0"/>
              <w:marTop w:val="0"/>
              <w:marBottom w:val="0"/>
              <w:divBdr>
                <w:top w:val="none" w:sz="0" w:space="0" w:color="auto"/>
                <w:left w:val="none" w:sz="0" w:space="0" w:color="auto"/>
                <w:bottom w:val="none" w:sz="0" w:space="0" w:color="auto"/>
                <w:right w:val="none" w:sz="0" w:space="0" w:color="auto"/>
              </w:divBdr>
            </w:div>
            <w:div w:id="1076589501">
              <w:marLeft w:val="0"/>
              <w:marRight w:val="0"/>
              <w:marTop w:val="0"/>
              <w:marBottom w:val="0"/>
              <w:divBdr>
                <w:top w:val="none" w:sz="0" w:space="0" w:color="auto"/>
                <w:left w:val="none" w:sz="0" w:space="0" w:color="auto"/>
                <w:bottom w:val="none" w:sz="0" w:space="0" w:color="auto"/>
                <w:right w:val="none" w:sz="0" w:space="0" w:color="auto"/>
              </w:divBdr>
            </w:div>
            <w:div w:id="1171456239">
              <w:marLeft w:val="0"/>
              <w:marRight w:val="0"/>
              <w:marTop w:val="0"/>
              <w:marBottom w:val="0"/>
              <w:divBdr>
                <w:top w:val="none" w:sz="0" w:space="0" w:color="auto"/>
                <w:left w:val="none" w:sz="0" w:space="0" w:color="auto"/>
                <w:bottom w:val="none" w:sz="0" w:space="0" w:color="auto"/>
                <w:right w:val="none" w:sz="0" w:space="0" w:color="auto"/>
              </w:divBdr>
            </w:div>
            <w:div w:id="1463889671">
              <w:marLeft w:val="0"/>
              <w:marRight w:val="0"/>
              <w:marTop w:val="0"/>
              <w:marBottom w:val="0"/>
              <w:divBdr>
                <w:top w:val="none" w:sz="0" w:space="0" w:color="auto"/>
                <w:left w:val="none" w:sz="0" w:space="0" w:color="auto"/>
                <w:bottom w:val="none" w:sz="0" w:space="0" w:color="auto"/>
                <w:right w:val="none" w:sz="0" w:space="0" w:color="auto"/>
              </w:divBdr>
            </w:div>
            <w:div w:id="1044988693">
              <w:marLeft w:val="0"/>
              <w:marRight w:val="0"/>
              <w:marTop w:val="0"/>
              <w:marBottom w:val="0"/>
              <w:divBdr>
                <w:top w:val="none" w:sz="0" w:space="0" w:color="auto"/>
                <w:left w:val="none" w:sz="0" w:space="0" w:color="auto"/>
                <w:bottom w:val="none" w:sz="0" w:space="0" w:color="auto"/>
                <w:right w:val="none" w:sz="0" w:space="0" w:color="auto"/>
              </w:divBdr>
            </w:div>
            <w:div w:id="120417688">
              <w:marLeft w:val="0"/>
              <w:marRight w:val="0"/>
              <w:marTop w:val="0"/>
              <w:marBottom w:val="0"/>
              <w:divBdr>
                <w:top w:val="none" w:sz="0" w:space="0" w:color="auto"/>
                <w:left w:val="none" w:sz="0" w:space="0" w:color="auto"/>
                <w:bottom w:val="none" w:sz="0" w:space="0" w:color="auto"/>
                <w:right w:val="none" w:sz="0" w:space="0" w:color="auto"/>
              </w:divBdr>
            </w:div>
            <w:div w:id="261300778">
              <w:marLeft w:val="0"/>
              <w:marRight w:val="0"/>
              <w:marTop w:val="0"/>
              <w:marBottom w:val="0"/>
              <w:divBdr>
                <w:top w:val="none" w:sz="0" w:space="0" w:color="auto"/>
                <w:left w:val="none" w:sz="0" w:space="0" w:color="auto"/>
                <w:bottom w:val="none" w:sz="0" w:space="0" w:color="auto"/>
                <w:right w:val="none" w:sz="0" w:space="0" w:color="auto"/>
              </w:divBdr>
            </w:div>
            <w:div w:id="1122386094">
              <w:marLeft w:val="0"/>
              <w:marRight w:val="0"/>
              <w:marTop w:val="0"/>
              <w:marBottom w:val="0"/>
              <w:divBdr>
                <w:top w:val="none" w:sz="0" w:space="0" w:color="auto"/>
                <w:left w:val="none" w:sz="0" w:space="0" w:color="auto"/>
                <w:bottom w:val="none" w:sz="0" w:space="0" w:color="auto"/>
                <w:right w:val="none" w:sz="0" w:space="0" w:color="auto"/>
              </w:divBdr>
            </w:div>
            <w:div w:id="1727609500">
              <w:marLeft w:val="0"/>
              <w:marRight w:val="0"/>
              <w:marTop w:val="0"/>
              <w:marBottom w:val="0"/>
              <w:divBdr>
                <w:top w:val="none" w:sz="0" w:space="0" w:color="auto"/>
                <w:left w:val="none" w:sz="0" w:space="0" w:color="auto"/>
                <w:bottom w:val="none" w:sz="0" w:space="0" w:color="auto"/>
                <w:right w:val="none" w:sz="0" w:space="0" w:color="auto"/>
              </w:divBdr>
            </w:div>
            <w:div w:id="240606482">
              <w:marLeft w:val="0"/>
              <w:marRight w:val="0"/>
              <w:marTop w:val="0"/>
              <w:marBottom w:val="0"/>
              <w:divBdr>
                <w:top w:val="none" w:sz="0" w:space="0" w:color="auto"/>
                <w:left w:val="none" w:sz="0" w:space="0" w:color="auto"/>
                <w:bottom w:val="none" w:sz="0" w:space="0" w:color="auto"/>
                <w:right w:val="none" w:sz="0" w:space="0" w:color="auto"/>
              </w:divBdr>
            </w:div>
            <w:div w:id="206722604">
              <w:marLeft w:val="0"/>
              <w:marRight w:val="0"/>
              <w:marTop w:val="0"/>
              <w:marBottom w:val="0"/>
              <w:divBdr>
                <w:top w:val="none" w:sz="0" w:space="0" w:color="auto"/>
                <w:left w:val="none" w:sz="0" w:space="0" w:color="auto"/>
                <w:bottom w:val="none" w:sz="0" w:space="0" w:color="auto"/>
                <w:right w:val="none" w:sz="0" w:space="0" w:color="auto"/>
              </w:divBdr>
            </w:div>
            <w:div w:id="19089690">
              <w:marLeft w:val="0"/>
              <w:marRight w:val="0"/>
              <w:marTop w:val="0"/>
              <w:marBottom w:val="0"/>
              <w:divBdr>
                <w:top w:val="none" w:sz="0" w:space="0" w:color="auto"/>
                <w:left w:val="none" w:sz="0" w:space="0" w:color="auto"/>
                <w:bottom w:val="none" w:sz="0" w:space="0" w:color="auto"/>
                <w:right w:val="none" w:sz="0" w:space="0" w:color="auto"/>
              </w:divBdr>
            </w:div>
            <w:div w:id="163131469">
              <w:marLeft w:val="0"/>
              <w:marRight w:val="0"/>
              <w:marTop w:val="0"/>
              <w:marBottom w:val="0"/>
              <w:divBdr>
                <w:top w:val="none" w:sz="0" w:space="0" w:color="auto"/>
                <w:left w:val="none" w:sz="0" w:space="0" w:color="auto"/>
                <w:bottom w:val="none" w:sz="0" w:space="0" w:color="auto"/>
                <w:right w:val="none" w:sz="0" w:space="0" w:color="auto"/>
              </w:divBdr>
            </w:div>
            <w:div w:id="171847902">
              <w:marLeft w:val="0"/>
              <w:marRight w:val="0"/>
              <w:marTop w:val="0"/>
              <w:marBottom w:val="0"/>
              <w:divBdr>
                <w:top w:val="none" w:sz="0" w:space="0" w:color="auto"/>
                <w:left w:val="none" w:sz="0" w:space="0" w:color="auto"/>
                <w:bottom w:val="none" w:sz="0" w:space="0" w:color="auto"/>
                <w:right w:val="none" w:sz="0" w:space="0" w:color="auto"/>
              </w:divBdr>
            </w:div>
            <w:div w:id="1499344569">
              <w:marLeft w:val="0"/>
              <w:marRight w:val="0"/>
              <w:marTop w:val="0"/>
              <w:marBottom w:val="0"/>
              <w:divBdr>
                <w:top w:val="none" w:sz="0" w:space="0" w:color="auto"/>
                <w:left w:val="none" w:sz="0" w:space="0" w:color="auto"/>
                <w:bottom w:val="none" w:sz="0" w:space="0" w:color="auto"/>
                <w:right w:val="none" w:sz="0" w:space="0" w:color="auto"/>
              </w:divBdr>
            </w:div>
            <w:div w:id="1966422963">
              <w:marLeft w:val="0"/>
              <w:marRight w:val="0"/>
              <w:marTop w:val="0"/>
              <w:marBottom w:val="0"/>
              <w:divBdr>
                <w:top w:val="none" w:sz="0" w:space="0" w:color="auto"/>
                <w:left w:val="none" w:sz="0" w:space="0" w:color="auto"/>
                <w:bottom w:val="none" w:sz="0" w:space="0" w:color="auto"/>
                <w:right w:val="none" w:sz="0" w:space="0" w:color="auto"/>
              </w:divBdr>
            </w:div>
            <w:div w:id="1667248306">
              <w:marLeft w:val="0"/>
              <w:marRight w:val="0"/>
              <w:marTop w:val="0"/>
              <w:marBottom w:val="0"/>
              <w:divBdr>
                <w:top w:val="none" w:sz="0" w:space="0" w:color="auto"/>
                <w:left w:val="none" w:sz="0" w:space="0" w:color="auto"/>
                <w:bottom w:val="none" w:sz="0" w:space="0" w:color="auto"/>
                <w:right w:val="none" w:sz="0" w:space="0" w:color="auto"/>
              </w:divBdr>
            </w:div>
            <w:div w:id="689793403">
              <w:marLeft w:val="0"/>
              <w:marRight w:val="0"/>
              <w:marTop w:val="0"/>
              <w:marBottom w:val="0"/>
              <w:divBdr>
                <w:top w:val="none" w:sz="0" w:space="0" w:color="auto"/>
                <w:left w:val="none" w:sz="0" w:space="0" w:color="auto"/>
                <w:bottom w:val="none" w:sz="0" w:space="0" w:color="auto"/>
                <w:right w:val="none" w:sz="0" w:space="0" w:color="auto"/>
              </w:divBdr>
            </w:div>
            <w:div w:id="1024214696">
              <w:marLeft w:val="0"/>
              <w:marRight w:val="0"/>
              <w:marTop w:val="0"/>
              <w:marBottom w:val="0"/>
              <w:divBdr>
                <w:top w:val="none" w:sz="0" w:space="0" w:color="auto"/>
                <w:left w:val="none" w:sz="0" w:space="0" w:color="auto"/>
                <w:bottom w:val="none" w:sz="0" w:space="0" w:color="auto"/>
                <w:right w:val="none" w:sz="0" w:space="0" w:color="auto"/>
              </w:divBdr>
            </w:div>
            <w:div w:id="666322233">
              <w:marLeft w:val="0"/>
              <w:marRight w:val="0"/>
              <w:marTop w:val="0"/>
              <w:marBottom w:val="0"/>
              <w:divBdr>
                <w:top w:val="none" w:sz="0" w:space="0" w:color="auto"/>
                <w:left w:val="none" w:sz="0" w:space="0" w:color="auto"/>
                <w:bottom w:val="none" w:sz="0" w:space="0" w:color="auto"/>
                <w:right w:val="none" w:sz="0" w:space="0" w:color="auto"/>
              </w:divBdr>
            </w:div>
            <w:div w:id="1068384063">
              <w:marLeft w:val="0"/>
              <w:marRight w:val="0"/>
              <w:marTop w:val="0"/>
              <w:marBottom w:val="0"/>
              <w:divBdr>
                <w:top w:val="none" w:sz="0" w:space="0" w:color="auto"/>
                <w:left w:val="none" w:sz="0" w:space="0" w:color="auto"/>
                <w:bottom w:val="none" w:sz="0" w:space="0" w:color="auto"/>
                <w:right w:val="none" w:sz="0" w:space="0" w:color="auto"/>
              </w:divBdr>
            </w:div>
            <w:div w:id="20997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7117">
      <w:bodyDiv w:val="1"/>
      <w:marLeft w:val="0"/>
      <w:marRight w:val="0"/>
      <w:marTop w:val="0"/>
      <w:marBottom w:val="0"/>
      <w:divBdr>
        <w:top w:val="none" w:sz="0" w:space="0" w:color="auto"/>
        <w:left w:val="none" w:sz="0" w:space="0" w:color="auto"/>
        <w:bottom w:val="none" w:sz="0" w:space="0" w:color="auto"/>
        <w:right w:val="none" w:sz="0" w:space="0" w:color="auto"/>
      </w:divBdr>
      <w:divsChild>
        <w:div w:id="1996882921">
          <w:marLeft w:val="0"/>
          <w:marRight w:val="0"/>
          <w:marTop w:val="0"/>
          <w:marBottom w:val="0"/>
          <w:divBdr>
            <w:top w:val="none" w:sz="0" w:space="0" w:color="auto"/>
            <w:left w:val="none" w:sz="0" w:space="0" w:color="auto"/>
            <w:bottom w:val="none" w:sz="0" w:space="0" w:color="auto"/>
            <w:right w:val="none" w:sz="0" w:space="0" w:color="auto"/>
          </w:divBdr>
          <w:divsChild>
            <w:div w:id="1593661187">
              <w:marLeft w:val="0"/>
              <w:marRight w:val="0"/>
              <w:marTop w:val="0"/>
              <w:marBottom w:val="0"/>
              <w:divBdr>
                <w:top w:val="none" w:sz="0" w:space="0" w:color="auto"/>
                <w:left w:val="none" w:sz="0" w:space="0" w:color="auto"/>
                <w:bottom w:val="none" w:sz="0" w:space="0" w:color="auto"/>
                <w:right w:val="none" w:sz="0" w:space="0" w:color="auto"/>
              </w:divBdr>
            </w:div>
            <w:div w:id="603810011">
              <w:marLeft w:val="0"/>
              <w:marRight w:val="0"/>
              <w:marTop w:val="0"/>
              <w:marBottom w:val="0"/>
              <w:divBdr>
                <w:top w:val="none" w:sz="0" w:space="0" w:color="auto"/>
                <w:left w:val="none" w:sz="0" w:space="0" w:color="auto"/>
                <w:bottom w:val="none" w:sz="0" w:space="0" w:color="auto"/>
                <w:right w:val="none" w:sz="0" w:space="0" w:color="auto"/>
              </w:divBdr>
            </w:div>
            <w:div w:id="1320764688">
              <w:marLeft w:val="0"/>
              <w:marRight w:val="0"/>
              <w:marTop w:val="0"/>
              <w:marBottom w:val="0"/>
              <w:divBdr>
                <w:top w:val="none" w:sz="0" w:space="0" w:color="auto"/>
                <w:left w:val="none" w:sz="0" w:space="0" w:color="auto"/>
                <w:bottom w:val="none" w:sz="0" w:space="0" w:color="auto"/>
                <w:right w:val="none" w:sz="0" w:space="0" w:color="auto"/>
              </w:divBdr>
            </w:div>
            <w:div w:id="543062447">
              <w:marLeft w:val="0"/>
              <w:marRight w:val="0"/>
              <w:marTop w:val="0"/>
              <w:marBottom w:val="0"/>
              <w:divBdr>
                <w:top w:val="none" w:sz="0" w:space="0" w:color="auto"/>
                <w:left w:val="none" w:sz="0" w:space="0" w:color="auto"/>
                <w:bottom w:val="none" w:sz="0" w:space="0" w:color="auto"/>
                <w:right w:val="none" w:sz="0" w:space="0" w:color="auto"/>
              </w:divBdr>
            </w:div>
            <w:div w:id="1345127760">
              <w:marLeft w:val="0"/>
              <w:marRight w:val="0"/>
              <w:marTop w:val="0"/>
              <w:marBottom w:val="0"/>
              <w:divBdr>
                <w:top w:val="none" w:sz="0" w:space="0" w:color="auto"/>
                <w:left w:val="none" w:sz="0" w:space="0" w:color="auto"/>
                <w:bottom w:val="none" w:sz="0" w:space="0" w:color="auto"/>
                <w:right w:val="none" w:sz="0" w:space="0" w:color="auto"/>
              </w:divBdr>
            </w:div>
            <w:div w:id="1514496068">
              <w:marLeft w:val="0"/>
              <w:marRight w:val="0"/>
              <w:marTop w:val="0"/>
              <w:marBottom w:val="0"/>
              <w:divBdr>
                <w:top w:val="none" w:sz="0" w:space="0" w:color="auto"/>
                <w:left w:val="none" w:sz="0" w:space="0" w:color="auto"/>
                <w:bottom w:val="none" w:sz="0" w:space="0" w:color="auto"/>
                <w:right w:val="none" w:sz="0" w:space="0" w:color="auto"/>
              </w:divBdr>
            </w:div>
            <w:div w:id="1096942837">
              <w:marLeft w:val="0"/>
              <w:marRight w:val="0"/>
              <w:marTop w:val="0"/>
              <w:marBottom w:val="0"/>
              <w:divBdr>
                <w:top w:val="none" w:sz="0" w:space="0" w:color="auto"/>
                <w:left w:val="none" w:sz="0" w:space="0" w:color="auto"/>
                <w:bottom w:val="none" w:sz="0" w:space="0" w:color="auto"/>
                <w:right w:val="none" w:sz="0" w:space="0" w:color="auto"/>
              </w:divBdr>
            </w:div>
            <w:div w:id="585456254">
              <w:marLeft w:val="0"/>
              <w:marRight w:val="0"/>
              <w:marTop w:val="0"/>
              <w:marBottom w:val="0"/>
              <w:divBdr>
                <w:top w:val="none" w:sz="0" w:space="0" w:color="auto"/>
                <w:left w:val="none" w:sz="0" w:space="0" w:color="auto"/>
                <w:bottom w:val="none" w:sz="0" w:space="0" w:color="auto"/>
                <w:right w:val="none" w:sz="0" w:space="0" w:color="auto"/>
              </w:divBdr>
            </w:div>
            <w:div w:id="631522482">
              <w:marLeft w:val="0"/>
              <w:marRight w:val="0"/>
              <w:marTop w:val="0"/>
              <w:marBottom w:val="0"/>
              <w:divBdr>
                <w:top w:val="none" w:sz="0" w:space="0" w:color="auto"/>
                <w:left w:val="none" w:sz="0" w:space="0" w:color="auto"/>
                <w:bottom w:val="none" w:sz="0" w:space="0" w:color="auto"/>
                <w:right w:val="none" w:sz="0" w:space="0" w:color="auto"/>
              </w:divBdr>
            </w:div>
            <w:div w:id="2001688222">
              <w:marLeft w:val="0"/>
              <w:marRight w:val="0"/>
              <w:marTop w:val="0"/>
              <w:marBottom w:val="0"/>
              <w:divBdr>
                <w:top w:val="none" w:sz="0" w:space="0" w:color="auto"/>
                <w:left w:val="none" w:sz="0" w:space="0" w:color="auto"/>
                <w:bottom w:val="none" w:sz="0" w:space="0" w:color="auto"/>
                <w:right w:val="none" w:sz="0" w:space="0" w:color="auto"/>
              </w:divBdr>
            </w:div>
            <w:div w:id="447312663">
              <w:marLeft w:val="0"/>
              <w:marRight w:val="0"/>
              <w:marTop w:val="0"/>
              <w:marBottom w:val="0"/>
              <w:divBdr>
                <w:top w:val="none" w:sz="0" w:space="0" w:color="auto"/>
                <w:left w:val="none" w:sz="0" w:space="0" w:color="auto"/>
                <w:bottom w:val="none" w:sz="0" w:space="0" w:color="auto"/>
                <w:right w:val="none" w:sz="0" w:space="0" w:color="auto"/>
              </w:divBdr>
            </w:div>
            <w:div w:id="1399480881">
              <w:marLeft w:val="0"/>
              <w:marRight w:val="0"/>
              <w:marTop w:val="0"/>
              <w:marBottom w:val="0"/>
              <w:divBdr>
                <w:top w:val="none" w:sz="0" w:space="0" w:color="auto"/>
                <w:left w:val="none" w:sz="0" w:space="0" w:color="auto"/>
                <w:bottom w:val="none" w:sz="0" w:space="0" w:color="auto"/>
                <w:right w:val="none" w:sz="0" w:space="0" w:color="auto"/>
              </w:divBdr>
            </w:div>
            <w:div w:id="532886519">
              <w:marLeft w:val="0"/>
              <w:marRight w:val="0"/>
              <w:marTop w:val="0"/>
              <w:marBottom w:val="0"/>
              <w:divBdr>
                <w:top w:val="none" w:sz="0" w:space="0" w:color="auto"/>
                <w:left w:val="none" w:sz="0" w:space="0" w:color="auto"/>
                <w:bottom w:val="none" w:sz="0" w:space="0" w:color="auto"/>
                <w:right w:val="none" w:sz="0" w:space="0" w:color="auto"/>
              </w:divBdr>
            </w:div>
            <w:div w:id="721641162">
              <w:marLeft w:val="0"/>
              <w:marRight w:val="0"/>
              <w:marTop w:val="0"/>
              <w:marBottom w:val="0"/>
              <w:divBdr>
                <w:top w:val="none" w:sz="0" w:space="0" w:color="auto"/>
                <w:left w:val="none" w:sz="0" w:space="0" w:color="auto"/>
                <w:bottom w:val="none" w:sz="0" w:space="0" w:color="auto"/>
                <w:right w:val="none" w:sz="0" w:space="0" w:color="auto"/>
              </w:divBdr>
            </w:div>
            <w:div w:id="363022112">
              <w:marLeft w:val="0"/>
              <w:marRight w:val="0"/>
              <w:marTop w:val="0"/>
              <w:marBottom w:val="0"/>
              <w:divBdr>
                <w:top w:val="none" w:sz="0" w:space="0" w:color="auto"/>
                <w:left w:val="none" w:sz="0" w:space="0" w:color="auto"/>
                <w:bottom w:val="none" w:sz="0" w:space="0" w:color="auto"/>
                <w:right w:val="none" w:sz="0" w:space="0" w:color="auto"/>
              </w:divBdr>
            </w:div>
            <w:div w:id="557132222">
              <w:marLeft w:val="0"/>
              <w:marRight w:val="0"/>
              <w:marTop w:val="0"/>
              <w:marBottom w:val="0"/>
              <w:divBdr>
                <w:top w:val="none" w:sz="0" w:space="0" w:color="auto"/>
                <w:left w:val="none" w:sz="0" w:space="0" w:color="auto"/>
                <w:bottom w:val="none" w:sz="0" w:space="0" w:color="auto"/>
                <w:right w:val="none" w:sz="0" w:space="0" w:color="auto"/>
              </w:divBdr>
            </w:div>
            <w:div w:id="1757555827">
              <w:marLeft w:val="0"/>
              <w:marRight w:val="0"/>
              <w:marTop w:val="0"/>
              <w:marBottom w:val="0"/>
              <w:divBdr>
                <w:top w:val="none" w:sz="0" w:space="0" w:color="auto"/>
                <w:left w:val="none" w:sz="0" w:space="0" w:color="auto"/>
                <w:bottom w:val="none" w:sz="0" w:space="0" w:color="auto"/>
                <w:right w:val="none" w:sz="0" w:space="0" w:color="auto"/>
              </w:divBdr>
            </w:div>
            <w:div w:id="1389114702">
              <w:marLeft w:val="0"/>
              <w:marRight w:val="0"/>
              <w:marTop w:val="0"/>
              <w:marBottom w:val="0"/>
              <w:divBdr>
                <w:top w:val="none" w:sz="0" w:space="0" w:color="auto"/>
                <w:left w:val="none" w:sz="0" w:space="0" w:color="auto"/>
                <w:bottom w:val="none" w:sz="0" w:space="0" w:color="auto"/>
                <w:right w:val="none" w:sz="0" w:space="0" w:color="auto"/>
              </w:divBdr>
            </w:div>
            <w:div w:id="46879100">
              <w:marLeft w:val="0"/>
              <w:marRight w:val="0"/>
              <w:marTop w:val="0"/>
              <w:marBottom w:val="0"/>
              <w:divBdr>
                <w:top w:val="none" w:sz="0" w:space="0" w:color="auto"/>
                <w:left w:val="none" w:sz="0" w:space="0" w:color="auto"/>
                <w:bottom w:val="none" w:sz="0" w:space="0" w:color="auto"/>
                <w:right w:val="none" w:sz="0" w:space="0" w:color="auto"/>
              </w:divBdr>
            </w:div>
            <w:div w:id="3476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3820">
      <w:bodyDiv w:val="1"/>
      <w:marLeft w:val="0"/>
      <w:marRight w:val="0"/>
      <w:marTop w:val="0"/>
      <w:marBottom w:val="0"/>
      <w:divBdr>
        <w:top w:val="none" w:sz="0" w:space="0" w:color="auto"/>
        <w:left w:val="none" w:sz="0" w:space="0" w:color="auto"/>
        <w:bottom w:val="none" w:sz="0" w:space="0" w:color="auto"/>
        <w:right w:val="none" w:sz="0" w:space="0" w:color="auto"/>
      </w:divBdr>
    </w:div>
    <w:div w:id="2071492702">
      <w:bodyDiv w:val="1"/>
      <w:marLeft w:val="0"/>
      <w:marRight w:val="0"/>
      <w:marTop w:val="0"/>
      <w:marBottom w:val="0"/>
      <w:divBdr>
        <w:top w:val="none" w:sz="0" w:space="0" w:color="auto"/>
        <w:left w:val="none" w:sz="0" w:space="0" w:color="auto"/>
        <w:bottom w:val="none" w:sz="0" w:space="0" w:color="auto"/>
        <w:right w:val="none" w:sz="0" w:space="0" w:color="auto"/>
      </w:divBdr>
      <w:divsChild>
        <w:div w:id="163782074">
          <w:marLeft w:val="0"/>
          <w:marRight w:val="0"/>
          <w:marTop w:val="0"/>
          <w:marBottom w:val="0"/>
          <w:divBdr>
            <w:top w:val="none" w:sz="0" w:space="0" w:color="auto"/>
            <w:left w:val="none" w:sz="0" w:space="0" w:color="auto"/>
            <w:bottom w:val="none" w:sz="0" w:space="0" w:color="auto"/>
            <w:right w:val="none" w:sz="0" w:space="0" w:color="auto"/>
          </w:divBdr>
          <w:divsChild>
            <w:div w:id="1100754952">
              <w:marLeft w:val="0"/>
              <w:marRight w:val="0"/>
              <w:marTop w:val="0"/>
              <w:marBottom w:val="0"/>
              <w:divBdr>
                <w:top w:val="none" w:sz="0" w:space="0" w:color="auto"/>
                <w:left w:val="none" w:sz="0" w:space="0" w:color="auto"/>
                <w:bottom w:val="none" w:sz="0" w:space="0" w:color="auto"/>
                <w:right w:val="none" w:sz="0" w:space="0" w:color="auto"/>
              </w:divBdr>
            </w:div>
            <w:div w:id="804008291">
              <w:marLeft w:val="0"/>
              <w:marRight w:val="0"/>
              <w:marTop w:val="0"/>
              <w:marBottom w:val="0"/>
              <w:divBdr>
                <w:top w:val="none" w:sz="0" w:space="0" w:color="auto"/>
                <w:left w:val="none" w:sz="0" w:space="0" w:color="auto"/>
                <w:bottom w:val="none" w:sz="0" w:space="0" w:color="auto"/>
                <w:right w:val="none" w:sz="0" w:space="0" w:color="auto"/>
              </w:divBdr>
            </w:div>
            <w:div w:id="909968587">
              <w:marLeft w:val="0"/>
              <w:marRight w:val="0"/>
              <w:marTop w:val="0"/>
              <w:marBottom w:val="0"/>
              <w:divBdr>
                <w:top w:val="none" w:sz="0" w:space="0" w:color="auto"/>
                <w:left w:val="none" w:sz="0" w:space="0" w:color="auto"/>
                <w:bottom w:val="none" w:sz="0" w:space="0" w:color="auto"/>
                <w:right w:val="none" w:sz="0" w:space="0" w:color="auto"/>
              </w:divBdr>
            </w:div>
            <w:div w:id="1682854839">
              <w:marLeft w:val="0"/>
              <w:marRight w:val="0"/>
              <w:marTop w:val="0"/>
              <w:marBottom w:val="0"/>
              <w:divBdr>
                <w:top w:val="none" w:sz="0" w:space="0" w:color="auto"/>
                <w:left w:val="none" w:sz="0" w:space="0" w:color="auto"/>
                <w:bottom w:val="none" w:sz="0" w:space="0" w:color="auto"/>
                <w:right w:val="none" w:sz="0" w:space="0" w:color="auto"/>
              </w:divBdr>
            </w:div>
            <w:div w:id="1047418158">
              <w:marLeft w:val="0"/>
              <w:marRight w:val="0"/>
              <w:marTop w:val="0"/>
              <w:marBottom w:val="0"/>
              <w:divBdr>
                <w:top w:val="none" w:sz="0" w:space="0" w:color="auto"/>
                <w:left w:val="none" w:sz="0" w:space="0" w:color="auto"/>
                <w:bottom w:val="none" w:sz="0" w:space="0" w:color="auto"/>
                <w:right w:val="none" w:sz="0" w:space="0" w:color="auto"/>
              </w:divBdr>
            </w:div>
            <w:div w:id="1565336819">
              <w:marLeft w:val="0"/>
              <w:marRight w:val="0"/>
              <w:marTop w:val="0"/>
              <w:marBottom w:val="0"/>
              <w:divBdr>
                <w:top w:val="none" w:sz="0" w:space="0" w:color="auto"/>
                <w:left w:val="none" w:sz="0" w:space="0" w:color="auto"/>
                <w:bottom w:val="none" w:sz="0" w:space="0" w:color="auto"/>
                <w:right w:val="none" w:sz="0" w:space="0" w:color="auto"/>
              </w:divBdr>
            </w:div>
            <w:div w:id="263148583">
              <w:marLeft w:val="0"/>
              <w:marRight w:val="0"/>
              <w:marTop w:val="0"/>
              <w:marBottom w:val="0"/>
              <w:divBdr>
                <w:top w:val="none" w:sz="0" w:space="0" w:color="auto"/>
                <w:left w:val="none" w:sz="0" w:space="0" w:color="auto"/>
                <w:bottom w:val="none" w:sz="0" w:space="0" w:color="auto"/>
                <w:right w:val="none" w:sz="0" w:space="0" w:color="auto"/>
              </w:divBdr>
            </w:div>
            <w:div w:id="275255957">
              <w:marLeft w:val="0"/>
              <w:marRight w:val="0"/>
              <w:marTop w:val="0"/>
              <w:marBottom w:val="0"/>
              <w:divBdr>
                <w:top w:val="none" w:sz="0" w:space="0" w:color="auto"/>
                <w:left w:val="none" w:sz="0" w:space="0" w:color="auto"/>
                <w:bottom w:val="none" w:sz="0" w:space="0" w:color="auto"/>
                <w:right w:val="none" w:sz="0" w:space="0" w:color="auto"/>
              </w:divBdr>
            </w:div>
            <w:div w:id="1692879471">
              <w:marLeft w:val="0"/>
              <w:marRight w:val="0"/>
              <w:marTop w:val="0"/>
              <w:marBottom w:val="0"/>
              <w:divBdr>
                <w:top w:val="none" w:sz="0" w:space="0" w:color="auto"/>
                <w:left w:val="none" w:sz="0" w:space="0" w:color="auto"/>
                <w:bottom w:val="none" w:sz="0" w:space="0" w:color="auto"/>
                <w:right w:val="none" w:sz="0" w:space="0" w:color="auto"/>
              </w:divBdr>
            </w:div>
            <w:div w:id="599873104">
              <w:marLeft w:val="0"/>
              <w:marRight w:val="0"/>
              <w:marTop w:val="0"/>
              <w:marBottom w:val="0"/>
              <w:divBdr>
                <w:top w:val="none" w:sz="0" w:space="0" w:color="auto"/>
                <w:left w:val="none" w:sz="0" w:space="0" w:color="auto"/>
                <w:bottom w:val="none" w:sz="0" w:space="0" w:color="auto"/>
                <w:right w:val="none" w:sz="0" w:space="0" w:color="auto"/>
              </w:divBdr>
            </w:div>
            <w:div w:id="1483767414">
              <w:marLeft w:val="0"/>
              <w:marRight w:val="0"/>
              <w:marTop w:val="0"/>
              <w:marBottom w:val="0"/>
              <w:divBdr>
                <w:top w:val="none" w:sz="0" w:space="0" w:color="auto"/>
                <w:left w:val="none" w:sz="0" w:space="0" w:color="auto"/>
                <w:bottom w:val="none" w:sz="0" w:space="0" w:color="auto"/>
                <w:right w:val="none" w:sz="0" w:space="0" w:color="auto"/>
              </w:divBdr>
            </w:div>
            <w:div w:id="401148948">
              <w:marLeft w:val="0"/>
              <w:marRight w:val="0"/>
              <w:marTop w:val="0"/>
              <w:marBottom w:val="0"/>
              <w:divBdr>
                <w:top w:val="none" w:sz="0" w:space="0" w:color="auto"/>
                <w:left w:val="none" w:sz="0" w:space="0" w:color="auto"/>
                <w:bottom w:val="none" w:sz="0" w:space="0" w:color="auto"/>
                <w:right w:val="none" w:sz="0" w:space="0" w:color="auto"/>
              </w:divBdr>
            </w:div>
            <w:div w:id="1437750744">
              <w:marLeft w:val="0"/>
              <w:marRight w:val="0"/>
              <w:marTop w:val="0"/>
              <w:marBottom w:val="0"/>
              <w:divBdr>
                <w:top w:val="none" w:sz="0" w:space="0" w:color="auto"/>
                <w:left w:val="none" w:sz="0" w:space="0" w:color="auto"/>
                <w:bottom w:val="none" w:sz="0" w:space="0" w:color="auto"/>
                <w:right w:val="none" w:sz="0" w:space="0" w:color="auto"/>
              </w:divBdr>
            </w:div>
            <w:div w:id="1515027307">
              <w:marLeft w:val="0"/>
              <w:marRight w:val="0"/>
              <w:marTop w:val="0"/>
              <w:marBottom w:val="0"/>
              <w:divBdr>
                <w:top w:val="none" w:sz="0" w:space="0" w:color="auto"/>
                <w:left w:val="none" w:sz="0" w:space="0" w:color="auto"/>
                <w:bottom w:val="none" w:sz="0" w:space="0" w:color="auto"/>
                <w:right w:val="none" w:sz="0" w:space="0" w:color="auto"/>
              </w:divBdr>
            </w:div>
            <w:div w:id="1395156759">
              <w:marLeft w:val="0"/>
              <w:marRight w:val="0"/>
              <w:marTop w:val="0"/>
              <w:marBottom w:val="0"/>
              <w:divBdr>
                <w:top w:val="none" w:sz="0" w:space="0" w:color="auto"/>
                <w:left w:val="none" w:sz="0" w:space="0" w:color="auto"/>
                <w:bottom w:val="none" w:sz="0" w:space="0" w:color="auto"/>
                <w:right w:val="none" w:sz="0" w:space="0" w:color="auto"/>
              </w:divBdr>
            </w:div>
            <w:div w:id="159740928">
              <w:marLeft w:val="0"/>
              <w:marRight w:val="0"/>
              <w:marTop w:val="0"/>
              <w:marBottom w:val="0"/>
              <w:divBdr>
                <w:top w:val="none" w:sz="0" w:space="0" w:color="auto"/>
                <w:left w:val="none" w:sz="0" w:space="0" w:color="auto"/>
                <w:bottom w:val="none" w:sz="0" w:space="0" w:color="auto"/>
                <w:right w:val="none" w:sz="0" w:space="0" w:color="auto"/>
              </w:divBdr>
            </w:div>
            <w:div w:id="1031538410">
              <w:marLeft w:val="0"/>
              <w:marRight w:val="0"/>
              <w:marTop w:val="0"/>
              <w:marBottom w:val="0"/>
              <w:divBdr>
                <w:top w:val="none" w:sz="0" w:space="0" w:color="auto"/>
                <w:left w:val="none" w:sz="0" w:space="0" w:color="auto"/>
                <w:bottom w:val="none" w:sz="0" w:space="0" w:color="auto"/>
                <w:right w:val="none" w:sz="0" w:space="0" w:color="auto"/>
              </w:divBdr>
            </w:div>
            <w:div w:id="1543513793">
              <w:marLeft w:val="0"/>
              <w:marRight w:val="0"/>
              <w:marTop w:val="0"/>
              <w:marBottom w:val="0"/>
              <w:divBdr>
                <w:top w:val="none" w:sz="0" w:space="0" w:color="auto"/>
                <w:left w:val="none" w:sz="0" w:space="0" w:color="auto"/>
                <w:bottom w:val="none" w:sz="0" w:space="0" w:color="auto"/>
                <w:right w:val="none" w:sz="0" w:space="0" w:color="auto"/>
              </w:divBdr>
            </w:div>
            <w:div w:id="1101796375">
              <w:marLeft w:val="0"/>
              <w:marRight w:val="0"/>
              <w:marTop w:val="0"/>
              <w:marBottom w:val="0"/>
              <w:divBdr>
                <w:top w:val="none" w:sz="0" w:space="0" w:color="auto"/>
                <w:left w:val="none" w:sz="0" w:space="0" w:color="auto"/>
                <w:bottom w:val="none" w:sz="0" w:space="0" w:color="auto"/>
                <w:right w:val="none" w:sz="0" w:space="0" w:color="auto"/>
              </w:divBdr>
            </w:div>
            <w:div w:id="873272312">
              <w:marLeft w:val="0"/>
              <w:marRight w:val="0"/>
              <w:marTop w:val="0"/>
              <w:marBottom w:val="0"/>
              <w:divBdr>
                <w:top w:val="none" w:sz="0" w:space="0" w:color="auto"/>
                <w:left w:val="none" w:sz="0" w:space="0" w:color="auto"/>
                <w:bottom w:val="none" w:sz="0" w:space="0" w:color="auto"/>
                <w:right w:val="none" w:sz="0" w:space="0" w:color="auto"/>
              </w:divBdr>
            </w:div>
            <w:div w:id="453717390">
              <w:marLeft w:val="0"/>
              <w:marRight w:val="0"/>
              <w:marTop w:val="0"/>
              <w:marBottom w:val="0"/>
              <w:divBdr>
                <w:top w:val="none" w:sz="0" w:space="0" w:color="auto"/>
                <w:left w:val="none" w:sz="0" w:space="0" w:color="auto"/>
                <w:bottom w:val="none" w:sz="0" w:space="0" w:color="auto"/>
                <w:right w:val="none" w:sz="0" w:space="0" w:color="auto"/>
              </w:divBdr>
            </w:div>
            <w:div w:id="1044135574">
              <w:marLeft w:val="0"/>
              <w:marRight w:val="0"/>
              <w:marTop w:val="0"/>
              <w:marBottom w:val="0"/>
              <w:divBdr>
                <w:top w:val="none" w:sz="0" w:space="0" w:color="auto"/>
                <w:left w:val="none" w:sz="0" w:space="0" w:color="auto"/>
                <w:bottom w:val="none" w:sz="0" w:space="0" w:color="auto"/>
                <w:right w:val="none" w:sz="0" w:space="0" w:color="auto"/>
              </w:divBdr>
            </w:div>
            <w:div w:id="155153997">
              <w:marLeft w:val="0"/>
              <w:marRight w:val="0"/>
              <w:marTop w:val="0"/>
              <w:marBottom w:val="0"/>
              <w:divBdr>
                <w:top w:val="none" w:sz="0" w:space="0" w:color="auto"/>
                <w:left w:val="none" w:sz="0" w:space="0" w:color="auto"/>
                <w:bottom w:val="none" w:sz="0" w:space="0" w:color="auto"/>
                <w:right w:val="none" w:sz="0" w:space="0" w:color="auto"/>
              </w:divBdr>
            </w:div>
            <w:div w:id="288129002">
              <w:marLeft w:val="0"/>
              <w:marRight w:val="0"/>
              <w:marTop w:val="0"/>
              <w:marBottom w:val="0"/>
              <w:divBdr>
                <w:top w:val="none" w:sz="0" w:space="0" w:color="auto"/>
                <w:left w:val="none" w:sz="0" w:space="0" w:color="auto"/>
                <w:bottom w:val="none" w:sz="0" w:space="0" w:color="auto"/>
                <w:right w:val="none" w:sz="0" w:space="0" w:color="auto"/>
              </w:divBdr>
            </w:div>
            <w:div w:id="1486699040">
              <w:marLeft w:val="0"/>
              <w:marRight w:val="0"/>
              <w:marTop w:val="0"/>
              <w:marBottom w:val="0"/>
              <w:divBdr>
                <w:top w:val="none" w:sz="0" w:space="0" w:color="auto"/>
                <w:left w:val="none" w:sz="0" w:space="0" w:color="auto"/>
                <w:bottom w:val="none" w:sz="0" w:space="0" w:color="auto"/>
                <w:right w:val="none" w:sz="0" w:space="0" w:color="auto"/>
              </w:divBdr>
            </w:div>
            <w:div w:id="1710832834">
              <w:marLeft w:val="0"/>
              <w:marRight w:val="0"/>
              <w:marTop w:val="0"/>
              <w:marBottom w:val="0"/>
              <w:divBdr>
                <w:top w:val="none" w:sz="0" w:space="0" w:color="auto"/>
                <w:left w:val="none" w:sz="0" w:space="0" w:color="auto"/>
                <w:bottom w:val="none" w:sz="0" w:space="0" w:color="auto"/>
                <w:right w:val="none" w:sz="0" w:space="0" w:color="auto"/>
              </w:divBdr>
            </w:div>
            <w:div w:id="1943881061">
              <w:marLeft w:val="0"/>
              <w:marRight w:val="0"/>
              <w:marTop w:val="0"/>
              <w:marBottom w:val="0"/>
              <w:divBdr>
                <w:top w:val="none" w:sz="0" w:space="0" w:color="auto"/>
                <w:left w:val="none" w:sz="0" w:space="0" w:color="auto"/>
                <w:bottom w:val="none" w:sz="0" w:space="0" w:color="auto"/>
                <w:right w:val="none" w:sz="0" w:space="0" w:color="auto"/>
              </w:divBdr>
            </w:div>
            <w:div w:id="1046951411">
              <w:marLeft w:val="0"/>
              <w:marRight w:val="0"/>
              <w:marTop w:val="0"/>
              <w:marBottom w:val="0"/>
              <w:divBdr>
                <w:top w:val="none" w:sz="0" w:space="0" w:color="auto"/>
                <w:left w:val="none" w:sz="0" w:space="0" w:color="auto"/>
                <w:bottom w:val="none" w:sz="0" w:space="0" w:color="auto"/>
                <w:right w:val="none" w:sz="0" w:space="0" w:color="auto"/>
              </w:divBdr>
            </w:div>
            <w:div w:id="1028676779">
              <w:marLeft w:val="0"/>
              <w:marRight w:val="0"/>
              <w:marTop w:val="0"/>
              <w:marBottom w:val="0"/>
              <w:divBdr>
                <w:top w:val="none" w:sz="0" w:space="0" w:color="auto"/>
                <w:left w:val="none" w:sz="0" w:space="0" w:color="auto"/>
                <w:bottom w:val="none" w:sz="0" w:space="0" w:color="auto"/>
                <w:right w:val="none" w:sz="0" w:space="0" w:color="auto"/>
              </w:divBdr>
            </w:div>
            <w:div w:id="1120756617">
              <w:marLeft w:val="0"/>
              <w:marRight w:val="0"/>
              <w:marTop w:val="0"/>
              <w:marBottom w:val="0"/>
              <w:divBdr>
                <w:top w:val="none" w:sz="0" w:space="0" w:color="auto"/>
                <w:left w:val="none" w:sz="0" w:space="0" w:color="auto"/>
                <w:bottom w:val="none" w:sz="0" w:space="0" w:color="auto"/>
                <w:right w:val="none" w:sz="0" w:space="0" w:color="auto"/>
              </w:divBdr>
            </w:div>
            <w:div w:id="534656306">
              <w:marLeft w:val="0"/>
              <w:marRight w:val="0"/>
              <w:marTop w:val="0"/>
              <w:marBottom w:val="0"/>
              <w:divBdr>
                <w:top w:val="none" w:sz="0" w:space="0" w:color="auto"/>
                <w:left w:val="none" w:sz="0" w:space="0" w:color="auto"/>
                <w:bottom w:val="none" w:sz="0" w:space="0" w:color="auto"/>
                <w:right w:val="none" w:sz="0" w:space="0" w:color="auto"/>
              </w:divBdr>
            </w:div>
            <w:div w:id="1635720321">
              <w:marLeft w:val="0"/>
              <w:marRight w:val="0"/>
              <w:marTop w:val="0"/>
              <w:marBottom w:val="0"/>
              <w:divBdr>
                <w:top w:val="none" w:sz="0" w:space="0" w:color="auto"/>
                <w:left w:val="none" w:sz="0" w:space="0" w:color="auto"/>
                <w:bottom w:val="none" w:sz="0" w:space="0" w:color="auto"/>
                <w:right w:val="none" w:sz="0" w:space="0" w:color="auto"/>
              </w:divBdr>
            </w:div>
            <w:div w:id="239143877">
              <w:marLeft w:val="0"/>
              <w:marRight w:val="0"/>
              <w:marTop w:val="0"/>
              <w:marBottom w:val="0"/>
              <w:divBdr>
                <w:top w:val="none" w:sz="0" w:space="0" w:color="auto"/>
                <w:left w:val="none" w:sz="0" w:space="0" w:color="auto"/>
                <w:bottom w:val="none" w:sz="0" w:space="0" w:color="auto"/>
                <w:right w:val="none" w:sz="0" w:space="0" w:color="auto"/>
              </w:divBdr>
            </w:div>
            <w:div w:id="439688840">
              <w:marLeft w:val="0"/>
              <w:marRight w:val="0"/>
              <w:marTop w:val="0"/>
              <w:marBottom w:val="0"/>
              <w:divBdr>
                <w:top w:val="none" w:sz="0" w:space="0" w:color="auto"/>
                <w:left w:val="none" w:sz="0" w:space="0" w:color="auto"/>
                <w:bottom w:val="none" w:sz="0" w:space="0" w:color="auto"/>
                <w:right w:val="none" w:sz="0" w:space="0" w:color="auto"/>
              </w:divBdr>
            </w:div>
            <w:div w:id="1758937371">
              <w:marLeft w:val="0"/>
              <w:marRight w:val="0"/>
              <w:marTop w:val="0"/>
              <w:marBottom w:val="0"/>
              <w:divBdr>
                <w:top w:val="none" w:sz="0" w:space="0" w:color="auto"/>
                <w:left w:val="none" w:sz="0" w:space="0" w:color="auto"/>
                <w:bottom w:val="none" w:sz="0" w:space="0" w:color="auto"/>
                <w:right w:val="none" w:sz="0" w:space="0" w:color="auto"/>
              </w:divBdr>
            </w:div>
            <w:div w:id="1060708804">
              <w:marLeft w:val="0"/>
              <w:marRight w:val="0"/>
              <w:marTop w:val="0"/>
              <w:marBottom w:val="0"/>
              <w:divBdr>
                <w:top w:val="none" w:sz="0" w:space="0" w:color="auto"/>
                <w:left w:val="none" w:sz="0" w:space="0" w:color="auto"/>
                <w:bottom w:val="none" w:sz="0" w:space="0" w:color="auto"/>
                <w:right w:val="none" w:sz="0" w:space="0" w:color="auto"/>
              </w:divBdr>
            </w:div>
            <w:div w:id="10383001">
              <w:marLeft w:val="0"/>
              <w:marRight w:val="0"/>
              <w:marTop w:val="0"/>
              <w:marBottom w:val="0"/>
              <w:divBdr>
                <w:top w:val="none" w:sz="0" w:space="0" w:color="auto"/>
                <w:left w:val="none" w:sz="0" w:space="0" w:color="auto"/>
                <w:bottom w:val="none" w:sz="0" w:space="0" w:color="auto"/>
                <w:right w:val="none" w:sz="0" w:space="0" w:color="auto"/>
              </w:divBdr>
            </w:div>
            <w:div w:id="257518268">
              <w:marLeft w:val="0"/>
              <w:marRight w:val="0"/>
              <w:marTop w:val="0"/>
              <w:marBottom w:val="0"/>
              <w:divBdr>
                <w:top w:val="none" w:sz="0" w:space="0" w:color="auto"/>
                <w:left w:val="none" w:sz="0" w:space="0" w:color="auto"/>
                <w:bottom w:val="none" w:sz="0" w:space="0" w:color="auto"/>
                <w:right w:val="none" w:sz="0" w:space="0" w:color="auto"/>
              </w:divBdr>
            </w:div>
            <w:div w:id="1448354261">
              <w:marLeft w:val="0"/>
              <w:marRight w:val="0"/>
              <w:marTop w:val="0"/>
              <w:marBottom w:val="0"/>
              <w:divBdr>
                <w:top w:val="none" w:sz="0" w:space="0" w:color="auto"/>
                <w:left w:val="none" w:sz="0" w:space="0" w:color="auto"/>
                <w:bottom w:val="none" w:sz="0" w:space="0" w:color="auto"/>
                <w:right w:val="none" w:sz="0" w:space="0" w:color="auto"/>
              </w:divBdr>
            </w:div>
            <w:div w:id="214510715">
              <w:marLeft w:val="0"/>
              <w:marRight w:val="0"/>
              <w:marTop w:val="0"/>
              <w:marBottom w:val="0"/>
              <w:divBdr>
                <w:top w:val="none" w:sz="0" w:space="0" w:color="auto"/>
                <w:left w:val="none" w:sz="0" w:space="0" w:color="auto"/>
                <w:bottom w:val="none" w:sz="0" w:space="0" w:color="auto"/>
                <w:right w:val="none" w:sz="0" w:space="0" w:color="auto"/>
              </w:divBdr>
            </w:div>
            <w:div w:id="77412293">
              <w:marLeft w:val="0"/>
              <w:marRight w:val="0"/>
              <w:marTop w:val="0"/>
              <w:marBottom w:val="0"/>
              <w:divBdr>
                <w:top w:val="none" w:sz="0" w:space="0" w:color="auto"/>
                <w:left w:val="none" w:sz="0" w:space="0" w:color="auto"/>
                <w:bottom w:val="none" w:sz="0" w:space="0" w:color="auto"/>
                <w:right w:val="none" w:sz="0" w:space="0" w:color="auto"/>
              </w:divBdr>
            </w:div>
            <w:div w:id="677657938">
              <w:marLeft w:val="0"/>
              <w:marRight w:val="0"/>
              <w:marTop w:val="0"/>
              <w:marBottom w:val="0"/>
              <w:divBdr>
                <w:top w:val="none" w:sz="0" w:space="0" w:color="auto"/>
                <w:left w:val="none" w:sz="0" w:space="0" w:color="auto"/>
                <w:bottom w:val="none" w:sz="0" w:space="0" w:color="auto"/>
                <w:right w:val="none" w:sz="0" w:space="0" w:color="auto"/>
              </w:divBdr>
            </w:div>
            <w:div w:id="158890634">
              <w:marLeft w:val="0"/>
              <w:marRight w:val="0"/>
              <w:marTop w:val="0"/>
              <w:marBottom w:val="0"/>
              <w:divBdr>
                <w:top w:val="none" w:sz="0" w:space="0" w:color="auto"/>
                <w:left w:val="none" w:sz="0" w:space="0" w:color="auto"/>
                <w:bottom w:val="none" w:sz="0" w:space="0" w:color="auto"/>
                <w:right w:val="none" w:sz="0" w:space="0" w:color="auto"/>
              </w:divBdr>
            </w:div>
            <w:div w:id="447503539">
              <w:marLeft w:val="0"/>
              <w:marRight w:val="0"/>
              <w:marTop w:val="0"/>
              <w:marBottom w:val="0"/>
              <w:divBdr>
                <w:top w:val="none" w:sz="0" w:space="0" w:color="auto"/>
                <w:left w:val="none" w:sz="0" w:space="0" w:color="auto"/>
                <w:bottom w:val="none" w:sz="0" w:space="0" w:color="auto"/>
                <w:right w:val="none" w:sz="0" w:space="0" w:color="auto"/>
              </w:divBdr>
            </w:div>
            <w:div w:id="1788893119">
              <w:marLeft w:val="0"/>
              <w:marRight w:val="0"/>
              <w:marTop w:val="0"/>
              <w:marBottom w:val="0"/>
              <w:divBdr>
                <w:top w:val="none" w:sz="0" w:space="0" w:color="auto"/>
                <w:left w:val="none" w:sz="0" w:space="0" w:color="auto"/>
                <w:bottom w:val="none" w:sz="0" w:space="0" w:color="auto"/>
                <w:right w:val="none" w:sz="0" w:space="0" w:color="auto"/>
              </w:divBdr>
            </w:div>
            <w:div w:id="1444039214">
              <w:marLeft w:val="0"/>
              <w:marRight w:val="0"/>
              <w:marTop w:val="0"/>
              <w:marBottom w:val="0"/>
              <w:divBdr>
                <w:top w:val="none" w:sz="0" w:space="0" w:color="auto"/>
                <w:left w:val="none" w:sz="0" w:space="0" w:color="auto"/>
                <w:bottom w:val="none" w:sz="0" w:space="0" w:color="auto"/>
                <w:right w:val="none" w:sz="0" w:space="0" w:color="auto"/>
              </w:divBdr>
            </w:div>
            <w:div w:id="2000886476">
              <w:marLeft w:val="0"/>
              <w:marRight w:val="0"/>
              <w:marTop w:val="0"/>
              <w:marBottom w:val="0"/>
              <w:divBdr>
                <w:top w:val="none" w:sz="0" w:space="0" w:color="auto"/>
                <w:left w:val="none" w:sz="0" w:space="0" w:color="auto"/>
                <w:bottom w:val="none" w:sz="0" w:space="0" w:color="auto"/>
                <w:right w:val="none" w:sz="0" w:space="0" w:color="auto"/>
              </w:divBdr>
            </w:div>
            <w:div w:id="28528428">
              <w:marLeft w:val="0"/>
              <w:marRight w:val="0"/>
              <w:marTop w:val="0"/>
              <w:marBottom w:val="0"/>
              <w:divBdr>
                <w:top w:val="none" w:sz="0" w:space="0" w:color="auto"/>
                <w:left w:val="none" w:sz="0" w:space="0" w:color="auto"/>
                <w:bottom w:val="none" w:sz="0" w:space="0" w:color="auto"/>
                <w:right w:val="none" w:sz="0" w:space="0" w:color="auto"/>
              </w:divBdr>
            </w:div>
            <w:div w:id="1477213466">
              <w:marLeft w:val="0"/>
              <w:marRight w:val="0"/>
              <w:marTop w:val="0"/>
              <w:marBottom w:val="0"/>
              <w:divBdr>
                <w:top w:val="none" w:sz="0" w:space="0" w:color="auto"/>
                <w:left w:val="none" w:sz="0" w:space="0" w:color="auto"/>
                <w:bottom w:val="none" w:sz="0" w:space="0" w:color="auto"/>
                <w:right w:val="none" w:sz="0" w:space="0" w:color="auto"/>
              </w:divBdr>
            </w:div>
            <w:div w:id="44649603">
              <w:marLeft w:val="0"/>
              <w:marRight w:val="0"/>
              <w:marTop w:val="0"/>
              <w:marBottom w:val="0"/>
              <w:divBdr>
                <w:top w:val="none" w:sz="0" w:space="0" w:color="auto"/>
                <w:left w:val="none" w:sz="0" w:space="0" w:color="auto"/>
                <w:bottom w:val="none" w:sz="0" w:space="0" w:color="auto"/>
                <w:right w:val="none" w:sz="0" w:space="0" w:color="auto"/>
              </w:divBdr>
            </w:div>
            <w:div w:id="1811048779">
              <w:marLeft w:val="0"/>
              <w:marRight w:val="0"/>
              <w:marTop w:val="0"/>
              <w:marBottom w:val="0"/>
              <w:divBdr>
                <w:top w:val="none" w:sz="0" w:space="0" w:color="auto"/>
                <w:left w:val="none" w:sz="0" w:space="0" w:color="auto"/>
                <w:bottom w:val="none" w:sz="0" w:space="0" w:color="auto"/>
                <w:right w:val="none" w:sz="0" w:space="0" w:color="auto"/>
              </w:divBdr>
            </w:div>
            <w:div w:id="2108191616">
              <w:marLeft w:val="0"/>
              <w:marRight w:val="0"/>
              <w:marTop w:val="0"/>
              <w:marBottom w:val="0"/>
              <w:divBdr>
                <w:top w:val="none" w:sz="0" w:space="0" w:color="auto"/>
                <w:left w:val="none" w:sz="0" w:space="0" w:color="auto"/>
                <w:bottom w:val="none" w:sz="0" w:space="0" w:color="auto"/>
                <w:right w:val="none" w:sz="0" w:space="0" w:color="auto"/>
              </w:divBdr>
            </w:div>
            <w:div w:id="813791964">
              <w:marLeft w:val="0"/>
              <w:marRight w:val="0"/>
              <w:marTop w:val="0"/>
              <w:marBottom w:val="0"/>
              <w:divBdr>
                <w:top w:val="none" w:sz="0" w:space="0" w:color="auto"/>
                <w:left w:val="none" w:sz="0" w:space="0" w:color="auto"/>
                <w:bottom w:val="none" w:sz="0" w:space="0" w:color="auto"/>
                <w:right w:val="none" w:sz="0" w:space="0" w:color="auto"/>
              </w:divBdr>
            </w:div>
            <w:div w:id="1860774821">
              <w:marLeft w:val="0"/>
              <w:marRight w:val="0"/>
              <w:marTop w:val="0"/>
              <w:marBottom w:val="0"/>
              <w:divBdr>
                <w:top w:val="none" w:sz="0" w:space="0" w:color="auto"/>
                <w:left w:val="none" w:sz="0" w:space="0" w:color="auto"/>
                <w:bottom w:val="none" w:sz="0" w:space="0" w:color="auto"/>
                <w:right w:val="none" w:sz="0" w:space="0" w:color="auto"/>
              </w:divBdr>
            </w:div>
            <w:div w:id="2041929797">
              <w:marLeft w:val="0"/>
              <w:marRight w:val="0"/>
              <w:marTop w:val="0"/>
              <w:marBottom w:val="0"/>
              <w:divBdr>
                <w:top w:val="none" w:sz="0" w:space="0" w:color="auto"/>
                <w:left w:val="none" w:sz="0" w:space="0" w:color="auto"/>
                <w:bottom w:val="none" w:sz="0" w:space="0" w:color="auto"/>
                <w:right w:val="none" w:sz="0" w:space="0" w:color="auto"/>
              </w:divBdr>
            </w:div>
            <w:div w:id="1571501527">
              <w:marLeft w:val="0"/>
              <w:marRight w:val="0"/>
              <w:marTop w:val="0"/>
              <w:marBottom w:val="0"/>
              <w:divBdr>
                <w:top w:val="none" w:sz="0" w:space="0" w:color="auto"/>
                <w:left w:val="none" w:sz="0" w:space="0" w:color="auto"/>
                <w:bottom w:val="none" w:sz="0" w:space="0" w:color="auto"/>
                <w:right w:val="none" w:sz="0" w:space="0" w:color="auto"/>
              </w:divBdr>
            </w:div>
            <w:div w:id="409038883">
              <w:marLeft w:val="0"/>
              <w:marRight w:val="0"/>
              <w:marTop w:val="0"/>
              <w:marBottom w:val="0"/>
              <w:divBdr>
                <w:top w:val="none" w:sz="0" w:space="0" w:color="auto"/>
                <w:left w:val="none" w:sz="0" w:space="0" w:color="auto"/>
                <w:bottom w:val="none" w:sz="0" w:space="0" w:color="auto"/>
                <w:right w:val="none" w:sz="0" w:space="0" w:color="auto"/>
              </w:divBdr>
            </w:div>
            <w:div w:id="272591826">
              <w:marLeft w:val="0"/>
              <w:marRight w:val="0"/>
              <w:marTop w:val="0"/>
              <w:marBottom w:val="0"/>
              <w:divBdr>
                <w:top w:val="none" w:sz="0" w:space="0" w:color="auto"/>
                <w:left w:val="none" w:sz="0" w:space="0" w:color="auto"/>
                <w:bottom w:val="none" w:sz="0" w:space="0" w:color="auto"/>
                <w:right w:val="none" w:sz="0" w:space="0" w:color="auto"/>
              </w:divBdr>
            </w:div>
            <w:div w:id="74786542">
              <w:marLeft w:val="0"/>
              <w:marRight w:val="0"/>
              <w:marTop w:val="0"/>
              <w:marBottom w:val="0"/>
              <w:divBdr>
                <w:top w:val="none" w:sz="0" w:space="0" w:color="auto"/>
                <w:left w:val="none" w:sz="0" w:space="0" w:color="auto"/>
                <w:bottom w:val="none" w:sz="0" w:space="0" w:color="auto"/>
                <w:right w:val="none" w:sz="0" w:space="0" w:color="auto"/>
              </w:divBdr>
            </w:div>
            <w:div w:id="250429624">
              <w:marLeft w:val="0"/>
              <w:marRight w:val="0"/>
              <w:marTop w:val="0"/>
              <w:marBottom w:val="0"/>
              <w:divBdr>
                <w:top w:val="none" w:sz="0" w:space="0" w:color="auto"/>
                <w:left w:val="none" w:sz="0" w:space="0" w:color="auto"/>
                <w:bottom w:val="none" w:sz="0" w:space="0" w:color="auto"/>
                <w:right w:val="none" w:sz="0" w:space="0" w:color="auto"/>
              </w:divBdr>
            </w:div>
            <w:div w:id="1866744165">
              <w:marLeft w:val="0"/>
              <w:marRight w:val="0"/>
              <w:marTop w:val="0"/>
              <w:marBottom w:val="0"/>
              <w:divBdr>
                <w:top w:val="none" w:sz="0" w:space="0" w:color="auto"/>
                <w:left w:val="none" w:sz="0" w:space="0" w:color="auto"/>
                <w:bottom w:val="none" w:sz="0" w:space="0" w:color="auto"/>
                <w:right w:val="none" w:sz="0" w:space="0" w:color="auto"/>
              </w:divBdr>
            </w:div>
            <w:div w:id="1268192396">
              <w:marLeft w:val="0"/>
              <w:marRight w:val="0"/>
              <w:marTop w:val="0"/>
              <w:marBottom w:val="0"/>
              <w:divBdr>
                <w:top w:val="none" w:sz="0" w:space="0" w:color="auto"/>
                <w:left w:val="none" w:sz="0" w:space="0" w:color="auto"/>
                <w:bottom w:val="none" w:sz="0" w:space="0" w:color="auto"/>
                <w:right w:val="none" w:sz="0" w:space="0" w:color="auto"/>
              </w:divBdr>
            </w:div>
            <w:div w:id="1247811993">
              <w:marLeft w:val="0"/>
              <w:marRight w:val="0"/>
              <w:marTop w:val="0"/>
              <w:marBottom w:val="0"/>
              <w:divBdr>
                <w:top w:val="none" w:sz="0" w:space="0" w:color="auto"/>
                <w:left w:val="none" w:sz="0" w:space="0" w:color="auto"/>
                <w:bottom w:val="none" w:sz="0" w:space="0" w:color="auto"/>
                <w:right w:val="none" w:sz="0" w:space="0" w:color="auto"/>
              </w:divBdr>
            </w:div>
            <w:div w:id="530336355">
              <w:marLeft w:val="0"/>
              <w:marRight w:val="0"/>
              <w:marTop w:val="0"/>
              <w:marBottom w:val="0"/>
              <w:divBdr>
                <w:top w:val="none" w:sz="0" w:space="0" w:color="auto"/>
                <w:left w:val="none" w:sz="0" w:space="0" w:color="auto"/>
                <w:bottom w:val="none" w:sz="0" w:space="0" w:color="auto"/>
                <w:right w:val="none" w:sz="0" w:space="0" w:color="auto"/>
              </w:divBdr>
            </w:div>
            <w:div w:id="1543595875">
              <w:marLeft w:val="0"/>
              <w:marRight w:val="0"/>
              <w:marTop w:val="0"/>
              <w:marBottom w:val="0"/>
              <w:divBdr>
                <w:top w:val="none" w:sz="0" w:space="0" w:color="auto"/>
                <w:left w:val="none" w:sz="0" w:space="0" w:color="auto"/>
                <w:bottom w:val="none" w:sz="0" w:space="0" w:color="auto"/>
                <w:right w:val="none" w:sz="0" w:space="0" w:color="auto"/>
              </w:divBdr>
            </w:div>
            <w:div w:id="2019504479">
              <w:marLeft w:val="0"/>
              <w:marRight w:val="0"/>
              <w:marTop w:val="0"/>
              <w:marBottom w:val="0"/>
              <w:divBdr>
                <w:top w:val="none" w:sz="0" w:space="0" w:color="auto"/>
                <w:left w:val="none" w:sz="0" w:space="0" w:color="auto"/>
                <w:bottom w:val="none" w:sz="0" w:space="0" w:color="auto"/>
                <w:right w:val="none" w:sz="0" w:space="0" w:color="auto"/>
              </w:divBdr>
            </w:div>
            <w:div w:id="389503547">
              <w:marLeft w:val="0"/>
              <w:marRight w:val="0"/>
              <w:marTop w:val="0"/>
              <w:marBottom w:val="0"/>
              <w:divBdr>
                <w:top w:val="none" w:sz="0" w:space="0" w:color="auto"/>
                <w:left w:val="none" w:sz="0" w:space="0" w:color="auto"/>
                <w:bottom w:val="none" w:sz="0" w:space="0" w:color="auto"/>
                <w:right w:val="none" w:sz="0" w:space="0" w:color="auto"/>
              </w:divBdr>
            </w:div>
            <w:div w:id="689455099">
              <w:marLeft w:val="0"/>
              <w:marRight w:val="0"/>
              <w:marTop w:val="0"/>
              <w:marBottom w:val="0"/>
              <w:divBdr>
                <w:top w:val="none" w:sz="0" w:space="0" w:color="auto"/>
                <w:left w:val="none" w:sz="0" w:space="0" w:color="auto"/>
                <w:bottom w:val="none" w:sz="0" w:space="0" w:color="auto"/>
                <w:right w:val="none" w:sz="0" w:space="0" w:color="auto"/>
              </w:divBdr>
            </w:div>
            <w:div w:id="729890180">
              <w:marLeft w:val="0"/>
              <w:marRight w:val="0"/>
              <w:marTop w:val="0"/>
              <w:marBottom w:val="0"/>
              <w:divBdr>
                <w:top w:val="none" w:sz="0" w:space="0" w:color="auto"/>
                <w:left w:val="none" w:sz="0" w:space="0" w:color="auto"/>
                <w:bottom w:val="none" w:sz="0" w:space="0" w:color="auto"/>
                <w:right w:val="none" w:sz="0" w:space="0" w:color="auto"/>
              </w:divBdr>
            </w:div>
            <w:div w:id="37749120">
              <w:marLeft w:val="0"/>
              <w:marRight w:val="0"/>
              <w:marTop w:val="0"/>
              <w:marBottom w:val="0"/>
              <w:divBdr>
                <w:top w:val="none" w:sz="0" w:space="0" w:color="auto"/>
                <w:left w:val="none" w:sz="0" w:space="0" w:color="auto"/>
                <w:bottom w:val="none" w:sz="0" w:space="0" w:color="auto"/>
                <w:right w:val="none" w:sz="0" w:space="0" w:color="auto"/>
              </w:divBdr>
            </w:div>
            <w:div w:id="144470392">
              <w:marLeft w:val="0"/>
              <w:marRight w:val="0"/>
              <w:marTop w:val="0"/>
              <w:marBottom w:val="0"/>
              <w:divBdr>
                <w:top w:val="none" w:sz="0" w:space="0" w:color="auto"/>
                <w:left w:val="none" w:sz="0" w:space="0" w:color="auto"/>
                <w:bottom w:val="none" w:sz="0" w:space="0" w:color="auto"/>
                <w:right w:val="none" w:sz="0" w:space="0" w:color="auto"/>
              </w:divBdr>
            </w:div>
            <w:div w:id="815758493">
              <w:marLeft w:val="0"/>
              <w:marRight w:val="0"/>
              <w:marTop w:val="0"/>
              <w:marBottom w:val="0"/>
              <w:divBdr>
                <w:top w:val="none" w:sz="0" w:space="0" w:color="auto"/>
                <w:left w:val="none" w:sz="0" w:space="0" w:color="auto"/>
                <w:bottom w:val="none" w:sz="0" w:space="0" w:color="auto"/>
                <w:right w:val="none" w:sz="0" w:space="0" w:color="auto"/>
              </w:divBdr>
            </w:div>
            <w:div w:id="803425272">
              <w:marLeft w:val="0"/>
              <w:marRight w:val="0"/>
              <w:marTop w:val="0"/>
              <w:marBottom w:val="0"/>
              <w:divBdr>
                <w:top w:val="none" w:sz="0" w:space="0" w:color="auto"/>
                <w:left w:val="none" w:sz="0" w:space="0" w:color="auto"/>
                <w:bottom w:val="none" w:sz="0" w:space="0" w:color="auto"/>
                <w:right w:val="none" w:sz="0" w:space="0" w:color="auto"/>
              </w:divBdr>
            </w:div>
            <w:div w:id="171797228">
              <w:marLeft w:val="0"/>
              <w:marRight w:val="0"/>
              <w:marTop w:val="0"/>
              <w:marBottom w:val="0"/>
              <w:divBdr>
                <w:top w:val="none" w:sz="0" w:space="0" w:color="auto"/>
                <w:left w:val="none" w:sz="0" w:space="0" w:color="auto"/>
                <w:bottom w:val="none" w:sz="0" w:space="0" w:color="auto"/>
                <w:right w:val="none" w:sz="0" w:space="0" w:color="auto"/>
              </w:divBdr>
            </w:div>
            <w:div w:id="394012612">
              <w:marLeft w:val="0"/>
              <w:marRight w:val="0"/>
              <w:marTop w:val="0"/>
              <w:marBottom w:val="0"/>
              <w:divBdr>
                <w:top w:val="none" w:sz="0" w:space="0" w:color="auto"/>
                <w:left w:val="none" w:sz="0" w:space="0" w:color="auto"/>
                <w:bottom w:val="none" w:sz="0" w:space="0" w:color="auto"/>
                <w:right w:val="none" w:sz="0" w:space="0" w:color="auto"/>
              </w:divBdr>
            </w:div>
            <w:div w:id="181286817">
              <w:marLeft w:val="0"/>
              <w:marRight w:val="0"/>
              <w:marTop w:val="0"/>
              <w:marBottom w:val="0"/>
              <w:divBdr>
                <w:top w:val="none" w:sz="0" w:space="0" w:color="auto"/>
                <w:left w:val="none" w:sz="0" w:space="0" w:color="auto"/>
                <w:bottom w:val="none" w:sz="0" w:space="0" w:color="auto"/>
                <w:right w:val="none" w:sz="0" w:space="0" w:color="auto"/>
              </w:divBdr>
            </w:div>
            <w:div w:id="724526572">
              <w:marLeft w:val="0"/>
              <w:marRight w:val="0"/>
              <w:marTop w:val="0"/>
              <w:marBottom w:val="0"/>
              <w:divBdr>
                <w:top w:val="none" w:sz="0" w:space="0" w:color="auto"/>
                <w:left w:val="none" w:sz="0" w:space="0" w:color="auto"/>
                <w:bottom w:val="none" w:sz="0" w:space="0" w:color="auto"/>
                <w:right w:val="none" w:sz="0" w:space="0" w:color="auto"/>
              </w:divBdr>
            </w:div>
            <w:div w:id="688603263">
              <w:marLeft w:val="0"/>
              <w:marRight w:val="0"/>
              <w:marTop w:val="0"/>
              <w:marBottom w:val="0"/>
              <w:divBdr>
                <w:top w:val="none" w:sz="0" w:space="0" w:color="auto"/>
                <w:left w:val="none" w:sz="0" w:space="0" w:color="auto"/>
                <w:bottom w:val="none" w:sz="0" w:space="0" w:color="auto"/>
                <w:right w:val="none" w:sz="0" w:space="0" w:color="auto"/>
              </w:divBdr>
            </w:div>
            <w:div w:id="1977445509">
              <w:marLeft w:val="0"/>
              <w:marRight w:val="0"/>
              <w:marTop w:val="0"/>
              <w:marBottom w:val="0"/>
              <w:divBdr>
                <w:top w:val="none" w:sz="0" w:space="0" w:color="auto"/>
                <w:left w:val="none" w:sz="0" w:space="0" w:color="auto"/>
                <w:bottom w:val="none" w:sz="0" w:space="0" w:color="auto"/>
                <w:right w:val="none" w:sz="0" w:space="0" w:color="auto"/>
              </w:divBdr>
            </w:div>
            <w:div w:id="1322350040">
              <w:marLeft w:val="0"/>
              <w:marRight w:val="0"/>
              <w:marTop w:val="0"/>
              <w:marBottom w:val="0"/>
              <w:divBdr>
                <w:top w:val="none" w:sz="0" w:space="0" w:color="auto"/>
                <w:left w:val="none" w:sz="0" w:space="0" w:color="auto"/>
                <w:bottom w:val="none" w:sz="0" w:space="0" w:color="auto"/>
                <w:right w:val="none" w:sz="0" w:space="0" w:color="auto"/>
              </w:divBdr>
            </w:div>
            <w:div w:id="321158635">
              <w:marLeft w:val="0"/>
              <w:marRight w:val="0"/>
              <w:marTop w:val="0"/>
              <w:marBottom w:val="0"/>
              <w:divBdr>
                <w:top w:val="none" w:sz="0" w:space="0" w:color="auto"/>
                <w:left w:val="none" w:sz="0" w:space="0" w:color="auto"/>
                <w:bottom w:val="none" w:sz="0" w:space="0" w:color="auto"/>
                <w:right w:val="none" w:sz="0" w:space="0" w:color="auto"/>
              </w:divBdr>
            </w:div>
            <w:div w:id="1167211291">
              <w:marLeft w:val="0"/>
              <w:marRight w:val="0"/>
              <w:marTop w:val="0"/>
              <w:marBottom w:val="0"/>
              <w:divBdr>
                <w:top w:val="none" w:sz="0" w:space="0" w:color="auto"/>
                <w:left w:val="none" w:sz="0" w:space="0" w:color="auto"/>
                <w:bottom w:val="none" w:sz="0" w:space="0" w:color="auto"/>
                <w:right w:val="none" w:sz="0" w:space="0" w:color="auto"/>
              </w:divBdr>
            </w:div>
            <w:div w:id="65804101">
              <w:marLeft w:val="0"/>
              <w:marRight w:val="0"/>
              <w:marTop w:val="0"/>
              <w:marBottom w:val="0"/>
              <w:divBdr>
                <w:top w:val="none" w:sz="0" w:space="0" w:color="auto"/>
                <w:left w:val="none" w:sz="0" w:space="0" w:color="auto"/>
                <w:bottom w:val="none" w:sz="0" w:space="0" w:color="auto"/>
                <w:right w:val="none" w:sz="0" w:space="0" w:color="auto"/>
              </w:divBdr>
            </w:div>
            <w:div w:id="1082485953">
              <w:marLeft w:val="0"/>
              <w:marRight w:val="0"/>
              <w:marTop w:val="0"/>
              <w:marBottom w:val="0"/>
              <w:divBdr>
                <w:top w:val="none" w:sz="0" w:space="0" w:color="auto"/>
                <w:left w:val="none" w:sz="0" w:space="0" w:color="auto"/>
                <w:bottom w:val="none" w:sz="0" w:space="0" w:color="auto"/>
                <w:right w:val="none" w:sz="0" w:space="0" w:color="auto"/>
              </w:divBdr>
            </w:div>
            <w:div w:id="1597012010">
              <w:marLeft w:val="0"/>
              <w:marRight w:val="0"/>
              <w:marTop w:val="0"/>
              <w:marBottom w:val="0"/>
              <w:divBdr>
                <w:top w:val="none" w:sz="0" w:space="0" w:color="auto"/>
                <w:left w:val="none" w:sz="0" w:space="0" w:color="auto"/>
                <w:bottom w:val="none" w:sz="0" w:space="0" w:color="auto"/>
                <w:right w:val="none" w:sz="0" w:space="0" w:color="auto"/>
              </w:divBdr>
            </w:div>
            <w:div w:id="369305904">
              <w:marLeft w:val="0"/>
              <w:marRight w:val="0"/>
              <w:marTop w:val="0"/>
              <w:marBottom w:val="0"/>
              <w:divBdr>
                <w:top w:val="none" w:sz="0" w:space="0" w:color="auto"/>
                <w:left w:val="none" w:sz="0" w:space="0" w:color="auto"/>
                <w:bottom w:val="none" w:sz="0" w:space="0" w:color="auto"/>
                <w:right w:val="none" w:sz="0" w:space="0" w:color="auto"/>
              </w:divBdr>
            </w:div>
            <w:div w:id="567761988">
              <w:marLeft w:val="0"/>
              <w:marRight w:val="0"/>
              <w:marTop w:val="0"/>
              <w:marBottom w:val="0"/>
              <w:divBdr>
                <w:top w:val="none" w:sz="0" w:space="0" w:color="auto"/>
                <w:left w:val="none" w:sz="0" w:space="0" w:color="auto"/>
                <w:bottom w:val="none" w:sz="0" w:space="0" w:color="auto"/>
                <w:right w:val="none" w:sz="0" w:space="0" w:color="auto"/>
              </w:divBdr>
            </w:div>
            <w:div w:id="1276599722">
              <w:marLeft w:val="0"/>
              <w:marRight w:val="0"/>
              <w:marTop w:val="0"/>
              <w:marBottom w:val="0"/>
              <w:divBdr>
                <w:top w:val="none" w:sz="0" w:space="0" w:color="auto"/>
                <w:left w:val="none" w:sz="0" w:space="0" w:color="auto"/>
                <w:bottom w:val="none" w:sz="0" w:space="0" w:color="auto"/>
                <w:right w:val="none" w:sz="0" w:space="0" w:color="auto"/>
              </w:divBdr>
            </w:div>
            <w:div w:id="1963221930">
              <w:marLeft w:val="0"/>
              <w:marRight w:val="0"/>
              <w:marTop w:val="0"/>
              <w:marBottom w:val="0"/>
              <w:divBdr>
                <w:top w:val="none" w:sz="0" w:space="0" w:color="auto"/>
                <w:left w:val="none" w:sz="0" w:space="0" w:color="auto"/>
                <w:bottom w:val="none" w:sz="0" w:space="0" w:color="auto"/>
                <w:right w:val="none" w:sz="0" w:space="0" w:color="auto"/>
              </w:divBdr>
            </w:div>
            <w:div w:id="212885524">
              <w:marLeft w:val="0"/>
              <w:marRight w:val="0"/>
              <w:marTop w:val="0"/>
              <w:marBottom w:val="0"/>
              <w:divBdr>
                <w:top w:val="none" w:sz="0" w:space="0" w:color="auto"/>
                <w:left w:val="none" w:sz="0" w:space="0" w:color="auto"/>
                <w:bottom w:val="none" w:sz="0" w:space="0" w:color="auto"/>
                <w:right w:val="none" w:sz="0" w:space="0" w:color="auto"/>
              </w:divBdr>
            </w:div>
            <w:div w:id="2119568841">
              <w:marLeft w:val="0"/>
              <w:marRight w:val="0"/>
              <w:marTop w:val="0"/>
              <w:marBottom w:val="0"/>
              <w:divBdr>
                <w:top w:val="none" w:sz="0" w:space="0" w:color="auto"/>
                <w:left w:val="none" w:sz="0" w:space="0" w:color="auto"/>
                <w:bottom w:val="none" w:sz="0" w:space="0" w:color="auto"/>
                <w:right w:val="none" w:sz="0" w:space="0" w:color="auto"/>
              </w:divBdr>
            </w:div>
            <w:div w:id="1452482442">
              <w:marLeft w:val="0"/>
              <w:marRight w:val="0"/>
              <w:marTop w:val="0"/>
              <w:marBottom w:val="0"/>
              <w:divBdr>
                <w:top w:val="none" w:sz="0" w:space="0" w:color="auto"/>
                <w:left w:val="none" w:sz="0" w:space="0" w:color="auto"/>
                <w:bottom w:val="none" w:sz="0" w:space="0" w:color="auto"/>
                <w:right w:val="none" w:sz="0" w:space="0" w:color="auto"/>
              </w:divBdr>
            </w:div>
            <w:div w:id="1972468336">
              <w:marLeft w:val="0"/>
              <w:marRight w:val="0"/>
              <w:marTop w:val="0"/>
              <w:marBottom w:val="0"/>
              <w:divBdr>
                <w:top w:val="none" w:sz="0" w:space="0" w:color="auto"/>
                <w:left w:val="none" w:sz="0" w:space="0" w:color="auto"/>
                <w:bottom w:val="none" w:sz="0" w:space="0" w:color="auto"/>
                <w:right w:val="none" w:sz="0" w:space="0" w:color="auto"/>
              </w:divBdr>
            </w:div>
            <w:div w:id="1396468348">
              <w:marLeft w:val="0"/>
              <w:marRight w:val="0"/>
              <w:marTop w:val="0"/>
              <w:marBottom w:val="0"/>
              <w:divBdr>
                <w:top w:val="none" w:sz="0" w:space="0" w:color="auto"/>
                <w:left w:val="none" w:sz="0" w:space="0" w:color="auto"/>
                <w:bottom w:val="none" w:sz="0" w:space="0" w:color="auto"/>
                <w:right w:val="none" w:sz="0" w:space="0" w:color="auto"/>
              </w:divBdr>
            </w:div>
            <w:div w:id="1293705085">
              <w:marLeft w:val="0"/>
              <w:marRight w:val="0"/>
              <w:marTop w:val="0"/>
              <w:marBottom w:val="0"/>
              <w:divBdr>
                <w:top w:val="none" w:sz="0" w:space="0" w:color="auto"/>
                <w:left w:val="none" w:sz="0" w:space="0" w:color="auto"/>
                <w:bottom w:val="none" w:sz="0" w:space="0" w:color="auto"/>
                <w:right w:val="none" w:sz="0" w:space="0" w:color="auto"/>
              </w:divBdr>
            </w:div>
            <w:div w:id="1721903792">
              <w:marLeft w:val="0"/>
              <w:marRight w:val="0"/>
              <w:marTop w:val="0"/>
              <w:marBottom w:val="0"/>
              <w:divBdr>
                <w:top w:val="none" w:sz="0" w:space="0" w:color="auto"/>
                <w:left w:val="none" w:sz="0" w:space="0" w:color="auto"/>
                <w:bottom w:val="none" w:sz="0" w:space="0" w:color="auto"/>
                <w:right w:val="none" w:sz="0" w:space="0" w:color="auto"/>
              </w:divBdr>
            </w:div>
            <w:div w:id="886062315">
              <w:marLeft w:val="0"/>
              <w:marRight w:val="0"/>
              <w:marTop w:val="0"/>
              <w:marBottom w:val="0"/>
              <w:divBdr>
                <w:top w:val="none" w:sz="0" w:space="0" w:color="auto"/>
                <w:left w:val="none" w:sz="0" w:space="0" w:color="auto"/>
                <w:bottom w:val="none" w:sz="0" w:space="0" w:color="auto"/>
                <w:right w:val="none" w:sz="0" w:space="0" w:color="auto"/>
              </w:divBdr>
            </w:div>
            <w:div w:id="460535895">
              <w:marLeft w:val="0"/>
              <w:marRight w:val="0"/>
              <w:marTop w:val="0"/>
              <w:marBottom w:val="0"/>
              <w:divBdr>
                <w:top w:val="none" w:sz="0" w:space="0" w:color="auto"/>
                <w:left w:val="none" w:sz="0" w:space="0" w:color="auto"/>
                <w:bottom w:val="none" w:sz="0" w:space="0" w:color="auto"/>
                <w:right w:val="none" w:sz="0" w:space="0" w:color="auto"/>
              </w:divBdr>
            </w:div>
            <w:div w:id="1858035780">
              <w:marLeft w:val="0"/>
              <w:marRight w:val="0"/>
              <w:marTop w:val="0"/>
              <w:marBottom w:val="0"/>
              <w:divBdr>
                <w:top w:val="none" w:sz="0" w:space="0" w:color="auto"/>
                <w:left w:val="none" w:sz="0" w:space="0" w:color="auto"/>
                <w:bottom w:val="none" w:sz="0" w:space="0" w:color="auto"/>
                <w:right w:val="none" w:sz="0" w:space="0" w:color="auto"/>
              </w:divBdr>
            </w:div>
            <w:div w:id="640965454">
              <w:marLeft w:val="0"/>
              <w:marRight w:val="0"/>
              <w:marTop w:val="0"/>
              <w:marBottom w:val="0"/>
              <w:divBdr>
                <w:top w:val="none" w:sz="0" w:space="0" w:color="auto"/>
                <w:left w:val="none" w:sz="0" w:space="0" w:color="auto"/>
                <w:bottom w:val="none" w:sz="0" w:space="0" w:color="auto"/>
                <w:right w:val="none" w:sz="0" w:space="0" w:color="auto"/>
              </w:divBdr>
            </w:div>
            <w:div w:id="1665166290">
              <w:marLeft w:val="0"/>
              <w:marRight w:val="0"/>
              <w:marTop w:val="0"/>
              <w:marBottom w:val="0"/>
              <w:divBdr>
                <w:top w:val="none" w:sz="0" w:space="0" w:color="auto"/>
                <w:left w:val="none" w:sz="0" w:space="0" w:color="auto"/>
                <w:bottom w:val="none" w:sz="0" w:space="0" w:color="auto"/>
                <w:right w:val="none" w:sz="0" w:space="0" w:color="auto"/>
              </w:divBdr>
            </w:div>
            <w:div w:id="309285795">
              <w:marLeft w:val="0"/>
              <w:marRight w:val="0"/>
              <w:marTop w:val="0"/>
              <w:marBottom w:val="0"/>
              <w:divBdr>
                <w:top w:val="none" w:sz="0" w:space="0" w:color="auto"/>
                <w:left w:val="none" w:sz="0" w:space="0" w:color="auto"/>
                <w:bottom w:val="none" w:sz="0" w:space="0" w:color="auto"/>
                <w:right w:val="none" w:sz="0" w:space="0" w:color="auto"/>
              </w:divBdr>
            </w:div>
            <w:div w:id="1136600636">
              <w:marLeft w:val="0"/>
              <w:marRight w:val="0"/>
              <w:marTop w:val="0"/>
              <w:marBottom w:val="0"/>
              <w:divBdr>
                <w:top w:val="none" w:sz="0" w:space="0" w:color="auto"/>
                <w:left w:val="none" w:sz="0" w:space="0" w:color="auto"/>
                <w:bottom w:val="none" w:sz="0" w:space="0" w:color="auto"/>
                <w:right w:val="none" w:sz="0" w:space="0" w:color="auto"/>
              </w:divBdr>
            </w:div>
            <w:div w:id="1505826256">
              <w:marLeft w:val="0"/>
              <w:marRight w:val="0"/>
              <w:marTop w:val="0"/>
              <w:marBottom w:val="0"/>
              <w:divBdr>
                <w:top w:val="none" w:sz="0" w:space="0" w:color="auto"/>
                <w:left w:val="none" w:sz="0" w:space="0" w:color="auto"/>
                <w:bottom w:val="none" w:sz="0" w:space="0" w:color="auto"/>
                <w:right w:val="none" w:sz="0" w:space="0" w:color="auto"/>
              </w:divBdr>
            </w:div>
            <w:div w:id="1532721714">
              <w:marLeft w:val="0"/>
              <w:marRight w:val="0"/>
              <w:marTop w:val="0"/>
              <w:marBottom w:val="0"/>
              <w:divBdr>
                <w:top w:val="none" w:sz="0" w:space="0" w:color="auto"/>
                <w:left w:val="none" w:sz="0" w:space="0" w:color="auto"/>
                <w:bottom w:val="none" w:sz="0" w:space="0" w:color="auto"/>
                <w:right w:val="none" w:sz="0" w:space="0" w:color="auto"/>
              </w:divBdr>
            </w:div>
            <w:div w:id="58477128">
              <w:marLeft w:val="0"/>
              <w:marRight w:val="0"/>
              <w:marTop w:val="0"/>
              <w:marBottom w:val="0"/>
              <w:divBdr>
                <w:top w:val="none" w:sz="0" w:space="0" w:color="auto"/>
                <w:left w:val="none" w:sz="0" w:space="0" w:color="auto"/>
                <w:bottom w:val="none" w:sz="0" w:space="0" w:color="auto"/>
                <w:right w:val="none" w:sz="0" w:space="0" w:color="auto"/>
              </w:divBdr>
            </w:div>
            <w:div w:id="1507556994">
              <w:marLeft w:val="0"/>
              <w:marRight w:val="0"/>
              <w:marTop w:val="0"/>
              <w:marBottom w:val="0"/>
              <w:divBdr>
                <w:top w:val="none" w:sz="0" w:space="0" w:color="auto"/>
                <w:left w:val="none" w:sz="0" w:space="0" w:color="auto"/>
                <w:bottom w:val="none" w:sz="0" w:space="0" w:color="auto"/>
                <w:right w:val="none" w:sz="0" w:space="0" w:color="auto"/>
              </w:divBdr>
            </w:div>
            <w:div w:id="1610120956">
              <w:marLeft w:val="0"/>
              <w:marRight w:val="0"/>
              <w:marTop w:val="0"/>
              <w:marBottom w:val="0"/>
              <w:divBdr>
                <w:top w:val="none" w:sz="0" w:space="0" w:color="auto"/>
                <w:left w:val="none" w:sz="0" w:space="0" w:color="auto"/>
                <w:bottom w:val="none" w:sz="0" w:space="0" w:color="auto"/>
                <w:right w:val="none" w:sz="0" w:space="0" w:color="auto"/>
              </w:divBdr>
            </w:div>
            <w:div w:id="1228565660">
              <w:marLeft w:val="0"/>
              <w:marRight w:val="0"/>
              <w:marTop w:val="0"/>
              <w:marBottom w:val="0"/>
              <w:divBdr>
                <w:top w:val="none" w:sz="0" w:space="0" w:color="auto"/>
                <w:left w:val="none" w:sz="0" w:space="0" w:color="auto"/>
                <w:bottom w:val="none" w:sz="0" w:space="0" w:color="auto"/>
                <w:right w:val="none" w:sz="0" w:space="0" w:color="auto"/>
              </w:divBdr>
            </w:div>
            <w:div w:id="1155991416">
              <w:marLeft w:val="0"/>
              <w:marRight w:val="0"/>
              <w:marTop w:val="0"/>
              <w:marBottom w:val="0"/>
              <w:divBdr>
                <w:top w:val="none" w:sz="0" w:space="0" w:color="auto"/>
                <w:left w:val="none" w:sz="0" w:space="0" w:color="auto"/>
                <w:bottom w:val="none" w:sz="0" w:space="0" w:color="auto"/>
                <w:right w:val="none" w:sz="0" w:space="0" w:color="auto"/>
              </w:divBdr>
            </w:div>
            <w:div w:id="588924583">
              <w:marLeft w:val="0"/>
              <w:marRight w:val="0"/>
              <w:marTop w:val="0"/>
              <w:marBottom w:val="0"/>
              <w:divBdr>
                <w:top w:val="none" w:sz="0" w:space="0" w:color="auto"/>
                <w:left w:val="none" w:sz="0" w:space="0" w:color="auto"/>
                <w:bottom w:val="none" w:sz="0" w:space="0" w:color="auto"/>
                <w:right w:val="none" w:sz="0" w:space="0" w:color="auto"/>
              </w:divBdr>
            </w:div>
            <w:div w:id="109058734">
              <w:marLeft w:val="0"/>
              <w:marRight w:val="0"/>
              <w:marTop w:val="0"/>
              <w:marBottom w:val="0"/>
              <w:divBdr>
                <w:top w:val="none" w:sz="0" w:space="0" w:color="auto"/>
                <w:left w:val="none" w:sz="0" w:space="0" w:color="auto"/>
                <w:bottom w:val="none" w:sz="0" w:space="0" w:color="auto"/>
                <w:right w:val="none" w:sz="0" w:space="0" w:color="auto"/>
              </w:divBdr>
            </w:div>
            <w:div w:id="384451400">
              <w:marLeft w:val="0"/>
              <w:marRight w:val="0"/>
              <w:marTop w:val="0"/>
              <w:marBottom w:val="0"/>
              <w:divBdr>
                <w:top w:val="none" w:sz="0" w:space="0" w:color="auto"/>
                <w:left w:val="none" w:sz="0" w:space="0" w:color="auto"/>
                <w:bottom w:val="none" w:sz="0" w:space="0" w:color="auto"/>
                <w:right w:val="none" w:sz="0" w:space="0" w:color="auto"/>
              </w:divBdr>
            </w:div>
            <w:div w:id="952058632">
              <w:marLeft w:val="0"/>
              <w:marRight w:val="0"/>
              <w:marTop w:val="0"/>
              <w:marBottom w:val="0"/>
              <w:divBdr>
                <w:top w:val="none" w:sz="0" w:space="0" w:color="auto"/>
                <w:left w:val="none" w:sz="0" w:space="0" w:color="auto"/>
                <w:bottom w:val="none" w:sz="0" w:space="0" w:color="auto"/>
                <w:right w:val="none" w:sz="0" w:space="0" w:color="auto"/>
              </w:divBdr>
            </w:div>
            <w:div w:id="319777089">
              <w:marLeft w:val="0"/>
              <w:marRight w:val="0"/>
              <w:marTop w:val="0"/>
              <w:marBottom w:val="0"/>
              <w:divBdr>
                <w:top w:val="none" w:sz="0" w:space="0" w:color="auto"/>
                <w:left w:val="none" w:sz="0" w:space="0" w:color="auto"/>
                <w:bottom w:val="none" w:sz="0" w:space="0" w:color="auto"/>
                <w:right w:val="none" w:sz="0" w:space="0" w:color="auto"/>
              </w:divBdr>
            </w:div>
            <w:div w:id="2082435539">
              <w:marLeft w:val="0"/>
              <w:marRight w:val="0"/>
              <w:marTop w:val="0"/>
              <w:marBottom w:val="0"/>
              <w:divBdr>
                <w:top w:val="none" w:sz="0" w:space="0" w:color="auto"/>
                <w:left w:val="none" w:sz="0" w:space="0" w:color="auto"/>
                <w:bottom w:val="none" w:sz="0" w:space="0" w:color="auto"/>
                <w:right w:val="none" w:sz="0" w:space="0" w:color="auto"/>
              </w:divBdr>
            </w:div>
            <w:div w:id="1230117443">
              <w:marLeft w:val="0"/>
              <w:marRight w:val="0"/>
              <w:marTop w:val="0"/>
              <w:marBottom w:val="0"/>
              <w:divBdr>
                <w:top w:val="none" w:sz="0" w:space="0" w:color="auto"/>
                <w:left w:val="none" w:sz="0" w:space="0" w:color="auto"/>
                <w:bottom w:val="none" w:sz="0" w:space="0" w:color="auto"/>
                <w:right w:val="none" w:sz="0" w:space="0" w:color="auto"/>
              </w:divBdr>
            </w:div>
            <w:div w:id="403840591">
              <w:marLeft w:val="0"/>
              <w:marRight w:val="0"/>
              <w:marTop w:val="0"/>
              <w:marBottom w:val="0"/>
              <w:divBdr>
                <w:top w:val="none" w:sz="0" w:space="0" w:color="auto"/>
                <w:left w:val="none" w:sz="0" w:space="0" w:color="auto"/>
                <w:bottom w:val="none" w:sz="0" w:space="0" w:color="auto"/>
                <w:right w:val="none" w:sz="0" w:space="0" w:color="auto"/>
              </w:divBdr>
            </w:div>
            <w:div w:id="1023361747">
              <w:marLeft w:val="0"/>
              <w:marRight w:val="0"/>
              <w:marTop w:val="0"/>
              <w:marBottom w:val="0"/>
              <w:divBdr>
                <w:top w:val="none" w:sz="0" w:space="0" w:color="auto"/>
                <w:left w:val="none" w:sz="0" w:space="0" w:color="auto"/>
                <w:bottom w:val="none" w:sz="0" w:space="0" w:color="auto"/>
                <w:right w:val="none" w:sz="0" w:space="0" w:color="auto"/>
              </w:divBdr>
            </w:div>
            <w:div w:id="969675795">
              <w:marLeft w:val="0"/>
              <w:marRight w:val="0"/>
              <w:marTop w:val="0"/>
              <w:marBottom w:val="0"/>
              <w:divBdr>
                <w:top w:val="none" w:sz="0" w:space="0" w:color="auto"/>
                <w:left w:val="none" w:sz="0" w:space="0" w:color="auto"/>
                <w:bottom w:val="none" w:sz="0" w:space="0" w:color="auto"/>
                <w:right w:val="none" w:sz="0" w:space="0" w:color="auto"/>
              </w:divBdr>
            </w:div>
            <w:div w:id="578055360">
              <w:marLeft w:val="0"/>
              <w:marRight w:val="0"/>
              <w:marTop w:val="0"/>
              <w:marBottom w:val="0"/>
              <w:divBdr>
                <w:top w:val="none" w:sz="0" w:space="0" w:color="auto"/>
                <w:left w:val="none" w:sz="0" w:space="0" w:color="auto"/>
                <w:bottom w:val="none" w:sz="0" w:space="0" w:color="auto"/>
                <w:right w:val="none" w:sz="0" w:space="0" w:color="auto"/>
              </w:divBdr>
            </w:div>
            <w:div w:id="416364819">
              <w:marLeft w:val="0"/>
              <w:marRight w:val="0"/>
              <w:marTop w:val="0"/>
              <w:marBottom w:val="0"/>
              <w:divBdr>
                <w:top w:val="none" w:sz="0" w:space="0" w:color="auto"/>
                <w:left w:val="none" w:sz="0" w:space="0" w:color="auto"/>
                <w:bottom w:val="none" w:sz="0" w:space="0" w:color="auto"/>
                <w:right w:val="none" w:sz="0" w:space="0" w:color="auto"/>
              </w:divBdr>
            </w:div>
            <w:div w:id="911964522">
              <w:marLeft w:val="0"/>
              <w:marRight w:val="0"/>
              <w:marTop w:val="0"/>
              <w:marBottom w:val="0"/>
              <w:divBdr>
                <w:top w:val="none" w:sz="0" w:space="0" w:color="auto"/>
                <w:left w:val="none" w:sz="0" w:space="0" w:color="auto"/>
                <w:bottom w:val="none" w:sz="0" w:space="0" w:color="auto"/>
                <w:right w:val="none" w:sz="0" w:space="0" w:color="auto"/>
              </w:divBdr>
            </w:div>
            <w:div w:id="1940874323">
              <w:marLeft w:val="0"/>
              <w:marRight w:val="0"/>
              <w:marTop w:val="0"/>
              <w:marBottom w:val="0"/>
              <w:divBdr>
                <w:top w:val="none" w:sz="0" w:space="0" w:color="auto"/>
                <w:left w:val="none" w:sz="0" w:space="0" w:color="auto"/>
                <w:bottom w:val="none" w:sz="0" w:space="0" w:color="auto"/>
                <w:right w:val="none" w:sz="0" w:space="0" w:color="auto"/>
              </w:divBdr>
            </w:div>
            <w:div w:id="2002852313">
              <w:marLeft w:val="0"/>
              <w:marRight w:val="0"/>
              <w:marTop w:val="0"/>
              <w:marBottom w:val="0"/>
              <w:divBdr>
                <w:top w:val="none" w:sz="0" w:space="0" w:color="auto"/>
                <w:left w:val="none" w:sz="0" w:space="0" w:color="auto"/>
                <w:bottom w:val="none" w:sz="0" w:space="0" w:color="auto"/>
                <w:right w:val="none" w:sz="0" w:space="0" w:color="auto"/>
              </w:divBdr>
            </w:div>
            <w:div w:id="754134872">
              <w:marLeft w:val="0"/>
              <w:marRight w:val="0"/>
              <w:marTop w:val="0"/>
              <w:marBottom w:val="0"/>
              <w:divBdr>
                <w:top w:val="none" w:sz="0" w:space="0" w:color="auto"/>
                <w:left w:val="none" w:sz="0" w:space="0" w:color="auto"/>
                <w:bottom w:val="none" w:sz="0" w:space="0" w:color="auto"/>
                <w:right w:val="none" w:sz="0" w:space="0" w:color="auto"/>
              </w:divBdr>
            </w:div>
            <w:div w:id="1280724093">
              <w:marLeft w:val="0"/>
              <w:marRight w:val="0"/>
              <w:marTop w:val="0"/>
              <w:marBottom w:val="0"/>
              <w:divBdr>
                <w:top w:val="none" w:sz="0" w:space="0" w:color="auto"/>
                <w:left w:val="none" w:sz="0" w:space="0" w:color="auto"/>
                <w:bottom w:val="none" w:sz="0" w:space="0" w:color="auto"/>
                <w:right w:val="none" w:sz="0" w:space="0" w:color="auto"/>
              </w:divBdr>
            </w:div>
            <w:div w:id="2039576066">
              <w:marLeft w:val="0"/>
              <w:marRight w:val="0"/>
              <w:marTop w:val="0"/>
              <w:marBottom w:val="0"/>
              <w:divBdr>
                <w:top w:val="none" w:sz="0" w:space="0" w:color="auto"/>
                <w:left w:val="none" w:sz="0" w:space="0" w:color="auto"/>
                <w:bottom w:val="none" w:sz="0" w:space="0" w:color="auto"/>
                <w:right w:val="none" w:sz="0" w:space="0" w:color="auto"/>
              </w:divBdr>
            </w:div>
            <w:div w:id="1222209794">
              <w:marLeft w:val="0"/>
              <w:marRight w:val="0"/>
              <w:marTop w:val="0"/>
              <w:marBottom w:val="0"/>
              <w:divBdr>
                <w:top w:val="none" w:sz="0" w:space="0" w:color="auto"/>
                <w:left w:val="none" w:sz="0" w:space="0" w:color="auto"/>
                <w:bottom w:val="none" w:sz="0" w:space="0" w:color="auto"/>
                <w:right w:val="none" w:sz="0" w:space="0" w:color="auto"/>
              </w:divBdr>
            </w:div>
            <w:div w:id="217515064">
              <w:marLeft w:val="0"/>
              <w:marRight w:val="0"/>
              <w:marTop w:val="0"/>
              <w:marBottom w:val="0"/>
              <w:divBdr>
                <w:top w:val="none" w:sz="0" w:space="0" w:color="auto"/>
                <w:left w:val="none" w:sz="0" w:space="0" w:color="auto"/>
                <w:bottom w:val="none" w:sz="0" w:space="0" w:color="auto"/>
                <w:right w:val="none" w:sz="0" w:space="0" w:color="auto"/>
              </w:divBdr>
            </w:div>
            <w:div w:id="1582563347">
              <w:marLeft w:val="0"/>
              <w:marRight w:val="0"/>
              <w:marTop w:val="0"/>
              <w:marBottom w:val="0"/>
              <w:divBdr>
                <w:top w:val="none" w:sz="0" w:space="0" w:color="auto"/>
                <w:left w:val="none" w:sz="0" w:space="0" w:color="auto"/>
                <w:bottom w:val="none" w:sz="0" w:space="0" w:color="auto"/>
                <w:right w:val="none" w:sz="0" w:space="0" w:color="auto"/>
              </w:divBdr>
            </w:div>
            <w:div w:id="1435714319">
              <w:marLeft w:val="0"/>
              <w:marRight w:val="0"/>
              <w:marTop w:val="0"/>
              <w:marBottom w:val="0"/>
              <w:divBdr>
                <w:top w:val="none" w:sz="0" w:space="0" w:color="auto"/>
                <w:left w:val="none" w:sz="0" w:space="0" w:color="auto"/>
                <w:bottom w:val="none" w:sz="0" w:space="0" w:color="auto"/>
                <w:right w:val="none" w:sz="0" w:space="0" w:color="auto"/>
              </w:divBdr>
            </w:div>
            <w:div w:id="632100919">
              <w:marLeft w:val="0"/>
              <w:marRight w:val="0"/>
              <w:marTop w:val="0"/>
              <w:marBottom w:val="0"/>
              <w:divBdr>
                <w:top w:val="none" w:sz="0" w:space="0" w:color="auto"/>
                <w:left w:val="none" w:sz="0" w:space="0" w:color="auto"/>
                <w:bottom w:val="none" w:sz="0" w:space="0" w:color="auto"/>
                <w:right w:val="none" w:sz="0" w:space="0" w:color="auto"/>
              </w:divBdr>
            </w:div>
            <w:div w:id="71246293">
              <w:marLeft w:val="0"/>
              <w:marRight w:val="0"/>
              <w:marTop w:val="0"/>
              <w:marBottom w:val="0"/>
              <w:divBdr>
                <w:top w:val="none" w:sz="0" w:space="0" w:color="auto"/>
                <w:left w:val="none" w:sz="0" w:space="0" w:color="auto"/>
                <w:bottom w:val="none" w:sz="0" w:space="0" w:color="auto"/>
                <w:right w:val="none" w:sz="0" w:space="0" w:color="auto"/>
              </w:divBdr>
            </w:div>
            <w:div w:id="2137790152">
              <w:marLeft w:val="0"/>
              <w:marRight w:val="0"/>
              <w:marTop w:val="0"/>
              <w:marBottom w:val="0"/>
              <w:divBdr>
                <w:top w:val="none" w:sz="0" w:space="0" w:color="auto"/>
                <w:left w:val="none" w:sz="0" w:space="0" w:color="auto"/>
                <w:bottom w:val="none" w:sz="0" w:space="0" w:color="auto"/>
                <w:right w:val="none" w:sz="0" w:space="0" w:color="auto"/>
              </w:divBdr>
            </w:div>
            <w:div w:id="291985708">
              <w:marLeft w:val="0"/>
              <w:marRight w:val="0"/>
              <w:marTop w:val="0"/>
              <w:marBottom w:val="0"/>
              <w:divBdr>
                <w:top w:val="none" w:sz="0" w:space="0" w:color="auto"/>
                <w:left w:val="none" w:sz="0" w:space="0" w:color="auto"/>
                <w:bottom w:val="none" w:sz="0" w:space="0" w:color="auto"/>
                <w:right w:val="none" w:sz="0" w:space="0" w:color="auto"/>
              </w:divBdr>
            </w:div>
            <w:div w:id="21046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41192">
      <w:bodyDiv w:val="1"/>
      <w:marLeft w:val="0"/>
      <w:marRight w:val="0"/>
      <w:marTop w:val="0"/>
      <w:marBottom w:val="0"/>
      <w:divBdr>
        <w:top w:val="none" w:sz="0" w:space="0" w:color="auto"/>
        <w:left w:val="none" w:sz="0" w:space="0" w:color="auto"/>
        <w:bottom w:val="none" w:sz="0" w:space="0" w:color="auto"/>
        <w:right w:val="none" w:sz="0" w:space="0" w:color="auto"/>
      </w:divBdr>
      <w:divsChild>
        <w:div w:id="260912749">
          <w:marLeft w:val="0"/>
          <w:marRight w:val="0"/>
          <w:marTop w:val="0"/>
          <w:marBottom w:val="0"/>
          <w:divBdr>
            <w:top w:val="none" w:sz="0" w:space="0" w:color="auto"/>
            <w:left w:val="none" w:sz="0" w:space="0" w:color="auto"/>
            <w:bottom w:val="none" w:sz="0" w:space="0" w:color="auto"/>
            <w:right w:val="none" w:sz="0" w:space="0" w:color="auto"/>
          </w:divBdr>
          <w:divsChild>
            <w:div w:id="725030351">
              <w:marLeft w:val="0"/>
              <w:marRight w:val="0"/>
              <w:marTop w:val="0"/>
              <w:marBottom w:val="0"/>
              <w:divBdr>
                <w:top w:val="none" w:sz="0" w:space="0" w:color="auto"/>
                <w:left w:val="none" w:sz="0" w:space="0" w:color="auto"/>
                <w:bottom w:val="none" w:sz="0" w:space="0" w:color="auto"/>
                <w:right w:val="none" w:sz="0" w:space="0" w:color="auto"/>
              </w:divBdr>
            </w:div>
            <w:div w:id="701396998">
              <w:marLeft w:val="0"/>
              <w:marRight w:val="0"/>
              <w:marTop w:val="0"/>
              <w:marBottom w:val="0"/>
              <w:divBdr>
                <w:top w:val="none" w:sz="0" w:space="0" w:color="auto"/>
                <w:left w:val="none" w:sz="0" w:space="0" w:color="auto"/>
                <w:bottom w:val="none" w:sz="0" w:space="0" w:color="auto"/>
                <w:right w:val="none" w:sz="0" w:space="0" w:color="auto"/>
              </w:divBdr>
            </w:div>
            <w:div w:id="925764964">
              <w:marLeft w:val="0"/>
              <w:marRight w:val="0"/>
              <w:marTop w:val="0"/>
              <w:marBottom w:val="0"/>
              <w:divBdr>
                <w:top w:val="none" w:sz="0" w:space="0" w:color="auto"/>
                <w:left w:val="none" w:sz="0" w:space="0" w:color="auto"/>
                <w:bottom w:val="none" w:sz="0" w:space="0" w:color="auto"/>
                <w:right w:val="none" w:sz="0" w:space="0" w:color="auto"/>
              </w:divBdr>
            </w:div>
            <w:div w:id="829952742">
              <w:marLeft w:val="0"/>
              <w:marRight w:val="0"/>
              <w:marTop w:val="0"/>
              <w:marBottom w:val="0"/>
              <w:divBdr>
                <w:top w:val="none" w:sz="0" w:space="0" w:color="auto"/>
                <w:left w:val="none" w:sz="0" w:space="0" w:color="auto"/>
                <w:bottom w:val="none" w:sz="0" w:space="0" w:color="auto"/>
                <w:right w:val="none" w:sz="0" w:space="0" w:color="auto"/>
              </w:divBdr>
            </w:div>
            <w:div w:id="102040135">
              <w:marLeft w:val="0"/>
              <w:marRight w:val="0"/>
              <w:marTop w:val="0"/>
              <w:marBottom w:val="0"/>
              <w:divBdr>
                <w:top w:val="none" w:sz="0" w:space="0" w:color="auto"/>
                <w:left w:val="none" w:sz="0" w:space="0" w:color="auto"/>
                <w:bottom w:val="none" w:sz="0" w:space="0" w:color="auto"/>
                <w:right w:val="none" w:sz="0" w:space="0" w:color="auto"/>
              </w:divBdr>
            </w:div>
            <w:div w:id="1831142741">
              <w:marLeft w:val="0"/>
              <w:marRight w:val="0"/>
              <w:marTop w:val="0"/>
              <w:marBottom w:val="0"/>
              <w:divBdr>
                <w:top w:val="none" w:sz="0" w:space="0" w:color="auto"/>
                <w:left w:val="none" w:sz="0" w:space="0" w:color="auto"/>
                <w:bottom w:val="none" w:sz="0" w:space="0" w:color="auto"/>
                <w:right w:val="none" w:sz="0" w:space="0" w:color="auto"/>
              </w:divBdr>
            </w:div>
            <w:div w:id="333841975">
              <w:marLeft w:val="0"/>
              <w:marRight w:val="0"/>
              <w:marTop w:val="0"/>
              <w:marBottom w:val="0"/>
              <w:divBdr>
                <w:top w:val="none" w:sz="0" w:space="0" w:color="auto"/>
                <w:left w:val="none" w:sz="0" w:space="0" w:color="auto"/>
                <w:bottom w:val="none" w:sz="0" w:space="0" w:color="auto"/>
                <w:right w:val="none" w:sz="0" w:space="0" w:color="auto"/>
              </w:divBdr>
            </w:div>
            <w:div w:id="2139519870">
              <w:marLeft w:val="0"/>
              <w:marRight w:val="0"/>
              <w:marTop w:val="0"/>
              <w:marBottom w:val="0"/>
              <w:divBdr>
                <w:top w:val="none" w:sz="0" w:space="0" w:color="auto"/>
                <w:left w:val="none" w:sz="0" w:space="0" w:color="auto"/>
                <w:bottom w:val="none" w:sz="0" w:space="0" w:color="auto"/>
                <w:right w:val="none" w:sz="0" w:space="0" w:color="auto"/>
              </w:divBdr>
            </w:div>
            <w:div w:id="1309238449">
              <w:marLeft w:val="0"/>
              <w:marRight w:val="0"/>
              <w:marTop w:val="0"/>
              <w:marBottom w:val="0"/>
              <w:divBdr>
                <w:top w:val="none" w:sz="0" w:space="0" w:color="auto"/>
                <w:left w:val="none" w:sz="0" w:space="0" w:color="auto"/>
                <w:bottom w:val="none" w:sz="0" w:space="0" w:color="auto"/>
                <w:right w:val="none" w:sz="0" w:space="0" w:color="auto"/>
              </w:divBdr>
            </w:div>
            <w:div w:id="245917906">
              <w:marLeft w:val="0"/>
              <w:marRight w:val="0"/>
              <w:marTop w:val="0"/>
              <w:marBottom w:val="0"/>
              <w:divBdr>
                <w:top w:val="none" w:sz="0" w:space="0" w:color="auto"/>
                <w:left w:val="none" w:sz="0" w:space="0" w:color="auto"/>
                <w:bottom w:val="none" w:sz="0" w:space="0" w:color="auto"/>
                <w:right w:val="none" w:sz="0" w:space="0" w:color="auto"/>
              </w:divBdr>
            </w:div>
            <w:div w:id="2019575709">
              <w:marLeft w:val="0"/>
              <w:marRight w:val="0"/>
              <w:marTop w:val="0"/>
              <w:marBottom w:val="0"/>
              <w:divBdr>
                <w:top w:val="none" w:sz="0" w:space="0" w:color="auto"/>
                <w:left w:val="none" w:sz="0" w:space="0" w:color="auto"/>
                <w:bottom w:val="none" w:sz="0" w:space="0" w:color="auto"/>
                <w:right w:val="none" w:sz="0" w:space="0" w:color="auto"/>
              </w:divBdr>
            </w:div>
            <w:div w:id="2106268218">
              <w:marLeft w:val="0"/>
              <w:marRight w:val="0"/>
              <w:marTop w:val="0"/>
              <w:marBottom w:val="0"/>
              <w:divBdr>
                <w:top w:val="none" w:sz="0" w:space="0" w:color="auto"/>
                <w:left w:val="none" w:sz="0" w:space="0" w:color="auto"/>
                <w:bottom w:val="none" w:sz="0" w:space="0" w:color="auto"/>
                <w:right w:val="none" w:sz="0" w:space="0" w:color="auto"/>
              </w:divBdr>
            </w:div>
            <w:div w:id="1067654286">
              <w:marLeft w:val="0"/>
              <w:marRight w:val="0"/>
              <w:marTop w:val="0"/>
              <w:marBottom w:val="0"/>
              <w:divBdr>
                <w:top w:val="none" w:sz="0" w:space="0" w:color="auto"/>
                <w:left w:val="none" w:sz="0" w:space="0" w:color="auto"/>
                <w:bottom w:val="none" w:sz="0" w:space="0" w:color="auto"/>
                <w:right w:val="none" w:sz="0" w:space="0" w:color="auto"/>
              </w:divBdr>
            </w:div>
            <w:div w:id="3801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049">
      <w:bodyDiv w:val="1"/>
      <w:marLeft w:val="0"/>
      <w:marRight w:val="0"/>
      <w:marTop w:val="0"/>
      <w:marBottom w:val="0"/>
      <w:divBdr>
        <w:top w:val="none" w:sz="0" w:space="0" w:color="auto"/>
        <w:left w:val="none" w:sz="0" w:space="0" w:color="auto"/>
        <w:bottom w:val="none" w:sz="0" w:space="0" w:color="auto"/>
        <w:right w:val="none" w:sz="0" w:space="0" w:color="auto"/>
      </w:divBdr>
      <w:divsChild>
        <w:div w:id="1495561421">
          <w:marLeft w:val="0"/>
          <w:marRight w:val="0"/>
          <w:marTop w:val="0"/>
          <w:marBottom w:val="0"/>
          <w:divBdr>
            <w:top w:val="none" w:sz="0" w:space="0" w:color="auto"/>
            <w:left w:val="none" w:sz="0" w:space="0" w:color="auto"/>
            <w:bottom w:val="none" w:sz="0" w:space="0" w:color="auto"/>
            <w:right w:val="none" w:sz="0" w:space="0" w:color="auto"/>
          </w:divBdr>
          <w:divsChild>
            <w:div w:id="319576637">
              <w:marLeft w:val="0"/>
              <w:marRight w:val="0"/>
              <w:marTop w:val="0"/>
              <w:marBottom w:val="0"/>
              <w:divBdr>
                <w:top w:val="none" w:sz="0" w:space="0" w:color="auto"/>
                <w:left w:val="none" w:sz="0" w:space="0" w:color="auto"/>
                <w:bottom w:val="none" w:sz="0" w:space="0" w:color="auto"/>
                <w:right w:val="none" w:sz="0" w:space="0" w:color="auto"/>
              </w:divBdr>
            </w:div>
            <w:div w:id="2093308130">
              <w:marLeft w:val="0"/>
              <w:marRight w:val="0"/>
              <w:marTop w:val="0"/>
              <w:marBottom w:val="0"/>
              <w:divBdr>
                <w:top w:val="none" w:sz="0" w:space="0" w:color="auto"/>
                <w:left w:val="none" w:sz="0" w:space="0" w:color="auto"/>
                <w:bottom w:val="none" w:sz="0" w:space="0" w:color="auto"/>
                <w:right w:val="none" w:sz="0" w:space="0" w:color="auto"/>
              </w:divBdr>
            </w:div>
            <w:div w:id="1834754343">
              <w:marLeft w:val="0"/>
              <w:marRight w:val="0"/>
              <w:marTop w:val="0"/>
              <w:marBottom w:val="0"/>
              <w:divBdr>
                <w:top w:val="none" w:sz="0" w:space="0" w:color="auto"/>
                <w:left w:val="none" w:sz="0" w:space="0" w:color="auto"/>
                <w:bottom w:val="none" w:sz="0" w:space="0" w:color="auto"/>
                <w:right w:val="none" w:sz="0" w:space="0" w:color="auto"/>
              </w:divBdr>
            </w:div>
            <w:div w:id="1849902341">
              <w:marLeft w:val="0"/>
              <w:marRight w:val="0"/>
              <w:marTop w:val="0"/>
              <w:marBottom w:val="0"/>
              <w:divBdr>
                <w:top w:val="none" w:sz="0" w:space="0" w:color="auto"/>
                <w:left w:val="none" w:sz="0" w:space="0" w:color="auto"/>
                <w:bottom w:val="none" w:sz="0" w:space="0" w:color="auto"/>
                <w:right w:val="none" w:sz="0" w:space="0" w:color="auto"/>
              </w:divBdr>
            </w:div>
            <w:div w:id="1786264061">
              <w:marLeft w:val="0"/>
              <w:marRight w:val="0"/>
              <w:marTop w:val="0"/>
              <w:marBottom w:val="0"/>
              <w:divBdr>
                <w:top w:val="none" w:sz="0" w:space="0" w:color="auto"/>
                <w:left w:val="none" w:sz="0" w:space="0" w:color="auto"/>
                <w:bottom w:val="none" w:sz="0" w:space="0" w:color="auto"/>
                <w:right w:val="none" w:sz="0" w:space="0" w:color="auto"/>
              </w:divBdr>
            </w:div>
            <w:div w:id="984627080">
              <w:marLeft w:val="0"/>
              <w:marRight w:val="0"/>
              <w:marTop w:val="0"/>
              <w:marBottom w:val="0"/>
              <w:divBdr>
                <w:top w:val="none" w:sz="0" w:space="0" w:color="auto"/>
                <w:left w:val="none" w:sz="0" w:space="0" w:color="auto"/>
                <w:bottom w:val="none" w:sz="0" w:space="0" w:color="auto"/>
                <w:right w:val="none" w:sz="0" w:space="0" w:color="auto"/>
              </w:divBdr>
            </w:div>
            <w:div w:id="122890192">
              <w:marLeft w:val="0"/>
              <w:marRight w:val="0"/>
              <w:marTop w:val="0"/>
              <w:marBottom w:val="0"/>
              <w:divBdr>
                <w:top w:val="none" w:sz="0" w:space="0" w:color="auto"/>
                <w:left w:val="none" w:sz="0" w:space="0" w:color="auto"/>
                <w:bottom w:val="none" w:sz="0" w:space="0" w:color="auto"/>
                <w:right w:val="none" w:sz="0" w:space="0" w:color="auto"/>
              </w:divBdr>
            </w:div>
            <w:div w:id="1473403128">
              <w:marLeft w:val="0"/>
              <w:marRight w:val="0"/>
              <w:marTop w:val="0"/>
              <w:marBottom w:val="0"/>
              <w:divBdr>
                <w:top w:val="none" w:sz="0" w:space="0" w:color="auto"/>
                <w:left w:val="none" w:sz="0" w:space="0" w:color="auto"/>
                <w:bottom w:val="none" w:sz="0" w:space="0" w:color="auto"/>
                <w:right w:val="none" w:sz="0" w:space="0" w:color="auto"/>
              </w:divBdr>
            </w:div>
            <w:div w:id="1471097198">
              <w:marLeft w:val="0"/>
              <w:marRight w:val="0"/>
              <w:marTop w:val="0"/>
              <w:marBottom w:val="0"/>
              <w:divBdr>
                <w:top w:val="none" w:sz="0" w:space="0" w:color="auto"/>
                <w:left w:val="none" w:sz="0" w:space="0" w:color="auto"/>
                <w:bottom w:val="none" w:sz="0" w:space="0" w:color="auto"/>
                <w:right w:val="none" w:sz="0" w:space="0" w:color="auto"/>
              </w:divBdr>
            </w:div>
            <w:div w:id="1823084566">
              <w:marLeft w:val="0"/>
              <w:marRight w:val="0"/>
              <w:marTop w:val="0"/>
              <w:marBottom w:val="0"/>
              <w:divBdr>
                <w:top w:val="none" w:sz="0" w:space="0" w:color="auto"/>
                <w:left w:val="none" w:sz="0" w:space="0" w:color="auto"/>
                <w:bottom w:val="none" w:sz="0" w:space="0" w:color="auto"/>
                <w:right w:val="none" w:sz="0" w:space="0" w:color="auto"/>
              </w:divBdr>
            </w:div>
            <w:div w:id="892272885">
              <w:marLeft w:val="0"/>
              <w:marRight w:val="0"/>
              <w:marTop w:val="0"/>
              <w:marBottom w:val="0"/>
              <w:divBdr>
                <w:top w:val="none" w:sz="0" w:space="0" w:color="auto"/>
                <w:left w:val="none" w:sz="0" w:space="0" w:color="auto"/>
                <w:bottom w:val="none" w:sz="0" w:space="0" w:color="auto"/>
                <w:right w:val="none" w:sz="0" w:space="0" w:color="auto"/>
              </w:divBdr>
            </w:div>
            <w:div w:id="1070612165">
              <w:marLeft w:val="0"/>
              <w:marRight w:val="0"/>
              <w:marTop w:val="0"/>
              <w:marBottom w:val="0"/>
              <w:divBdr>
                <w:top w:val="none" w:sz="0" w:space="0" w:color="auto"/>
                <w:left w:val="none" w:sz="0" w:space="0" w:color="auto"/>
                <w:bottom w:val="none" w:sz="0" w:space="0" w:color="auto"/>
                <w:right w:val="none" w:sz="0" w:space="0" w:color="auto"/>
              </w:divBdr>
            </w:div>
            <w:div w:id="846794163">
              <w:marLeft w:val="0"/>
              <w:marRight w:val="0"/>
              <w:marTop w:val="0"/>
              <w:marBottom w:val="0"/>
              <w:divBdr>
                <w:top w:val="none" w:sz="0" w:space="0" w:color="auto"/>
                <w:left w:val="none" w:sz="0" w:space="0" w:color="auto"/>
                <w:bottom w:val="none" w:sz="0" w:space="0" w:color="auto"/>
                <w:right w:val="none" w:sz="0" w:space="0" w:color="auto"/>
              </w:divBdr>
            </w:div>
            <w:div w:id="238177263">
              <w:marLeft w:val="0"/>
              <w:marRight w:val="0"/>
              <w:marTop w:val="0"/>
              <w:marBottom w:val="0"/>
              <w:divBdr>
                <w:top w:val="none" w:sz="0" w:space="0" w:color="auto"/>
                <w:left w:val="none" w:sz="0" w:space="0" w:color="auto"/>
                <w:bottom w:val="none" w:sz="0" w:space="0" w:color="auto"/>
                <w:right w:val="none" w:sz="0" w:space="0" w:color="auto"/>
              </w:divBdr>
            </w:div>
            <w:div w:id="1064181074">
              <w:marLeft w:val="0"/>
              <w:marRight w:val="0"/>
              <w:marTop w:val="0"/>
              <w:marBottom w:val="0"/>
              <w:divBdr>
                <w:top w:val="none" w:sz="0" w:space="0" w:color="auto"/>
                <w:left w:val="none" w:sz="0" w:space="0" w:color="auto"/>
                <w:bottom w:val="none" w:sz="0" w:space="0" w:color="auto"/>
                <w:right w:val="none" w:sz="0" w:space="0" w:color="auto"/>
              </w:divBdr>
            </w:div>
            <w:div w:id="1979144290">
              <w:marLeft w:val="0"/>
              <w:marRight w:val="0"/>
              <w:marTop w:val="0"/>
              <w:marBottom w:val="0"/>
              <w:divBdr>
                <w:top w:val="none" w:sz="0" w:space="0" w:color="auto"/>
                <w:left w:val="none" w:sz="0" w:space="0" w:color="auto"/>
                <w:bottom w:val="none" w:sz="0" w:space="0" w:color="auto"/>
                <w:right w:val="none" w:sz="0" w:space="0" w:color="auto"/>
              </w:divBdr>
            </w:div>
            <w:div w:id="1196116217">
              <w:marLeft w:val="0"/>
              <w:marRight w:val="0"/>
              <w:marTop w:val="0"/>
              <w:marBottom w:val="0"/>
              <w:divBdr>
                <w:top w:val="none" w:sz="0" w:space="0" w:color="auto"/>
                <w:left w:val="none" w:sz="0" w:space="0" w:color="auto"/>
                <w:bottom w:val="none" w:sz="0" w:space="0" w:color="auto"/>
                <w:right w:val="none" w:sz="0" w:space="0" w:color="auto"/>
              </w:divBdr>
            </w:div>
            <w:div w:id="446581619">
              <w:marLeft w:val="0"/>
              <w:marRight w:val="0"/>
              <w:marTop w:val="0"/>
              <w:marBottom w:val="0"/>
              <w:divBdr>
                <w:top w:val="none" w:sz="0" w:space="0" w:color="auto"/>
                <w:left w:val="none" w:sz="0" w:space="0" w:color="auto"/>
                <w:bottom w:val="none" w:sz="0" w:space="0" w:color="auto"/>
                <w:right w:val="none" w:sz="0" w:space="0" w:color="auto"/>
              </w:divBdr>
            </w:div>
            <w:div w:id="389698298">
              <w:marLeft w:val="0"/>
              <w:marRight w:val="0"/>
              <w:marTop w:val="0"/>
              <w:marBottom w:val="0"/>
              <w:divBdr>
                <w:top w:val="none" w:sz="0" w:space="0" w:color="auto"/>
                <w:left w:val="none" w:sz="0" w:space="0" w:color="auto"/>
                <w:bottom w:val="none" w:sz="0" w:space="0" w:color="auto"/>
                <w:right w:val="none" w:sz="0" w:space="0" w:color="auto"/>
              </w:divBdr>
            </w:div>
            <w:div w:id="1530676550">
              <w:marLeft w:val="0"/>
              <w:marRight w:val="0"/>
              <w:marTop w:val="0"/>
              <w:marBottom w:val="0"/>
              <w:divBdr>
                <w:top w:val="none" w:sz="0" w:space="0" w:color="auto"/>
                <w:left w:val="none" w:sz="0" w:space="0" w:color="auto"/>
                <w:bottom w:val="none" w:sz="0" w:space="0" w:color="auto"/>
                <w:right w:val="none" w:sz="0" w:space="0" w:color="auto"/>
              </w:divBdr>
            </w:div>
            <w:div w:id="455373814">
              <w:marLeft w:val="0"/>
              <w:marRight w:val="0"/>
              <w:marTop w:val="0"/>
              <w:marBottom w:val="0"/>
              <w:divBdr>
                <w:top w:val="none" w:sz="0" w:space="0" w:color="auto"/>
                <w:left w:val="none" w:sz="0" w:space="0" w:color="auto"/>
                <w:bottom w:val="none" w:sz="0" w:space="0" w:color="auto"/>
                <w:right w:val="none" w:sz="0" w:space="0" w:color="auto"/>
              </w:divBdr>
            </w:div>
            <w:div w:id="1600986957">
              <w:marLeft w:val="0"/>
              <w:marRight w:val="0"/>
              <w:marTop w:val="0"/>
              <w:marBottom w:val="0"/>
              <w:divBdr>
                <w:top w:val="none" w:sz="0" w:space="0" w:color="auto"/>
                <w:left w:val="none" w:sz="0" w:space="0" w:color="auto"/>
                <w:bottom w:val="none" w:sz="0" w:space="0" w:color="auto"/>
                <w:right w:val="none" w:sz="0" w:space="0" w:color="auto"/>
              </w:divBdr>
            </w:div>
            <w:div w:id="1322806326">
              <w:marLeft w:val="0"/>
              <w:marRight w:val="0"/>
              <w:marTop w:val="0"/>
              <w:marBottom w:val="0"/>
              <w:divBdr>
                <w:top w:val="none" w:sz="0" w:space="0" w:color="auto"/>
                <w:left w:val="none" w:sz="0" w:space="0" w:color="auto"/>
                <w:bottom w:val="none" w:sz="0" w:space="0" w:color="auto"/>
                <w:right w:val="none" w:sz="0" w:space="0" w:color="auto"/>
              </w:divBdr>
            </w:div>
            <w:div w:id="167912582">
              <w:marLeft w:val="0"/>
              <w:marRight w:val="0"/>
              <w:marTop w:val="0"/>
              <w:marBottom w:val="0"/>
              <w:divBdr>
                <w:top w:val="none" w:sz="0" w:space="0" w:color="auto"/>
                <w:left w:val="none" w:sz="0" w:space="0" w:color="auto"/>
                <w:bottom w:val="none" w:sz="0" w:space="0" w:color="auto"/>
                <w:right w:val="none" w:sz="0" w:space="0" w:color="auto"/>
              </w:divBdr>
            </w:div>
            <w:div w:id="842400629">
              <w:marLeft w:val="0"/>
              <w:marRight w:val="0"/>
              <w:marTop w:val="0"/>
              <w:marBottom w:val="0"/>
              <w:divBdr>
                <w:top w:val="none" w:sz="0" w:space="0" w:color="auto"/>
                <w:left w:val="none" w:sz="0" w:space="0" w:color="auto"/>
                <w:bottom w:val="none" w:sz="0" w:space="0" w:color="auto"/>
                <w:right w:val="none" w:sz="0" w:space="0" w:color="auto"/>
              </w:divBdr>
            </w:div>
            <w:div w:id="391462650">
              <w:marLeft w:val="0"/>
              <w:marRight w:val="0"/>
              <w:marTop w:val="0"/>
              <w:marBottom w:val="0"/>
              <w:divBdr>
                <w:top w:val="none" w:sz="0" w:space="0" w:color="auto"/>
                <w:left w:val="none" w:sz="0" w:space="0" w:color="auto"/>
                <w:bottom w:val="none" w:sz="0" w:space="0" w:color="auto"/>
                <w:right w:val="none" w:sz="0" w:space="0" w:color="auto"/>
              </w:divBdr>
            </w:div>
            <w:div w:id="558521783">
              <w:marLeft w:val="0"/>
              <w:marRight w:val="0"/>
              <w:marTop w:val="0"/>
              <w:marBottom w:val="0"/>
              <w:divBdr>
                <w:top w:val="none" w:sz="0" w:space="0" w:color="auto"/>
                <w:left w:val="none" w:sz="0" w:space="0" w:color="auto"/>
                <w:bottom w:val="none" w:sz="0" w:space="0" w:color="auto"/>
                <w:right w:val="none" w:sz="0" w:space="0" w:color="auto"/>
              </w:divBdr>
            </w:div>
            <w:div w:id="1195581625">
              <w:marLeft w:val="0"/>
              <w:marRight w:val="0"/>
              <w:marTop w:val="0"/>
              <w:marBottom w:val="0"/>
              <w:divBdr>
                <w:top w:val="none" w:sz="0" w:space="0" w:color="auto"/>
                <w:left w:val="none" w:sz="0" w:space="0" w:color="auto"/>
                <w:bottom w:val="none" w:sz="0" w:space="0" w:color="auto"/>
                <w:right w:val="none" w:sz="0" w:space="0" w:color="auto"/>
              </w:divBdr>
            </w:div>
            <w:div w:id="1693218189">
              <w:marLeft w:val="0"/>
              <w:marRight w:val="0"/>
              <w:marTop w:val="0"/>
              <w:marBottom w:val="0"/>
              <w:divBdr>
                <w:top w:val="none" w:sz="0" w:space="0" w:color="auto"/>
                <w:left w:val="none" w:sz="0" w:space="0" w:color="auto"/>
                <w:bottom w:val="none" w:sz="0" w:space="0" w:color="auto"/>
                <w:right w:val="none" w:sz="0" w:space="0" w:color="auto"/>
              </w:divBdr>
            </w:div>
            <w:div w:id="1131825923">
              <w:marLeft w:val="0"/>
              <w:marRight w:val="0"/>
              <w:marTop w:val="0"/>
              <w:marBottom w:val="0"/>
              <w:divBdr>
                <w:top w:val="none" w:sz="0" w:space="0" w:color="auto"/>
                <w:left w:val="none" w:sz="0" w:space="0" w:color="auto"/>
                <w:bottom w:val="none" w:sz="0" w:space="0" w:color="auto"/>
                <w:right w:val="none" w:sz="0" w:space="0" w:color="auto"/>
              </w:divBdr>
            </w:div>
            <w:div w:id="1047992993">
              <w:marLeft w:val="0"/>
              <w:marRight w:val="0"/>
              <w:marTop w:val="0"/>
              <w:marBottom w:val="0"/>
              <w:divBdr>
                <w:top w:val="none" w:sz="0" w:space="0" w:color="auto"/>
                <w:left w:val="none" w:sz="0" w:space="0" w:color="auto"/>
                <w:bottom w:val="none" w:sz="0" w:space="0" w:color="auto"/>
                <w:right w:val="none" w:sz="0" w:space="0" w:color="auto"/>
              </w:divBdr>
            </w:div>
            <w:div w:id="871455234">
              <w:marLeft w:val="0"/>
              <w:marRight w:val="0"/>
              <w:marTop w:val="0"/>
              <w:marBottom w:val="0"/>
              <w:divBdr>
                <w:top w:val="none" w:sz="0" w:space="0" w:color="auto"/>
                <w:left w:val="none" w:sz="0" w:space="0" w:color="auto"/>
                <w:bottom w:val="none" w:sz="0" w:space="0" w:color="auto"/>
                <w:right w:val="none" w:sz="0" w:space="0" w:color="auto"/>
              </w:divBdr>
            </w:div>
            <w:div w:id="363943975">
              <w:marLeft w:val="0"/>
              <w:marRight w:val="0"/>
              <w:marTop w:val="0"/>
              <w:marBottom w:val="0"/>
              <w:divBdr>
                <w:top w:val="none" w:sz="0" w:space="0" w:color="auto"/>
                <w:left w:val="none" w:sz="0" w:space="0" w:color="auto"/>
                <w:bottom w:val="none" w:sz="0" w:space="0" w:color="auto"/>
                <w:right w:val="none" w:sz="0" w:space="0" w:color="auto"/>
              </w:divBdr>
            </w:div>
            <w:div w:id="1894081112">
              <w:marLeft w:val="0"/>
              <w:marRight w:val="0"/>
              <w:marTop w:val="0"/>
              <w:marBottom w:val="0"/>
              <w:divBdr>
                <w:top w:val="none" w:sz="0" w:space="0" w:color="auto"/>
                <w:left w:val="none" w:sz="0" w:space="0" w:color="auto"/>
                <w:bottom w:val="none" w:sz="0" w:space="0" w:color="auto"/>
                <w:right w:val="none" w:sz="0" w:space="0" w:color="auto"/>
              </w:divBdr>
            </w:div>
            <w:div w:id="1992557198">
              <w:marLeft w:val="0"/>
              <w:marRight w:val="0"/>
              <w:marTop w:val="0"/>
              <w:marBottom w:val="0"/>
              <w:divBdr>
                <w:top w:val="none" w:sz="0" w:space="0" w:color="auto"/>
                <w:left w:val="none" w:sz="0" w:space="0" w:color="auto"/>
                <w:bottom w:val="none" w:sz="0" w:space="0" w:color="auto"/>
                <w:right w:val="none" w:sz="0" w:space="0" w:color="auto"/>
              </w:divBdr>
            </w:div>
            <w:div w:id="488791915">
              <w:marLeft w:val="0"/>
              <w:marRight w:val="0"/>
              <w:marTop w:val="0"/>
              <w:marBottom w:val="0"/>
              <w:divBdr>
                <w:top w:val="none" w:sz="0" w:space="0" w:color="auto"/>
                <w:left w:val="none" w:sz="0" w:space="0" w:color="auto"/>
                <w:bottom w:val="none" w:sz="0" w:space="0" w:color="auto"/>
                <w:right w:val="none" w:sz="0" w:space="0" w:color="auto"/>
              </w:divBdr>
            </w:div>
            <w:div w:id="547495976">
              <w:marLeft w:val="0"/>
              <w:marRight w:val="0"/>
              <w:marTop w:val="0"/>
              <w:marBottom w:val="0"/>
              <w:divBdr>
                <w:top w:val="none" w:sz="0" w:space="0" w:color="auto"/>
                <w:left w:val="none" w:sz="0" w:space="0" w:color="auto"/>
                <w:bottom w:val="none" w:sz="0" w:space="0" w:color="auto"/>
                <w:right w:val="none" w:sz="0" w:space="0" w:color="auto"/>
              </w:divBdr>
            </w:div>
            <w:div w:id="630869295">
              <w:marLeft w:val="0"/>
              <w:marRight w:val="0"/>
              <w:marTop w:val="0"/>
              <w:marBottom w:val="0"/>
              <w:divBdr>
                <w:top w:val="none" w:sz="0" w:space="0" w:color="auto"/>
                <w:left w:val="none" w:sz="0" w:space="0" w:color="auto"/>
                <w:bottom w:val="none" w:sz="0" w:space="0" w:color="auto"/>
                <w:right w:val="none" w:sz="0" w:space="0" w:color="auto"/>
              </w:divBdr>
            </w:div>
            <w:div w:id="632105219">
              <w:marLeft w:val="0"/>
              <w:marRight w:val="0"/>
              <w:marTop w:val="0"/>
              <w:marBottom w:val="0"/>
              <w:divBdr>
                <w:top w:val="none" w:sz="0" w:space="0" w:color="auto"/>
                <w:left w:val="none" w:sz="0" w:space="0" w:color="auto"/>
                <w:bottom w:val="none" w:sz="0" w:space="0" w:color="auto"/>
                <w:right w:val="none" w:sz="0" w:space="0" w:color="auto"/>
              </w:divBdr>
            </w:div>
            <w:div w:id="1821657798">
              <w:marLeft w:val="0"/>
              <w:marRight w:val="0"/>
              <w:marTop w:val="0"/>
              <w:marBottom w:val="0"/>
              <w:divBdr>
                <w:top w:val="none" w:sz="0" w:space="0" w:color="auto"/>
                <w:left w:val="none" w:sz="0" w:space="0" w:color="auto"/>
                <w:bottom w:val="none" w:sz="0" w:space="0" w:color="auto"/>
                <w:right w:val="none" w:sz="0" w:space="0" w:color="auto"/>
              </w:divBdr>
            </w:div>
            <w:div w:id="534735990">
              <w:marLeft w:val="0"/>
              <w:marRight w:val="0"/>
              <w:marTop w:val="0"/>
              <w:marBottom w:val="0"/>
              <w:divBdr>
                <w:top w:val="none" w:sz="0" w:space="0" w:color="auto"/>
                <w:left w:val="none" w:sz="0" w:space="0" w:color="auto"/>
                <w:bottom w:val="none" w:sz="0" w:space="0" w:color="auto"/>
                <w:right w:val="none" w:sz="0" w:space="0" w:color="auto"/>
              </w:divBdr>
            </w:div>
            <w:div w:id="286744925">
              <w:marLeft w:val="0"/>
              <w:marRight w:val="0"/>
              <w:marTop w:val="0"/>
              <w:marBottom w:val="0"/>
              <w:divBdr>
                <w:top w:val="none" w:sz="0" w:space="0" w:color="auto"/>
                <w:left w:val="none" w:sz="0" w:space="0" w:color="auto"/>
                <w:bottom w:val="none" w:sz="0" w:space="0" w:color="auto"/>
                <w:right w:val="none" w:sz="0" w:space="0" w:color="auto"/>
              </w:divBdr>
            </w:div>
            <w:div w:id="1535844380">
              <w:marLeft w:val="0"/>
              <w:marRight w:val="0"/>
              <w:marTop w:val="0"/>
              <w:marBottom w:val="0"/>
              <w:divBdr>
                <w:top w:val="none" w:sz="0" w:space="0" w:color="auto"/>
                <w:left w:val="none" w:sz="0" w:space="0" w:color="auto"/>
                <w:bottom w:val="none" w:sz="0" w:space="0" w:color="auto"/>
                <w:right w:val="none" w:sz="0" w:space="0" w:color="auto"/>
              </w:divBdr>
            </w:div>
            <w:div w:id="1563129251">
              <w:marLeft w:val="0"/>
              <w:marRight w:val="0"/>
              <w:marTop w:val="0"/>
              <w:marBottom w:val="0"/>
              <w:divBdr>
                <w:top w:val="none" w:sz="0" w:space="0" w:color="auto"/>
                <w:left w:val="none" w:sz="0" w:space="0" w:color="auto"/>
                <w:bottom w:val="none" w:sz="0" w:space="0" w:color="auto"/>
                <w:right w:val="none" w:sz="0" w:space="0" w:color="auto"/>
              </w:divBdr>
            </w:div>
            <w:div w:id="728462111">
              <w:marLeft w:val="0"/>
              <w:marRight w:val="0"/>
              <w:marTop w:val="0"/>
              <w:marBottom w:val="0"/>
              <w:divBdr>
                <w:top w:val="none" w:sz="0" w:space="0" w:color="auto"/>
                <w:left w:val="none" w:sz="0" w:space="0" w:color="auto"/>
                <w:bottom w:val="none" w:sz="0" w:space="0" w:color="auto"/>
                <w:right w:val="none" w:sz="0" w:space="0" w:color="auto"/>
              </w:divBdr>
            </w:div>
            <w:div w:id="568540555">
              <w:marLeft w:val="0"/>
              <w:marRight w:val="0"/>
              <w:marTop w:val="0"/>
              <w:marBottom w:val="0"/>
              <w:divBdr>
                <w:top w:val="none" w:sz="0" w:space="0" w:color="auto"/>
                <w:left w:val="none" w:sz="0" w:space="0" w:color="auto"/>
                <w:bottom w:val="none" w:sz="0" w:space="0" w:color="auto"/>
                <w:right w:val="none" w:sz="0" w:space="0" w:color="auto"/>
              </w:divBdr>
            </w:div>
            <w:div w:id="608973084">
              <w:marLeft w:val="0"/>
              <w:marRight w:val="0"/>
              <w:marTop w:val="0"/>
              <w:marBottom w:val="0"/>
              <w:divBdr>
                <w:top w:val="none" w:sz="0" w:space="0" w:color="auto"/>
                <w:left w:val="none" w:sz="0" w:space="0" w:color="auto"/>
                <w:bottom w:val="none" w:sz="0" w:space="0" w:color="auto"/>
                <w:right w:val="none" w:sz="0" w:space="0" w:color="auto"/>
              </w:divBdr>
            </w:div>
            <w:div w:id="487525827">
              <w:marLeft w:val="0"/>
              <w:marRight w:val="0"/>
              <w:marTop w:val="0"/>
              <w:marBottom w:val="0"/>
              <w:divBdr>
                <w:top w:val="none" w:sz="0" w:space="0" w:color="auto"/>
                <w:left w:val="none" w:sz="0" w:space="0" w:color="auto"/>
                <w:bottom w:val="none" w:sz="0" w:space="0" w:color="auto"/>
                <w:right w:val="none" w:sz="0" w:space="0" w:color="auto"/>
              </w:divBdr>
            </w:div>
            <w:div w:id="225187895">
              <w:marLeft w:val="0"/>
              <w:marRight w:val="0"/>
              <w:marTop w:val="0"/>
              <w:marBottom w:val="0"/>
              <w:divBdr>
                <w:top w:val="none" w:sz="0" w:space="0" w:color="auto"/>
                <w:left w:val="none" w:sz="0" w:space="0" w:color="auto"/>
                <w:bottom w:val="none" w:sz="0" w:space="0" w:color="auto"/>
                <w:right w:val="none" w:sz="0" w:space="0" w:color="auto"/>
              </w:divBdr>
            </w:div>
            <w:div w:id="324866919">
              <w:marLeft w:val="0"/>
              <w:marRight w:val="0"/>
              <w:marTop w:val="0"/>
              <w:marBottom w:val="0"/>
              <w:divBdr>
                <w:top w:val="none" w:sz="0" w:space="0" w:color="auto"/>
                <w:left w:val="none" w:sz="0" w:space="0" w:color="auto"/>
                <w:bottom w:val="none" w:sz="0" w:space="0" w:color="auto"/>
                <w:right w:val="none" w:sz="0" w:space="0" w:color="auto"/>
              </w:divBdr>
            </w:div>
            <w:div w:id="1619558110">
              <w:marLeft w:val="0"/>
              <w:marRight w:val="0"/>
              <w:marTop w:val="0"/>
              <w:marBottom w:val="0"/>
              <w:divBdr>
                <w:top w:val="none" w:sz="0" w:space="0" w:color="auto"/>
                <w:left w:val="none" w:sz="0" w:space="0" w:color="auto"/>
                <w:bottom w:val="none" w:sz="0" w:space="0" w:color="auto"/>
                <w:right w:val="none" w:sz="0" w:space="0" w:color="auto"/>
              </w:divBdr>
            </w:div>
            <w:div w:id="1022051778">
              <w:marLeft w:val="0"/>
              <w:marRight w:val="0"/>
              <w:marTop w:val="0"/>
              <w:marBottom w:val="0"/>
              <w:divBdr>
                <w:top w:val="none" w:sz="0" w:space="0" w:color="auto"/>
                <w:left w:val="none" w:sz="0" w:space="0" w:color="auto"/>
                <w:bottom w:val="none" w:sz="0" w:space="0" w:color="auto"/>
                <w:right w:val="none" w:sz="0" w:space="0" w:color="auto"/>
              </w:divBdr>
            </w:div>
            <w:div w:id="985931722">
              <w:marLeft w:val="0"/>
              <w:marRight w:val="0"/>
              <w:marTop w:val="0"/>
              <w:marBottom w:val="0"/>
              <w:divBdr>
                <w:top w:val="none" w:sz="0" w:space="0" w:color="auto"/>
                <w:left w:val="none" w:sz="0" w:space="0" w:color="auto"/>
                <w:bottom w:val="none" w:sz="0" w:space="0" w:color="auto"/>
                <w:right w:val="none" w:sz="0" w:space="0" w:color="auto"/>
              </w:divBdr>
            </w:div>
            <w:div w:id="589587492">
              <w:marLeft w:val="0"/>
              <w:marRight w:val="0"/>
              <w:marTop w:val="0"/>
              <w:marBottom w:val="0"/>
              <w:divBdr>
                <w:top w:val="none" w:sz="0" w:space="0" w:color="auto"/>
                <w:left w:val="none" w:sz="0" w:space="0" w:color="auto"/>
                <w:bottom w:val="none" w:sz="0" w:space="0" w:color="auto"/>
                <w:right w:val="none" w:sz="0" w:space="0" w:color="auto"/>
              </w:divBdr>
            </w:div>
            <w:div w:id="1355035960">
              <w:marLeft w:val="0"/>
              <w:marRight w:val="0"/>
              <w:marTop w:val="0"/>
              <w:marBottom w:val="0"/>
              <w:divBdr>
                <w:top w:val="none" w:sz="0" w:space="0" w:color="auto"/>
                <w:left w:val="none" w:sz="0" w:space="0" w:color="auto"/>
                <w:bottom w:val="none" w:sz="0" w:space="0" w:color="auto"/>
                <w:right w:val="none" w:sz="0" w:space="0" w:color="auto"/>
              </w:divBdr>
            </w:div>
            <w:div w:id="1329215392">
              <w:marLeft w:val="0"/>
              <w:marRight w:val="0"/>
              <w:marTop w:val="0"/>
              <w:marBottom w:val="0"/>
              <w:divBdr>
                <w:top w:val="none" w:sz="0" w:space="0" w:color="auto"/>
                <w:left w:val="none" w:sz="0" w:space="0" w:color="auto"/>
                <w:bottom w:val="none" w:sz="0" w:space="0" w:color="auto"/>
                <w:right w:val="none" w:sz="0" w:space="0" w:color="auto"/>
              </w:divBdr>
            </w:div>
            <w:div w:id="169375467">
              <w:marLeft w:val="0"/>
              <w:marRight w:val="0"/>
              <w:marTop w:val="0"/>
              <w:marBottom w:val="0"/>
              <w:divBdr>
                <w:top w:val="none" w:sz="0" w:space="0" w:color="auto"/>
                <w:left w:val="none" w:sz="0" w:space="0" w:color="auto"/>
                <w:bottom w:val="none" w:sz="0" w:space="0" w:color="auto"/>
                <w:right w:val="none" w:sz="0" w:space="0" w:color="auto"/>
              </w:divBdr>
            </w:div>
            <w:div w:id="1212111384">
              <w:marLeft w:val="0"/>
              <w:marRight w:val="0"/>
              <w:marTop w:val="0"/>
              <w:marBottom w:val="0"/>
              <w:divBdr>
                <w:top w:val="none" w:sz="0" w:space="0" w:color="auto"/>
                <w:left w:val="none" w:sz="0" w:space="0" w:color="auto"/>
                <w:bottom w:val="none" w:sz="0" w:space="0" w:color="auto"/>
                <w:right w:val="none" w:sz="0" w:space="0" w:color="auto"/>
              </w:divBdr>
            </w:div>
            <w:div w:id="1659575085">
              <w:marLeft w:val="0"/>
              <w:marRight w:val="0"/>
              <w:marTop w:val="0"/>
              <w:marBottom w:val="0"/>
              <w:divBdr>
                <w:top w:val="none" w:sz="0" w:space="0" w:color="auto"/>
                <w:left w:val="none" w:sz="0" w:space="0" w:color="auto"/>
                <w:bottom w:val="none" w:sz="0" w:space="0" w:color="auto"/>
                <w:right w:val="none" w:sz="0" w:space="0" w:color="auto"/>
              </w:divBdr>
            </w:div>
            <w:div w:id="749156827">
              <w:marLeft w:val="0"/>
              <w:marRight w:val="0"/>
              <w:marTop w:val="0"/>
              <w:marBottom w:val="0"/>
              <w:divBdr>
                <w:top w:val="none" w:sz="0" w:space="0" w:color="auto"/>
                <w:left w:val="none" w:sz="0" w:space="0" w:color="auto"/>
                <w:bottom w:val="none" w:sz="0" w:space="0" w:color="auto"/>
                <w:right w:val="none" w:sz="0" w:space="0" w:color="auto"/>
              </w:divBdr>
            </w:div>
            <w:div w:id="636642807">
              <w:marLeft w:val="0"/>
              <w:marRight w:val="0"/>
              <w:marTop w:val="0"/>
              <w:marBottom w:val="0"/>
              <w:divBdr>
                <w:top w:val="none" w:sz="0" w:space="0" w:color="auto"/>
                <w:left w:val="none" w:sz="0" w:space="0" w:color="auto"/>
                <w:bottom w:val="none" w:sz="0" w:space="0" w:color="auto"/>
                <w:right w:val="none" w:sz="0" w:space="0" w:color="auto"/>
              </w:divBdr>
            </w:div>
            <w:div w:id="1269777216">
              <w:marLeft w:val="0"/>
              <w:marRight w:val="0"/>
              <w:marTop w:val="0"/>
              <w:marBottom w:val="0"/>
              <w:divBdr>
                <w:top w:val="none" w:sz="0" w:space="0" w:color="auto"/>
                <w:left w:val="none" w:sz="0" w:space="0" w:color="auto"/>
                <w:bottom w:val="none" w:sz="0" w:space="0" w:color="auto"/>
                <w:right w:val="none" w:sz="0" w:space="0" w:color="auto"/>
              </w:divBdr>
            </w:div>
            <w:div w:id="100879483">
              <w:marLeft w:val="0"/>
              <w:marRight w:val="0"/>
              <w:marTop w:val="0"/>
              <w:marBottom w:val="0"/>
              <w:divBdr>
                <w:top w:val="none" w:sz="0" w:space="0" w:color="auto"/>
                <w:left w:val="none" w:sz="0" w:space="0" w:color="auto"/>
                <w:bottom w:val="none" w:sz="0" w:space="0" w:color="auto"/>
                <w:right w:val="none" w:sz="0" w:space="0" w:color="auto"/>
              </w:divBdr>
            </w:div>
            <w:div w:id="498427334">
              <w:marLeft w:val="0"/>
              <w:marRight w:val="0"/>
              <w:marTop w:val="0"/>
              <w:marBottom w:val="0"/>
              <w:divBdr>
                <w:top w:val="none" w:sz="0" w:space="0" w:color="auto"/>
                <w:left w:val="none" w:sz="0" w:space="0" w:color="auto"/>
                <w:bottom w:val="none" w:sz="0" w:space="0" w:color="auto"/>
                <w:right w:val="none" w:sz="0" w:space="0" w:color="auto"/>
              </w:divBdr>
            </w:div>
            <w:div w:id="109975650">
              <w:marLeft w:val="0"/>
              <w:marRight w:val="0"/>
              <w:marTop w:val="0"/>
              <w:marBottom w:val="0"/>
              <w:divBdr>
                <w:top w:val="none" w:sz="0" w:space="0" w:color="auto"/>
                <w:left w:val="none" w:sz="0" w:space="0" w:color="auto"/>
                <w:bottom w:val="none" w:sz="0" w:space="0" w:color="auto"/>
                <w:right w:val="none" w:sz="0" w:space="0" w:color="auto"/>
              </w:divBdr>
            </w:div>
            <w:div w:id="1999384683">
              <w:marLeft w:val="0"/>
              <w:marRight w:val="0"/>
              <w:marTop w:val="0"/>
              <w:marBottom w:val="0"/>
              <w:divBdr>
                <w:top w:val="none" w:sz="0" w:space="0" w:color="auto"/>
                <w:left w:val="none" w:sz="0" w:space="0" w:color="auto"/>
                <w:bottom w:val="none" w:sz="0" w:space="0" w:color="auto"/>
                <w:right w:val="none" w:sz="0" w:space="0" w:color="auto"/>
              </w:divBdr>
            </w:div>
            <w:div w:id="463889728">
              <w:marLeft w:val="0"/>
              <w:marRight w:val="0"/>
              <w:marTop w:val="0"/>
              <w:marBottom w:val="0"/>
              <w:divBdr>
                <w:top w:val="none" w:sz="0" w:space="0" w:color="auto"/>
                <w:left w:val="none" w:sz="0" w:space="0" w:color="auto"/>
                <w:bottom w:val="none" w:sz="0" w:space="0" w:color="auto"/>
                <w:right w:val="none" w:sz="0" w:space="0" w:color="auto"/>
              </w:divBdr>
            </w:div>
            <w:div w:id="1591354434">
              <w:marLeft w:val="0"/>
              <w:marRight w:val="0"/>
              <w:marTop w:val="0"/>
              <w:marBottom w:val="0"/>
              <w:divBdr>
                <w:top w:val="none" w:sz="0" w:space="0" w:color="auto"/>
                <w:left w:val="none" w:sz="0" w:space="0" w:color="auto"/>
                <w:bottom w:val="none" w:sz="0" w:space="0" w:color="auto"/>
                <w:right w:val="none" w:sz="0" w:space="0" w:color="auto"/>
              </w:divBdr>
            </w:div>
            <w:div w:id="481047594">
              <w:marLeft w:val="0"/>
              <w:marRight w:val="0"/>
              <w:marTop w:val="0"/>
              <w:marBottom w:val="0"/>
              <w:divBdr>
                <w:top w:val="none" w:sz="0" w:space="0" w:color="auto"/>
                <w:left w:val="none" w:sz="0" w:space="0" w:color="auto"/>
                <w:bottom w:val="none" w:sz="0" w:space="0" w:color="auto"/>
                <w:right w:val="none" w:sz="0" w:space="0" w:color="auto"/>
              </w:divBdr>
            </w:div>
            <w:div w:id="1499227964">
              <w:marLeft w:val="0"/>
              <w:marRight w:val="0"/>
              <w:marTop w:val="0"/>
              <w:marBottom w:val="0"/>
              <w:divBdr>
                <w:top w:val="none" w:sz="0" w:space="0" w:color="auto"/>
                <w:left w:val="none" w:sz="0" w:space="0" w:color="auto"/>
                <w:bottom w:val="none" w:sz="0" w:space="0" w:color="auto"/>
                <w:right w:val="none" w:sz="0" w:space="0" w:color="auto"/>
              </w:divBdr>
            </w:div>
            <w:div w:id="92870004">
              <w:marLeft w:val="0"/>
              <w:marRight w:val="0"/>
              <w:marTop w:val="0"/>
              <w:marBottom w:val="0"/>
              <w:divBdr>
                <w:top w:val="none" w:sz="0" w:space="0" w:color="auto"/>
                <w:left w:val="none" w:sz="0" w:space="0" w:color="auto"/>
                <w:bottom w:val="none" w:sz="0" w:space="0" w:color="auto"/>
                <w:right w:val="none" w:sz="0" w:space="0" w:color="auto"/>
              </w:divBdr>
            </w:div>
            <w:div w:id="487019986">
              <w:marLeft w:val="0"/>
              <w:marRight w:val="0"/>
              <w:marTop w:val="0"/>
              <w:marBottom w:val="0"/>
              <w:divBdr>
                <w:top w:val="none" w:sz="0" w:space="0" w:color="auto"/>
                <w:left w:val="none" w:sz="0" w:space="0" w:color="auto"/>
                <w:bottom w:val="none" w:sz="0" w:space="0" w:color="auto"/>
                <w:right w:val="none" w:sz="0" w:space="0" w:color="auto"/>
              </w:divBdr>
            </w:div>
            <w:div w:id="148373852">
              <w:marLeft w:val="0"/>
              <w:marRight w:val="0"/>
              <w:marTop w:val="0"/>
              <w:marBottom w:val="0"/>
              <w:divBdr>
                <w:top w:val="none" w:sz="0" w:space="0" w:color="auto"/>
                <w:left w:val="none" w:sz="0" w:space="0" w:color="auto"/>
                <w:bottom w:val="none" w:sz="0" w:space="0" w:color="auto"/>
                <w:right w:val="none" w:sz="0" w:space="0" w:color="auto"/>
              </w:divBdr>
            </w:div>
            <w:div w:id="732236862">
              <w:marLeft w:val="0"/>
              <w:marRight w:val="0"/>
              <w:marTop w:val="0"/>
              <w:marBottom w:val="0"/>
              <w:divBdr>
                <w:top w:val="none" w:sz="0" w:space="0" w:color="auto"/>
                <w:left w:val="none" w:sz="0" w:space="0" w:color="auto"/>
                <w:bottom w:val="none" w:sz="0" w:space="0" w:color="auto"/>
                <w:right w:val="none" w:sz="0" w:space="0" w:color="auto"/>
              </w:divBdr>
            </w:div>
            <w:div w:id="542638100">
              <w:marLeft w:val="0"/>
              <w:marRight w:val="0"/>
              <w:marTop w:val="0"/>
              <w:marBottom w:val="0"/>
              <w:divBdr>
                <w:top w:val="none" w:sz="0" w:space="0" w:color="auto"/>
                <w:left w:val="none" w:sz="0" w:space="0" w:color="auto"/>
                <w:bottom w:val="none" w:sz="0" w:space="0" w:color="auto"/>
                <w:right w:val="none" w:sz="0" w:space="0" w:color="auto"/>
              </w:divBdr>
            </w:div>
            <w:div w:id="132647054">
              <w:marLeft w:val="0"/>
              <w:marRight w:val="0"/>
              <w:marTop w:val="0"/>
              <w:marBottom w:val="0"/>
              <w:divBdr>
                <w:top w:val="none" w:sz="0" w:space="0" w:color="auto"/>
                <w:left w:val="none" w:sz="0" w:space="0" w:color="auto"/>
                <w:bottom w:val="none" w:sz="0" w:space="0" w:color="auto"/>
                <w:right w:val="none" w:sz="0" w:space="0" w:color="auto"/>
              </w:divBdr>
            </w:div>
            <w:div w:id="1208106409">
              <w:marLeft w:val="0"/>
              <w:marRight w:val="0"/>
              <w:marTop w:val="0"/>
              <w:marBottom w:val="0"/>
              <w:divBdr>
                <w:top w:val="none" w:sz="0" w:space="0" w:color="auto"/>
                <w:left w:val="none" w:sz="0" w:space="0" w:color="auto"/>
                <w:bottom w:val="none" w:sz="0" w:space="0" w:color="auto"/>
                <w:right w:val="none" w:sz="0" w:space="0" w:color="auto"/>
              </w:divBdr>
            </w:div>
            <w:div w:id="666597111">
              <w:marLeft w:val="0"/>
              <w:marRight w:val="0"/>
              <w:marTop w:val="0"/>
              <w:marBottom w:val="0"/>
              <w:divBdr>
                <w:top w:val="none" w:sz="0" w:space="0" w:color="auto"/>
                <w:left w:val="none" w:sz="0" w:space="0" w:color="auto"/>
                <w:bottom w:val="none" w:sz="0" w:space="0" w:color="auto"/>
                <w:right w:val="none" w:sz="0" w:space="0" w:color="auto"/>
              </w:divBdr>
            </w:div>
            <w:div w:id="2096433250">
              <w:marLeft w:val="0"/>
              <w:marRight w:val="0"/>
              <w:marTop w:val="0"/>
              <w:marBottom w:val="0"/>
              <w:divBdr>
                <w:top w:val="none" w:sz="0" w:space="0" w:color="auto"/>
                <w:left w:val="none" w:sz="0" w:space="0" w:color="auto"/>
                <w:bottom w:val="none" w:sz="0" w:space="0" w:color="auto"/>
                <w:right w:val="none" w:sz="0" w:space="0" w:color="auto"/>
              </w:divBdr>
            </w:div>
            <w:div w:id="714037279">
              <w:marLeft w:val="0"/>
              <w:marRight w:val="0"/>
              <w:marTop w:val="0"/>
              <w:marBottom w:val="0"/>
              <w:divBdr>
                <w:top w:val="none" w:sz="0" w:space="0" w:color="auto"/>
                <w:left w:val="none" w:sz="0" w:space="0" w:color="auto"/>
                <w:bottom w:val="none" w:sz="0" w:space="0" w:color="auto"/>
                <w:right w:val="none" w:sz="0" w:space="0" w:color="auto"/>
              </w:divBdr>
            </w:div>
            <w:div w:id="967130170">
              <w:marLeft w:val="0"/>
              <w:marRight w:val="0"/>
              <w:marTop w:val="0"/>
              <w:marBottom w:val="0"/>
              <w:divBdr>
                <w:top w:val="none" w:sz="0" w:space="0" w:color="auto"/>
                <w:left w:val="none" w:sz="0" w:space="0" w:color="auto"/>
                <w:bottom w:val="none" w:sz="0" w:space="0" w:color="auto"/>
                <w:right w:val="none" w:sz="0" w:space="0" w:color="auto"/>
              </w:divBdr>
            </w:div>
            <w:div w:id="590240471">
              <w:marLeft w:val="0"/>
              <w:marRight w:val="0"/>
              <w:marTop w:val="0"/>
              <w:marBottom w:val="0"/>
              <w:divBdr>
                <w:top w:val="none" w:sz="0" w:space="0" w:color="auto"/>
                <w:left w:val="none" w:sz="0" w:space="0" w:color="auto"/>
                <w:bottom w:val="none" w:sz="0" w:space="0" w:color="auto"/>
                <w:right w:val="none" w:sz="0" w:space="0" w:color="auto"/>
              </w:divBdr>
            </w:div>
            <w:div w:id="52388431">
              <w:marLeft w:val="0"/>
              <w:marRight w:val="0"/>
              <w:marTop w:val="0"/>
              <w:marBottom w:val="0"/>
              <w:divBdr>
                <w:top w:val="none" w:sz="0" w:space="0" w:color="auto"/>
                <w:left w:val="none" w:sz="0" w:space="0" w:color="auto"/>
                <w:bottom w:val="none" w:sz="0" w:space="0" w:color="auto"/>
                <w:right w:val="none" w:sz="0" w:space="0" w:color="auto"/>
              </w:divBdr>
            </w:div>
            <w:div w:id="429860801">
              <w:marLeft w:val="0"/>
              <w:marRight w:val="0"/>
              <w:marTop w:val="0"/>
              <w:marBottom w:val="0"/>
              <w:divBdr>
                <w:top w:val="none" w:sz="0" w:space="0" w:color="auto"/>
                <w:left w:val="none" w:sz="0" w:space="0" w:color="auto"/>
                <w:bottom w:val="none" w:sz="0" w:space="0" w:color="auto"/>
                <w:right w:val="none" w:sz="0" w:space="0" w:color="auto"/>
              </w:divBdr>
            </w:div>
            <w:div w:id="729813005">
              <w:marLeft w:val="0"/>
              <w:marRight w:val="0"/>
              <w:marTop w:val="0"/>
              <w:marBottom w:val="0"/>
              <w:divBdr>
                <w:top w:val="none" w:sz="0" w:space="0" w:color="auto"/>
                <w:left w:val="none" w:sz="0" w:space="0" w:color="auto"/>
                <w:bottom w:val="none" w:sz="0" w:space="0" w:color="auto"/>
                <w:right w:val="none" w:sz="0" w:space="0" w:color="auto"/>
              </w:divBdr>
            </w:div>
            <w:div w:id="1578858089">
              <w:marLeft w:val="0"/>
              <w:marRight w:val="0"/>
              <w:marTop w:val="0"/>
              <w:marBottom w:val="0"/>
              <w:divBdr>
                <w:top w:val="none" w:sz="0" w:space="0" w:color="auto"/>
                <w:left w:val="none" w:sz="0" w:space="0" w:color="auto"/>
                <w:bottom w:val="none" w:sz="0" w:space="0" w:color="auto"/>
                <w:right w:val="none" w:sz="0" w:space="0" w:color="auto"/>
              </w:divBdr>
            </w:div>
            <w:div w:id="1155532442">
              <w:marLeft w:val="0"/>
              <w:marRight w:val="0"/>
              <w:marTop w:val="0"/>
              <w:marBottom w:val="0"/>
              <w:divBdr>
                <w:top w:val="none" w:sz="0" w:space="0" w:color="auto"/>
                <w:left w:val="none" w:sz="0" w:space="0" w:color="auto"/>
                <w:bottom w:val="none" w:sz="0" w:space="0" w:color="auto"/>
                <w:right w:val="none" w:sz="0" w:space="0" w:color="auto"/>
              </w:divBdr>
            </w:div>
            <w:div w:id="1480154629">
              <w:marLeft w:val="0"/>
              <w:marRight w:val="0"/>
              <w:marTop w:val="0"/>
              <w:marBottom w:val="0"/>
              <w:divBdr>
                <w:top w:val="none" w:sz="0" w:space="0" w:color="auto"/>
                <w:left w:val="none" w:sz="0" w:space="0" w:color="auto"/>
                <w:bottom w:val="none" w:sz="0" w:space="0" w:color="auto"/>
                <w:right w:val="none" w:sz="0" w:space="0" w:color="auto"/>
              </w:divBdr>
            </w:div>
            <w:div w:id="344602748">
              <w:marLeft w:val="0"/>
              <w:marRight w:val="0"/>
              <w:marTop w:val="0"/>
              <w:marBottom w:val="0"/>
              <w:divBdr>
                <w:top w:val="none" w:sz="0" w:space="0" w:color="auto"/>
                <w:left w:val="none" w:sz="0" w:space="0" w:color="auto"/>
                <w:bottom w:val="none" w:sz="0" w:space="0" w:color="auto"/>
                <w:right w:val="none" w:sz="0" w:space="0" w:color="auto"/>
              </w:divBdr>
            </w:div>
            <w:div w:id="89086210">
              <w:marLeft w:val="0"/>
              <w:marRight w:val="0"/>
              <w:marTop w:val="0"/>
              <w:marBottom w:val="0"/>
              <w:divBdr>
                <w:top w:val="none" w:sz="0" w:space="0" w:color="auto"/>
                <w:left w:val="none" w:sz="0" w:space="0" w:color="auto"/>
                <w:bottom w:val="none" w:sz="0" w:space="0" w:color="auto"/>
                <w:right w:val="none" w:sz="0" w:space="0" w:color="auto"/>
              </w:divBdr>
            </w:div>
            <w:div w:id="1082142442">
              <w:marLeft w:val="0"/>
              <w:marRight w:val="0"/>
              <w:marTop w:val="0"/>
              <w:marBottom w:val="0"/>
              <w:divBdr>
                <w:top w:val="none" w:sz="0" w:space="0" w:color="auto"/>
                <w:left w:val="none" w:sz="0" w:space="0" w:color="auto"/>
                <w:bottom w:val="none" w:sz="0" w:space="0" w:color="auto"/>
                <w:right w:val="none" w:sz="0" w:space="0" w:color="auto"/>
              </w:divBdr>
            </w:div>
            <w:div w:id="1602183911">
              <w:marLeft w:val="0"/>
              <w:marRight w:val="0"/>
              <w:marTop w:val="0"/>
              <w:marBottom w:val="0"/>
              <w:divBdr>
                <w:top w:val="none" w:sz="0" w:space="0" w:color="auto"/>
                <w:left w:val="none" w:sz="0" w:space="0" w:color="auto"/>
                <w:bottom w:val="none" w:sz="0" w:space="0" w:color="auto"/>
                <w:right w:val="none" w:sz="0" w:space="0" w:color="auto"/>
              </w:divBdr>
            </w:div>
            <w:div w:id="1880504796">
              <w:marLeft w:val="0"/>
              <w:marRight w:val="0"/>
              <w:marTop w:val="0"/>
              <w:marBottom w:val="0"/>
              <w:divBdr>
                <w:top w:val="none" w:sz="0" w:space="0" w:color="auto"/>
                <w:left w:val="none" w:sz="0" w:space="0" w:color="auto"/>
                <w:bottom w:val="none" w:sz="0" w:space="0" w:color="auto"/>
                <w:right w:val="none" w:sz="0" w:space="0" w:color="auto"/>
              </w:divBdr>
            </w:div>
            <w:div w:id="1112474031">
              <w:marLeft w:val="0"/>
              <w:marRight w:val="0"/>
              <w:marTop w:val="0"/>
              <w:marBottom w:val="0"/>
              <w:divBdr>
                <w:top w:val="none" w:sz="0" w:space="0" w:color="auto"/>
                <w:left w:val="none" w:sz="0" w:space="0" w:color="auto"/>
                <w:bottom w:val="none" w:sz="0" w:space="0" w:color="auto"/>
                <w:right w:val="none" w:sz="0" w:space="0" w:color="auto"/>
              </w:divBdr>
            </w:div>
            <w:div w:id="394476555">
              <w:marLeft w:val="0"/>
              <w:marRight w:val="0"/>
              <w:marTop w:val="0"/>
              <w:marBottom w:val="0"/>
              <w:divBdr>
                <w:top w:val="none" w:sz="0" w:space="0" w:color="auto"/>
                <w:left w:val="none" w:sz="0" w:space="0" w:color="auto"/>
                <w:bottom w:val="none" w:sz="0" w:space="0" w:color="auto"/>
                <w:right w:val="none" w:sz="0" w:space="0" w:color="auto"/>
              </w:divBdr>
            </w:div>
            <w:div w:id="221331413">
              <w:marLeft w:val="0"/>
              <w:marRight w:val="0"/>
              <w:marTop w:val="0"/>
              <w:marBottom w:val="0"/>
              <w:divBdr>
                <w:top w:val="none" w:sz="0" w:space="0" w:color="auto"/>
                <w:left w:val="none" w:sz="0" w:space="0" w:color="auto"/>
                <w:bottom w:val="none" w:sz="0" w:space="0" w:color="auto"/>
                <w:right w:val="none" w:sz="0" w:space="0" w:color="auto"/>
              </w:divBdr>
            </w:div>
            <w:div w:id="1754010883">
              <w:marLeft w:val="0"/>
              <w:marRight w:val="0"/>
              <w:marTop w:val="0"/>
              <w:marBottom w:val="0"/>
              <w:divBdr>
                <w:top w:val="none" w:sz="0" w:space="0" w:color="auto"/>
                <w:left w:val="none" w:sz="0" w:space="0" w:color="auto"/>
                <w:bottom w:val="none" w:sz="0" w:space="0" w:color="auto"/>
                <w:right w:val="none" w:sz="0" w:space="0" w:color="auto"/>
              </w:divBdr>
            </w:div>
            <w:div w:id="844781551">
              <w:marLeft w:val="0"/>
              <w:marRight w:val="0"/>
              <w:marTop w:val="0"/>
              <w:marBottom w:val="0"/>
              <w:divBdr>
                <w:top w:val="none" w:sz="0" w:space="0" w:color="auto"/>
                <w:left w:val="none" w:sz="0" w:space="0" w:color="auto"/>
                <w:bottom w:val="none" w:sz="0" w:space="0" w:color="auto"/>
                <w:right w:val="none" w:sz="0" w:space="0" w:color="auto"/>
              </w:divBdr>
            </w:div>
            <w:div w:id="418720876">
              <w:marLeft w:val="0"/>
              <w:marRight w:val="0"/>
              <w:marTop w:val="0"/>
              <w:marBottom w:val="0"/>
              <w:divBdr>
                <w:top w:val="none" w:sz="0" w:space="0" w:color="auto"/>
                <w:left w:val="none" w:sz="0" w:space="0" w:color="auto"/>
                <w:bottom w:val="none" w:sz="0" w:space="0" w:color="auto"/>
                <w:right w:val="none" w:sz="0" w:space="0" w:color="auto"/>
              </w:divBdr>
            </w:div>
            <w:div w:id="1056470704">
              <w:marLeft w:val="0"/>
              <w:marRight w:val="0"/>
              <w:marTop w:val="0"/>
              <w:marBottom w:val="0"/>
              <w:divBdr>
                <w:top w:val="none" w:sz="0" w:space="0" w:color="auto"/>
                <w:left w:val="none" w:sz="0" w:space="0" w:color="auto"/>
                <w:bottom w:val="none" w:sz="0" w:space="0" w:color="auto"/>
                <w:right w:val="none" w:sz="0" w:space="0" w:color="auto"/>
              </w:divBdr>
            </w:div>
            <w:div w:id="1858497409">
              <w:marLeft w:val="0"/>
              <w:marRight w:val="0"/>
              <w:marTop w:val="0"/>
              <w:marBottom w:val="0"/>
              <w:divBdr>
                <w:top w:val="none" w:sz="0" w:space="0" w:color="auto"/>
                <w:left w:val="none" w:sz="0" w:space="0" w:color="auto"/>
                <w:bottom w:val="none" w:sz="0" w:space="0" w:color="auto"/>
                <w:right w:val="none" w:sz="0" w:space="0" w:color="auto"/>
              </w:divBdr>
            </w:div>
            <w:div w:id="1657801557">
              <w:marLeft w:val="0"/>
              <w:marRight w:val="0"/>
              <w:marTop w:val="0"/>
              <w:marBottom w:val="0"/>
              <w:divBdr>
                <w:top w:val="none" w:sz="0" w:space="0" w:color="auto"/>
                <w:left w:val="none" w:sz="0" w:space="0" w:color="auto"/>
                <w:bottom w:val="none" w:sz="0" w:space="0" w:color="auto"/>
                <w:right w:val="none" w:sz="0" w:space="0" w:color="auto"/>
              </w:divBdr>
            </w:div>
            <w:div w:id="1439791915">
              <w:marLeft w:val="0"/>
              <w:marRight w:val="0"/>
              <w:marTop w:val="0"/>
              <w:marBottom w:val="0"/>
              <w:divBdr>
                <w:top w:val="none" w:sz="0" w:space="0" w:color="auto"/>
                <w:left w:val="none" w:sz="0" w:space="0" w:color="auto"/>
                <w:bottom w:val="none" w:sz="0" w:space="0" w:color="auto"/>
                <w:right w:val="none" w:sz="0" w:space="0" w:color="auto"/>
              </w:divBdr>
            </w:div>
            <w:div w:id="1074012098">
              <w:marLeft w:val="0"/>
              <w:marRight w:val="0"/>
              <w:marTop w:val="0"/>
              <w:marBottom w:val="0"/>
              <w:divBdr>
                <w:top w:val="none" w:sz="0" w:space="0" w:color="auto"/>
                <w:left w:val="none" w:sz="0" w:space="0" w:color="auto"/>
                <w:bottom w:val="none" w:sz="0" w:space="0" w:color="auto"/>
                <w:right w:val="none" w:sz="0" w:space="0" w:color="auto"/>
              </w:divBdr>
            </w:div>
            <w:div w:id="1717317830">
              <w:marLeft w:val="0"/>
              <w:marRight w:val="0"/>
              <w:marTop w:val="0"/>
              <w:marBottom w:val="0"/>
              <w:divBdr>
                <w:top w:val="none" w:sz="0" w:space="0" w:color="auto"/>
                <w:left w:val="none" w:sz="0" w:space="0" w:color="auto"/>
                <w:bottom w:val="none" w:sz="0" w:space="0" w:color="auto"/>
                <w:right w:val="none" w:sz="0" w:space="0" w:color="auto"/>
              </w:divBdr>
            </w:div>
            <w:div w:id="729840375">
              <w:marLeft w:val="0"/>
              <w:marRight w:val="0"/>
              <w:marTop w:val="0"/>
              <w:marBottom w:val="0"/>
              <w:divBdr>
                <w:top w:val="none" w:sz="0" w:space="0" w:color="auto"/>
                <w:left w:val="none" w:sz="0" w:space="0" w:color="auto"/>
                <w:bottom w:val="none" w:sz="0" w:space="0" w:color="auto"/>
                <w:right w:val="none" w:sz="0" w:space="0" w:color="auto"/>
              </w:divBdr>
            </w:div>
            <w:div w:id="21234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433">
      <w:bodyDiv w:val="1"/>
      <w:marLeft w:val="0"/>
      <w:marRight w:val="0"/>
      <w:marTop w:val="0"/>
      <w:marBottom w:val="0"/>
      <w:divBdr>
        <w:top w:val="none" w:sz="0" w:space="0" w:color="auto"/>
        <w:left w:val="none" w:sz="0" w:space="0" w:color="auto"/>
        <w:bottom w:val="none" w:sz="0" w:space="0" w:color="auto"/>
        <w:right w:val="none" w:sz="0" w:space="0" w:color="auto"/>
      </w:divBdr>
    </w:div>
    <w:div w:id="2140568545">
      <w:bodyDiv w:val="1"/>
      <w:marLeft w:val="0"/>
      <w:marRight w:val="0"/>
      <w:marTop w:val="0"/>
      <w:marBottom w:val="0"/>
      <w:divBdr>
        <w:top w:val="none" w:sz="0" w:space="0" w:color="auto"/>
        <w:left w:val="none" w:sz="0" w:space="0" w:color="auto"/>
        <w:bottom w:val="none" w:sz="0" w:space="0" w:color="auto"/>
        <w:right w:val="none" w:sz="0" w:space="0" w:color="auto"/>
      </w:divBdr>
      <w:divsChild>
        <w:div w:id="1432966290">
          <w:marLeft w:val="0"/>
          <w:marRight w:val="0"/>
          <w:marTop w:val="0"/>
          <w:marBottom w:val="0"/>
          <w:divBdr>
            <w:top w:val="none" w:sz="0" w:space="0" w:color="auto"/>
            <w:left w:val="none" w:sz="0" w:space="0" w:color="auto"/>
            <w:bottom w:val="none" w:sz="0" w:space="0" w:color="auto"/>
            <w:right w:val="none" w:sz="0" w:space="0" w:color="auto"/>
          </w:divBdr>
          <w:divsChild>
            <w:div w:id="1088497525">
              <w:marLeft w:val="0"/>
              <w:marRight w:val="0"/>
              <w:marTop w:val="0"/>
              <w:marBottom w:val="0"/>
              <w:divBdr>
                <w:top w:val="none" w:sz="0" w:space="0" w:color="auto"/>
                <w:left w:val="none" w:sz="0" w:space="0" w:color="auto"/>
                <w:bottom w:val="none" w:sz="0" w:space="0" w:color="auto"/>
                <w:right w:val="none" w:sz="0" w:space="0" w:color="auto"/>
              </w:divBdr>
            </w:div>
            <w:div w:id="1190951704">
              <w:marLeft w:val="0"/>
              <w:marRight w:val="0"/>
              <w:marTop w:val="0"/>
              <w:marBottom w:val="0"/>
              <w:divBdr>
                <w:top w:val="none" w:sz="0" w:space="0" w:color="auto"/>
                <w:left w:val="none" w:sz="0" w:space="0" w:color="auto"/>
                <w:bottom w:val="none" w:sz="0" w:space="0" w:color="auto"/>
                <w:right w:val="none" w:sz="0" w:space="0" w:color="auto"/>
              </w:divBdr>
            </w:div>
            <w:div w:id="2059160005">
              <w:marLeft w:val="0"/>
              <w:marRight w:val="0"/>
              <w:marTop w:val="0"/>
              <w:marBottom w:val="0"/>
              <w:divBdr>
                <w:top w:val="none" w:sz="0" w:space="0" w:color="auto"/>
                <w:left w:val="none" w:sz="0" w:space="0" w:color="auto"/>
                <w:bottom w:val="none" w:sz="0" w:space="0" w:color="auto"/>
                <w:right w:val="none" w:sz="0" w:space="0" w:color="auto"/>
              </w:divBdr>
            </w:div>
            <w:div w:id="842203378">
              <w:marLeft w:val="0"/>
              <w:marRight w:val="0"/>
              <w:marTop w:val="0"/>
              <w:marBottom w:val="0"/>
              <w:divBdr>
                <w:top w:val="none" w:sz="0" w:space="0" w:color="auto"/>
                <w:left w:val="none" w:sz="0" w:space="0" w:color="auto"/>
                <w:bottom w:val="none" w:sz="0" w:space="0" w:color="auto"/>
                <w:right w:val="none" w:sz="0" w:space="0" w:color="auto"/>
              </w:divBdr>
            </w:div>
            <w:div w:id="1355501373">
              <w:marLeft w:val="0"/>
              <w:marRight w:val="0"/>
              <w:marTop w:val="0"/>
              <w:marBottom w:val="0"/>
              <w:divBdr>
                <w:top w:val="none" w:sz="0" w:space="0" w:color="auto"/>
                <w:left w:val="none" w:sz="0" w:space="0" w:color="auto"/>
                <w:bottom w:val="none" w:sz="0" w:space="0" w:color="auto"/>
                <w:right w:val="none" w:sz="0" w:space="0" w:color="auto"/>
              </w:divBdr>
            </w:div>
            <w:div w:id="2067022798">
              <w:marLeft w:val="0"/>
              <w:marRight w:val="0"/>
              <w:marTop w:val="0"/>
              <w:marBottom w:val="0"/>
              <w:divBdr>
                <w:top w:val="none" w:sz="0" w:space="0" w:color="auto"/>
                <w:left w:val="none" w:sz="0" w:space="0" w:color="auto"/>
                <w:bottom w:val="none" w:sz="0" w:space="0" w:color="auto"/>
                <w:right w:val="none" w:sz="0" w:space="0" w:color="auto"/>
              </w:divBdr>
            </w:div>
            <w:div w:id="1445929432">
              <w:marLeft w:val="0"/>
              <w:marRight w:val="0"/>
              <w:marTop w:val="0"/>
              <w:marBottom w:val="0"/>
              <w:divBdr>
                <w:top w:val="none" w:sz="0" w:space="0" w:color="auto"/>
                <w:left w:val="none" w:sz="0" w:space="0" w:color="auto"/>
                <w:bottom w:val="none" w:sz="0" w:space="0" w:color="auto"/>
                <w:right w:val="none" w:sz="0" w:space="0" w:color="auto"/>
              </w:divBdr>
            </w:div>
            <w:div w:id="1915312200">
              <w:marLeft w:val="0"/>
              <w:marRight w:val="0"/>
              <w:marTop w:val="0"/>
              <w:marBottom w:val="0"/>
              <w:divBdr>
                <w:top w:val="none" w:sz="0" w:space="0" w:color="auto"/>
                <w:left w:val="none" w:sz="0" w:space="0" w:color="auto"/>
                <w:bottom w:val="none" w:sz="0" w:space="0" w:color="auto"/>
                <w:right w:val="none" w:sz="0" w:space="0" w:color="auto"/>
              </w:divBdr>
            </w:div>
            <w:div w:id="1556618368">
              <w:marLeft w:val="0"/>
              <w:marRight w:val="0"/>
              <w:marTop w:val="0"/>
              <w:marBottom w:val="0"/>
              <w:divBdr>
                <w:top w:val="none" w:sz="0" w:space="0" w:color="auto"/>
                <w:left w:val="none" w:sz="0" w:space="0" w:color="auto"/>
                <w:bottom w:val="none" w:sz="0" w:space="0" w:color="auto"/>
                <w:right w:val="none" w:sz="0" w:space="0" w:color="auto"/>
              </w:divBdr>
            </w:div>
            <w:div w:id="1618827260">
              <w:marLeft w:val="0"/>
              <w:marRight w:val="0"/>
              <w:marTop w:val="0"/>
              <w:marBottom w:val="0"/>
              <w:divBdr>
                <w:top w:val="none" w:sz="0" w:space="0" w:color="auto"/>
                <w:left w:val="none" w:sz="0" w:space="0" w:color="auto"/>
                <w:bottom w:val="none" w:sz="0" w:space="0" w:color="auto"/>
                <w:right w:val="none" w:sz="0" w:space="0" w:color="auto"/>
              </w:divBdr>
            </w:div>
            <w:div w:id="163713031">
              <w:marLeft w:val="0"/>
              <w:marRight w:val="0"/>
              <w:marTop w:val="0"/>
              <w:marBottom w:val="0"/>
              <w:divBdr>
                <w:top w:val="none" w:sz="0" w:space="0" w:color="auto"/>
                <w:left w:val="none" w:sz="0" w:space="0" w:color="auto"/>
                <w:bottom w:val="none" w:sz="0" w:space="0" w:color="auto"/>
                <w:right w:val="none" w:sz="0" w:space="0" w:color="auto"/>
              </w:divBdr>
            </w:div>
            <w:div w:id="1583638960">
              <w:marLeft w:val="0"/>
              <w:marRight w:val="0"/>
              <w:marTop w:val="0"/>
              <w:marBottom w:val="0"/>
              <w:divBdr>
                <w:top w:val="none" w:sz="0" w:space="0" w:color="auto"/>
                <w:left w:val="none" w:sz="0" w:space="0" w:color="auto"/>
                <w:bottom w:val="none" w:sz="0" w:space="0" w:color="auto"/>
                <w:right w:val="none" w:sz="0" w:space="0" w:color="auto"/>
              </w:divBdr>
            </w:div>
            <w:div w:id="530993921">
              <w:marLeft w:val="0"/>
              <w:marRight w:val="0"/>
              <w:marTop w:val="0"/>
              <w:marBottom w:val="0"/>
              <w:divBdr>
                <w:top w:val="none" w:sz="0" w:space="0" w:color="auto"/>
                <w:left w:val="none" w:sz="0" w:space="0" w:color="auto"/>
                <w:bottom w:val="none" w:sz="0" w:space="0" w:color="auto"/>
                <w:right w:val="none" w:sz="0" w:space="0" w:color="auto"/>
              </w:divBdr>
            </w:div>
            <w:div w:id="1652321374">
              <w:marLeft w:val="0"/>
              <w:marRight w:val="0"/>
              <w:marTop w:val="0"/>
              <w:marBottom w:val="0"/>
              <w:divBdr>
                <w:top w:val="none" w:sz="0" w:space="0" w:color="auto"/>
                <w:left w:val="none" w:sz="0" w:space="0" w:color="auto"/>
                <w:bottom w:val="none" w:sz="0" w:space="0" w:color="auto"/>
                <w:right w:val="none" w:sz="0" w:space="0" w:color="auto"/>
              </w:divBdr>
            </w:div>
            <w:div w:id="1756048094">
              <w:marLeft w:val="0"/>
              <w:marRight w:val="0"/>
              <w:marTop w:val="0"/>
              <w:marBottom w:val="0"/>
              <w:divBdr>
                <w:top w:val="none" w:sz="0" w:space="0" w:color="auto"/>
                <w:left w:val="none" w:sz="0" w:space="0" w:color="auto"/>
                <w:bottom w:val="none" w:sz="0" w:space="0" w:color="auto"/>
                <w:right w:val="none" w:sz="0" w:space="0" w:color="auto"/>
              </w:divBdr>
            </w:div>
            <w:div w:id="231895169">
              <w:marLeft w:val="0"/>
              <w:marRight w:val="0"/>
              <w:marTop w:val="0"/>
              <w:marBottom w:val="0"/>
              <w:divBdr>
                <w:top w:val="none" w:sz="0" w:space="0" w:color="auto"/>
                <w:left w:val="none" w:sz="0" w:space="0" w:color="auto"/>
                <w:bottom w:val="none" w:sz="0" w:space="0" w:color="auto"/>
                <w:right w:val="none" w:sz="0" w:space="0" w:color="auto"/>
              </w:divBdr>
            </w:div>
            <w:div w:id="664745635">
              <w:marLeft w:val="0"/>
              <w:marRight w:val="0"/>
              <w:marTop w:val="0"/>
              <w:marBottom w:val="0"/>
              <w:divBdr>
                <w:top w:val="none" w:sz="0" w:space="0" w:color="auto"/>
                <w:left w:val="none" w:sz="0" w:space="0" w:color="auto"/>
                <w:bottom w:val="none" w:sz="0" w:space="0" w:color="auto"/>
                <w:right w:val="none" w:sz="0" w:space="0" w:color="auto"/>
              </w:divBdr>
            </w:div>
            <w:div w:id="836530706">
              <w:marLeft w:val="0"/>
              <w:marRight w:val="0"/>
              <w:marTop w:val="0"/>
              <w:marBottom w:val="0"/>
              <w:divBdr>
                <w:top w:val="none" w:sz="0" w:space="0" w:color="auto"/>
                <w:left w:val="none" w:sz="0" w:space="0" w:color="auto"/>
                <w:bottom w:val="none" w:sz="0" w:space="0" w:color="auto"/>
                <w:right w:val="none" w:sz="0" w:space="0" w:color="auto"/>
              </w:divBdr>
            </w:div>
            <w:div w:id="10417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microsoft.com/office/2011/relationships/people" Target="peop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1854</TotalTime>
  <Pages>122</Pages>
  <Words>15096</Words>
  <Characters>86051</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16</cp:revision>
  <dcterms:created xsi:type="dcterms:W3CDTF">2021-07-09T10:28:00Z</dcterms:created>
  <dcterms:modified xsi:type="dcterms:W3CDTF">2021-08-27T07:32:00Z</dcterms:modified>
</cp:coreProperties>
</file>